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96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100" w:type="dxa"/>
          <w:left w:w="115" w:type="dxa"/>
          <w:bottom w:w="100" w:type="dxa"/>
          <w:right w:w="115" w:type="dxa"/>
        </w:tblCellMar>
        <w:tblLook w:val="0000" w:firstRow="0" w:lastRow="0" w:firstColumn="0" w:lastColumn="0" w:noHBand="0" w:noVBand="0"/>
      </w:tblPr>
      <w:tblGrid>
        <w:gridCol w:w="3539"/>
        <w:gridCol w:w="6089"/>
      </w:tblGrid>
      <w:tr w:rsidR="00B66CEC" w:rsidRPr="00DA0927" w14:paraId="3273A1D1" w14:textId="77777777">
        <w:trPr>
          <w:trHeight w:val="747"/>
        </w:trPr>
        <w:tc>
          <w:tcPr>
            <w:tcW w:w="3539" w:type="dxa"/>
            <w:shd w:val="clear" w:color="auto" w:fill="D9D9D9"/>
            <w:tcMar>
              <w:top w:w="0" w:type="dxa"/>
              <w:left w:w="108" w:type="dxa"/>
              <w:bottom w:w="0" w:type="dxa"/>
              <w:right w:w="108" w:type="dxa"/>
            </w:tcMar>
            <w:vAlign w:val="center"/>
          </w:tcPr>
          <w:p w14:paraId="1DF8A46B" w14:textId="77777777" w:rsidR="00B66CEC" w:rsidRPr="00DA0927" w:rsidRDefault="00853152" w:rsidP="00DA0927">
            <w:pPr>
              <w:ind w:firstLine="309"/>
              <w:rPr>
                <w:rFonts w:ascii="Times New Roman" w:eastAsia="Times New Roman" w:hAnsi="Times New Roman" w:cs="Times New Roman"/>
                <w:b/>
              </w:rPr>
            </w:pPr>
            <w:r w:rsidRPr="00DA0927">
              <w:rPr>
                <w:rFonts w:ascii="Times New Roman" w:eastAsia="Times New Roman" w:hAnsi="Times New Roman" w:cs="Times New Roman"/>
                <w:b/>
              </w:rPr>
              <w:t>Course number and title</w:t>
            </w:r>
          </w:p>
        </w:tc>
        <w:tc>
          <w:tcPr>
            <w:tcW w:w="6089" w:type="dxa"/>
            <w:shd w:val="clear" w:color="auto" w:fill="FFFFFF"/>
            <w:tcMar>
              <w:top w:w="0" w:type="dxa"/>
              <w:left w:w="108" w:type="dxa"/>
              <w:bottom w:w="0" w:type="dxa"/>
              <w:right w:w="108" w:type="dxa"/>
            </w:tcMar>
            <w:vAlign w:val="center"/>
          </w:tcPr>
          <w:p w14:paraId="66C86FBD" w14:textId="77777777" w:rsidR="00B66CEC" w:rsidRPr="00DA0927" w:rsidRDefault="00853152" w:rsidP="00DA0927">
            <w:pPr>
              <w:rPr>
                <w:rFonts w:ascii="Times New Roman" w:eastAsia="Times New Roman" w:hAnsi="Times New Roman" w:cs="Times New Roman"/>
              </w:rPr>
            </w:pPr>
            <w:r w:rsidRPr="00DA0927">
              <w:rPr>
                <w:rFonts w:ascii="Times New Roman" w:eastAsia="Times New Roman" w:hAnsi="Times New Roman" w:cs="Times New Roman"/>
              </w:rPr>
              <w:t>IT PROJECT MANAGEMENT</w:t>
            </w:r>
          </w:p>
        </w:tc>
      </w:tr>
      <w:tr w:rsidR="00B66CEC" w:rsidRPr="00DA0927" w14:paraId="0B1235F9" w14:textId="77777777">
        <w:trPr>
          <w:trHeight w:val="566"/>
        </w:trPr>
        <w:tc>
          <w:tcPr>
            <w:tcW w:w="3539" w:type="dxa"/>
            <w:shd w:val="clear" w:color="auto" w:fill="D9D9D9"/>
            <w:tcMar>
              <w:top w:w="0" w:type="dxa"/>
              <w:left w:w="108" w:type="dxa"/>
              <w:bottom w:w="0" w:type="dxa"/>
              <w:right w:w="108" w:type="dxa"/>
            </w:tcMar>
            <w:vAlign w:val="center"/>
          </w:tcPr>
          <w:p w14:paraId="1913A7F1" w14:textId="77777777" w:rsidR="00B66CEC" w:rsidRPr="00DA0927" w:rsidRDefault="00853152" w:rsidP="00DA0927">
            <w:pPr>
              <w:ind w:firstLine="309"/>
              <w:rPr>
                <w:rFonts w:ascii="Times New Roman" w:eastAsia="Times New Roman" w:hAnsi="Times New Roman" w:cs="Times New Roman"/>
                <w:b/>
              </w:rPr>
            </w:pPr>
            <w:r w:rsidRPr="00DA0927">
              <w:rPr>
                <w:rFonts w:ascii="Times New Roman" w:eastAsia="Times New Roman" w:hAnsi="Times New Roman" w:cs="Times New Roman"/>
                <w:b/>
              </w:rPr>
              <w:t>Class</w:t>
            </w:r>
          </w:p>
        </w:tc>
        <w:tc>
          <w:tcPr>
            <w:tcW w:w="6089" w:type="dxa"/>
            <w:shd w:val="clear" w:color="auto" w:fill="FFFFFF"/>
            <w:tcMar>
              <w:top w:w="0" w:type="dxa"/>
              <w:left w:w="108" w:type="dxa"/>
              <w:bottom w:w="0" w:type="dxa"/>
              <w:right w:w="108" w:type="dxa"/>
            </w:tcMar>
            <w:vAlign w:val="center"/>
          </w:tcPr>
          <w:p w14:paraId="221E9A4D" w14:textId="105EBAC7" w:rsidR="00B66CEC" w:rsidRPr="00DA0927" w:rsidRDefault="00AD7551" w:rsidP="00DA0927">
            <w:pPr>
              <w:rPr>
                <w:rFonts w:ascii="Times New Roman" w:eastAsia="Times New Roman" w:hAnsi="Times New Roman" w:cs="Times New Roman"/>
              </w:rPr>
            </w:pPr>
            <w:r>
              <w:rPr>
                <w:rFonts w:ascii="Times New Roman" w:eastAsia="Times New Roman" w:hAnsi="Times New Roman" w:cs="Times New Roman"/>
              </w:rPr>
              <w:t>2211COMP</w:t>
            </w:r>
            <w:r w:rsidR="0055770E">
              <w:rPr>
                <w:rFonts w:ascii="Times New Roman" w:eastAsia="Times New Roman" w:hAnsi="Times New Roman" w:cs="Times New Roman"/>
              </w:rPr>
              <w:t>130502</w:t>
            </w:r>
          </w:p>
        </w:tc>
      </w:tr>
      <w:tr w:rsidR="00B66CEC" w:rsidRPr="00DA0927" w14:paraId="6152427C" w14:textId="77777777">
        <w:trPr>
          <w:trHeight w:val="574"/>
        </w:trPr>
        <w:tc>
          <w:tcPr>
            <w:tcW w:w="3539" w:type="dxa"/>
            <w:shd w:val="clear" w:color="auto" w:fill="D9D9D9"/>
            <w:tcMar>
              <w:top w:w="0" w:type="dxa"/>
              <w:left w:w="108" w:type="dxa"/>
              <w:bottom w:w="0" w:type="dxa"/>
              <w:right w:w="108" w:type="dxa"/>
            </w:tcMar>
            <w:vAlign w:val="center"/>
          </w:tcPr>
          <w:p w14:paraId="54AD3532" w14:textId="77777777" w:rsidR="00B66CEC" w:rsidRPr="00DA0927" w:rsidRDefault="00853152" w:rsidP="00DA0927">
            <w:pPr>
              <w:ind w:firstLine="309"/>
              <w:rPr>
                <w:rFonts w:ascii="Times New Roman" w:eastAsia="Times New Roman" w:hAnsi="Times New Roman" w:cs="Times New Roman"/>
                <w:b/>
              </w:rPr>
            </w:pPr>
            <w:r w:rsidRPr="00DA0927">
              <w:rPr>
                <w:rFonts w:ascii="Times New Roman" w:eastAsia="Times New Roman" w:hAnsi="Times New Roman" w:cs="Times New Roman"/>
                <w:b/>
              </w:rPr>
              <w:t xml:space="preserve">Date </w:t>
            </w:r>
          </w:p>
        </w:tc>
        <w:tc>
          <w:tcPr>
            <w:tcW w:w="6089" w:type="dxa"/>
            <w:shd w:val="clear" w:color="auto" w:fill="FFFFFF"/>
            <w:tcMar>
              <w:top w:w="0" w:type="dxa"/>
              <w:left w:w="108" w:type="dxa"/>
              <w:bottom w:w="0" w:type="dxa"/>
              <w:right w:w="108" w:type="dxa"/>
            </w:tcMar>
            <w:vAlign w:val="center"/>
          </w:tcPr>
          <w:p w14:paraId="13DEB1A8" w14:textId="77777777" w:rsidR="00B66CEC" w:rsidRPr="00DA0927" w:rsidRDefault="00853152" w:rsidP="00DA0927">
            <w:pPr>
              <w:rPr>
                <w:rFonts w:ascii="Times New Roman" w:eastAsia="Times New Roman" w:hAnsi="Times New Roman" w:cs="Times New Roman"/>
              </w:rPr>
            </w:pPr>
            <w:r w:rsidRPr="00DA0927">
              <w:rPr>
                <w:rFonts w:ascii="Times New Roman" w:eastAsia="Times New Roman" w:hAnsi="Times New Roman" w:cs="Times New Roman"/>
              </w:rPr>
              <w:t>Sep 02</w:t>
            </w:r>
            <w:r w:rsidRPr="00DA0927">
              <w:rPr>
                <w:rFonts w:ascii="Times New Roman" w:eastAsia="Times New Roman" w:hAnsi="Times New Roman" w:cs="Times New Roman"/>
                <w:vertAlign w:val="superscript"/>
              </w:rPr>
              <w:t>nd</w:t>
            </w:r>
            <w:r w:rsidRPr="00DA0927">
              <w:rPr>
                <w:rFonts w:ascii="Times New Roman" w:eastAsia="Times New Roman" w:hAnsi="Times New Roman" w:cs="Times New Roman"/>
              </w:rPr>
              <w:t>, 2021</w:t>
            </w:r>
          </w:p>
        </w:tc>
      </w:tr>
      <w:tr w:rsidR="00B66CEC" w:rsidRPr="00DA0927" w14:paraId="25F367EA" w14:textId="77777777">
        <w:trPr>
          <w:trHeight w:val="521"/>
        </w:trPr>
        <w:tc>
          <w:tcPr>
            <w:tcW w:w="3539" w:type="dxa"/>
            <w:shd w:val="clear" w:color="auto" w:fill="D9D9D9"/>
            <w:tcMar>
              <w:top w:w="0" w:type="dxa"/>
              <w:left w:w="108" w:type="dxa"/>
              <w:bottom w:w="14" w:type="dxa"/>
              <w:right w:w="108" w:type="dxa"/>
            </w:tcMar>
            <w:vAlign w:val="center"/>
          </w:tcPr>
          <w:p w14:paraId="2BCD81B0" w14:textId="77777777" w:rsidR="00B66CEC" w:rsidRPr="00DA0927" w:rsidRDefault="00853152" w:rsidP="00DA0927">
            <w:pPr>
              <w:ind w:firstLine="309"/>
              <w:rPr>
                <w:rFonts w:ascii="Times New Roman" w:eastAsia="Times New Roman" w:hAnsi="Times New Roman" w:cs="Times New Roman"/>
                <w:b/>
              </w:rPr>
            </w:pPr>
            <w:r w:rsidRPr="00DA0927">
              <w:rPr>
                <w:rFonts w:ascii="Times New Roman" w:eastAsia="Times New Roman" w:hAnsi="Times New Roman" w:cs="Times New Roman"/>
                <w:b/>
              </w:rPr>
              <w:t>Time</w:t>
            </w:r>
          </w:p>
        </w:tc>
        <w:tc>
          <w:tcPr>
            <w:tcW w:w="6089" w:type="dxa"/>
            <w:shd w:val="clear" w:color="auto" w:fill="FFFFFF"/>
            <w:tcMar>
              <w:top w:w="0" w:type="dxa"/>
              <w:left w:w="108" w:type="dxa"/>
              <w:bottom w:w="0" w:type="dxa"/>
              <w:right w:w="108" w:type="dxa"/>
            </w:tcMar>
            <w:vAlign w:val="center"/>
          </w:tcPr>
          <w:p w14:paraId="05F51355" w14:textId="77777777" w:rsidR="00B66CEC" w:rsidRPr="00DA0927" w:rsidRDefault="00853152" w:rsidP="00DA0927">
            <w:pPr>
              <w:rPr>
                <w:rFonts w:ascii="Times New Roman" w:eastAsia="Times New Roman" w:hAnsi="Times New Roman" w:cs="Times New Roman"/>
              </w:rPr>
            </w:pPr>
            <w:r w:rsidRPr="00DA0927">
              <w:rPr>
                <w:rFonts w:ascii="Times New Roman" w:eastAsia="Times New Roman" w:hAnsi="Times New Roman" w:cs="Times New Roman"/>
              </w:rPr>
              <w:t>30 minutes to present the topic at class</w:t>
            </w:r>
          </w:p>
        </w:tc>
      </w:tr>
      <w:tr w:rsidR="00B66CEC" w:rsidRPr="00DA0927" w14:paraId="4D0F4530" w14:textId="77777777">
        <w:trPr>
          <w:trHeight w:val="616"/>
        </w:trPr>
        <w:tc>
          <w:tcPr>
            <w:tcW w:w="3539" w:type="dxa"/>
            <w:shd w:val="clear" w:color="auto" w:fill="D9D9D9"/>
            <w:tcMar>
              <w:top w:w="0" w:type="dxa"/>
              <w:left w:w="108" w:type="dxa"/>
              <w:bottom w:w="6" w:type="dxa"/>
              <w:right w:w="108" w:type="dxa"/>
            </w:tcMar>
            <w:vAlign w:val="center"/>
          </w:tcPr>
          <w:p w14:paraId="05E65327" w14:textId="77777777" w:rsidR="00B66CEC" w:rsidRPr="00DA0927" w:rsidRDefault="00853152" w:rsidP="00DA0927">
            <w:pPr>
              <w:ind w:firstLine="309"/>
              <w:rPr>
                <w:rFonts w:ascii="Times New Roman" w:eastAsia="Times New Roman" w:hAnsi="Times New Roman" w:cs="Times New Roman"/>
                <w:b/>
              </w:rPr>
            </w:pPr>
            <w:r w:rsidRPr="00DA0927">
              <w:rPr>
                <w:rFonts w:ascii="Times New Roman" w:eastAsia="Times New Roman" w:hAnsi="Times New Roman" w:cs="Times New Roman"/>
                <w:b/>
              </w:rPr>
              <w:t>Duration</w:t>
            </w:r>
          </w:p>
        </w:tc>
        <w:tc>
          <w:tcPr>
            <w:tcW w:w="6089" w:type="dxa"/>
            <w:shd w:val="clear" w:color="auto" w:fill="FFFFFF"/>
            <w:tcMar>
              <w:top w:w="0" w:type="dxa"/>
              <w:left w:w="108" w:type="dxa"/>
              <w:bottom w:w="0" w:type="dxa"/>
              <w:right w:w="108" w:type="dxa"/>
            </w:tcMar>
            <w:vAlign w:val="center"/>
          </w:tcPr>
          <w:p w14:paraId="7010BC28" w14:textId="77777777" w:rsidR="00B66CEC" w:rsidRPr="00DA0927" w:rsidRDefault="00853152" w:rsidP="00DA0927">
            <w:pPr>
              <w:rPr>
                <w:rFonts w:ascii="Times New Roman" w:eastAsia="Times New Roman" w:hAnsi="Times New Roman" w:cs="Times New Roman"/>
              </w:rPr>
            </w:pPr>
            <w:r w:rsidRPr="00DA0927">
              <w:rPr>
                <w:rFonts w:ascii="Times New Roman" w:eastAsia="Times New Roman" w:hAnsi="Times New Roman" w:cs="Times New Roman"/>
              </w:rPr>
              <w:t>Project Final - Working group (before 2 week)</w:t>
            </w:r>
          </w:p>
        </w:tc>
      </w:tr>
      <w:tr w:rsidR="00B66CEC" w:rsidRPr="00DA0927" w14:paraId="2D07CC29" w14:textId="77777777">
        <w:trPr>
          <w:trHeight w:val="616"/>
        </w:trPr>
        <w:tc>
          <w:tcPr>
            <w:tcW w:w="3539" w:type="dxa"/>
            <w:shd w:val="clear" w:color="auto" w:fill="D9D9D9"/>
            <w:tcMar>
              <w:top w:w="0" w:type="dxa"/>
              <w:left w:w="108" w:type="dxa"/>
              <w:bottom w:w="6" w:type="dxa"/>
              <w:right w:w="108" w:type="dxa"/>
            </w:tcMar>
            <w:vAlign w:val="center"/>
          </w:tcPr>
          <w:p w14:paraId="5DDE299D" w14:textId="77777777" w:rsidR="00B66CEC" w:rsidRPr="00DA0927" w:rsidRDefault="00853152" w:rsidP="00DA0927">
            <w:pPr>
              <w:ind w:firstLine="309"/>
              <w:rPr>
                <w:rFonts w:ascii="Times New Roman" w:eastAsia="Times New Roman" w:hAnsi="Times New Roman" w:cs="Times New Roman"/>
                <w:b/>
              </w:rPr>
            </w:pPr>
            <w:r w:rsidRPr="00DA0927">
              <w:rPr>
                <w:rFonts w:ascii="Times New Roman" w:eastAsia="Times New Roman" w:hAnsi="Times New Roman" w:cs="Times New Roman"/>
                <w:b/>
              </w:rPr>
              <w:t>Lecturer in charge</w:t>
            </w:r>
          </w:p>
        </w:tc>
        <w:tc>
          <w:tcPr>
            <w:tcW w:w="6089" w:type="dxa"/>
            <w:shd w:val="clear" w:color="auto" w:fill="FFFFFF"/>
            <w:tcMar>
              <w:top w:w="0" w:type="dxa"/>
              <w:left w:w="108" w:type="dxa"/>
              <w:bottom w:w="0" w:type="dxa"/>
              <w:right w:w="108" w:type="dxa"/>
            </w:tcMar>
            <w:vAlign w:val="center"/>
          </w:tcPr>
          <w:p w14:paraId="2EEF4A72" w14:textId="71840768" w:rsidR="00B66CEC" w:rsidRPr="00DA0927" w:rsidRDefault="00C55448" w:rsidP="00DA0927">
            <w:pPr>
              <w:rPr>
                <w:rFonts w:ascii="Times New Roman" w:eastAsia="Times New Roman" w:hAnsi="Times New Roman" w:cs="Times New Roman"/>
              </w:rPr>
            </w:pPr>
            <w:r>
              <w:rPr>
                <w:rFonts w:ascii="Times New Roman" w:eastAsia="Times New Roman" w:hAnsi="Times New Roman" w:cs="Times New Roman"/>
              </w:rPr>
              <w:t>TRẦN QUANG HUY</w:t>
            </w:r>
          </w:p>
        </w:tc>
      </w:tr>
      <w:tr w:rsidR="00B66CEC" w:rsidRPr="00DA0927" w14:paraId="771CCC14" w14:textId="77777777">
        <w:trPr>
          <w:trHeight w:val="616"/>
        </w:trPr>
        <w:tc>
          <w:tcPr>
            <w:tcW w:w="3539" w:type="dxa"/>
            <w:shd w:val="clear" w:color="auto" w:fill="D9D9D9"/>
            <w:tcMar>
              <w:top w:w="0" w:type="dxa"/>
              <w:left w:w="108" w:type="dxa"/>
              <w:bottom w:w="6" w:type="dxa"/>
              <w:right w:w="108" w:type="dxa"/>
            </w:tcMar>
            <w:vAlign w:val="center"/>
          </w:tcPr>
          <w:p w14:paraId="1F300515" w14:textId="77777777" w:rsidR="00B66CEC" w:rsidRPr="00DA0927" w:rsidRDefault="00853152" w:rsidP="00DA0927">
            <w:pPr>
              <w:ind w:firstLine="309"/>
              <w:rPr>
                <w:rFonts w:ascii="Times New Roman" w:eastAsia="Times New Roman" w:hAnsi="Times New Roman" w:cs="Times New Roman"/>
                <w:b/>
              </w:rPr>
            </w:pPr>
            <w:r w:rsidRPr="00DA0927">
              <w:rPr>
                <w:rFonts w:ascii="Times New Roman" w:eastAsia="Times New Roman" w:hAnsi="Times New Roman" w:cs="Times New Roman"/>
                <w:b/>
              </w:rPr>
              <w:t>Verifier</w:t>
            </w:r>
          </w:p>
        </w:tc>
        <w:tc>
          <w:tcPr>
            <w:tcW w:w="6089" w:type="dxa"/>
            <w:shd w:val="clear" w:color="auto" w:fill="FFFFFF"/>
            <w:tcMar>
              <w:top w:w="0" w:type="dxa"/>
              <w:left w:w="108" w:type="dxa"/>
              <w:bottom w:w="0" w:type="dxa"/>
              <w:right w:w="108" w:type="dxa"/>
            </w:tcMar>
            <w:vAlign w:val="center"/>
          </w:tcPr>
          <w:p w14:paraId="103FB559" w14:textId="66F061E3" w:rsidR="00B66CEC" w:rsidRPr="00DA0927" w:rsidRDefault="00780064" w:rsidP="00DA0927">
            <w:pPr>
              <w:rPr>
                <w:rFonts w:ascii="Times New Roman" w:eastAsia="Times New Roman" w:hAnsi="Times New Roman" w:cs="Times New Roman"/>
              </w:rPr>
            </w:pPr>
            <w:r>
              <w:rPr>
                <w:rFonts w:ascii="Times New Roman" w:eastAsia="Times New Roman" w:hAnsi="Times New Roman" w:cs="Times New Roman"/>
              </w:rPr>
              <w:t>TRẦN QUANG HUY</w:t>
            </w:r>
          </w:p>
        </w:tc>
      </w:tr>
      <w:tr w:rsidR="00B66CEC" w:rsidRPr="00DA0927" w14:paraId="54D36FFD" w14:textId="77777777">
        <w:trPr>
          <w:trHeight w:val="2705"/>
        </w:trPr>
        <w:tc>
          <w:tcPr>
            <w:tcW w:w="9628" w:type="dxa"/>
            <w:gridSpan w:val="2"/>
            <w:shd w:val="clear" w:color="auto" w:fill="auto"/>
            <w:tcMar>
              <w:top w:w="0" w:type="dxa"/>
              <w:left w:w="108" w:type="dxa"/>
              <w:bottom w:w="6" w:type="dxa"/>
              <w:right w:w="108" w:type="dxa"/>
            </w:tcMar>
            <w:vAlign w:val="center"/>
          </w:tcPr>
          <w:p w14:paraId="26CE16AD" w14:textId="77777777" w:rsidR="00B66CEC" w:rsidRPr="00DA0927" w:rsidRDefault="00853152" w:rsidP="00DA0927">
            <w:pPr>
              <w:rPr>
                <w:rFonts w:ascii="Times New Roman" w:eastAsia="Times New Roman" w:hAnsi="Times New Roman" w:cs="Times New Roman"/>
                <w:b/>
              </w:rPr>
            </w:pPr>
            <w:r w:rsidRPr="00DA0927">
              <w:rPr>
                <w:rFonts w:ascii="Times New Roman" w:eastAsia="Times New Roman" w:hAnsi="Times New Roman" w:cs="Times New Roman"/>
                <w:b/>
              </w:rPr>
              <w:t>Purpose of this assignment</w:t>
            </w:r>
          </w:p>
          <w:p w14:paraId="4B48A49E" w14:textId="504E7352" w:rsidR="00B66CEC" w:rsidRPr="00DA0927" w:rsidRDefault="00853152" w:rsidP="00DA0927">
            <w:pPr>
              <w:numPr>
                <w:ilvl w:val="0"/>
                <w:numId w:val="8"/>
              </w:numPr>
              <w:pBdr>
                <w:top w:val="nil"/>
                <w:left w:val="nil"/>
                <w:bottom w:val="nil"/>
                <w:right w:val="nil"/>
                <w:between w:val="nil"/>
              </w:pBdr>
              <w:rPr>
                <w:rFonts w:ascii="Times New Roman" w:eastAsia="Times New Roman" w:hAnsi="Times New Roman" w:cs="Times New Roman"/>
                <w:color w:val="000000"/>
              </w:rPr>
            </w:pPr>
            <w:r w:rsidRPr="00DA0927">
              <w:rPr>
                <w:rFonts w:ascii="Times New Roman" w:eastAsia="Times New Roman" w:hAnsi="Times New Roman" w:cs="Times New Roman"/>
                <w:color w:val="000000"/>
              </w:rPr>
              <w:t>Examine the viability of projects with particular emphasis on the criteria for success/failure</w:t>
            </w:r>
          </w:p>
          <w:p w14:paraId="3CE01CF6" w14:textId="77777777" w:rsidR="00B66CEC" w:rsidRPr="00DA0927" w:rsidRDefault="00853152" w:rsidP="00DA0927">
            <w:pPr>
              <w:numPr>
                <w:ilvl w:val="0"/>
                <w:numId w:val="8"/>
              </w:numPr>
              <w:pBdr>
                <w:top w:val="nil"/>
                <w:left w:val="nil"/>
                <w:bottom w:val="nil"/>
                <w:right w:val="nil"/>
                <w:between w:val="nil"/>
              </w:pBdr>
              <w:rPr>
                <w:rFonts w:ascii="Times New Roman" w:eastAsia="Times New Roman" w:hAnsi="Times New Roman" w:cs="Times New Roman"/>
                <w:color w:val="000000"/>
              </w:rPr>
            </w:pPr>
            <w:r w:rsidRPr="00DA0927">
              <w:rPr>
                <w:rFonts w:ascii="Times New Roman" w:eastAsia="Times New Roman" w:hAnsi="Times New Roman" w:cs="Times New Roman"/>
                <w:color w:val="000000"/>
              </w:rPr>
              <w:t>Carry out the control and coordination of a project</w:t>
            </w:r>
          </w:p>
          <w:p w14:paraId="7CC3E1DB" w14:textId="77777777" w:rsidR="00B66CEC" w:rsidRPr="00DA0927" w:rsidRDefault="00853152" w:rsidP="00DA0927">
            <w:pPr>
              <w:numPr>
                <w:ilvl w:val="0"/>
                <w:numId w:val="8"/>
              </w:numPr>
              <w:pBdr>
                <w:top w:val="nil"/>
                <w:left w:val="nil"/>
                <w:bottom w:val="nil"/>
                <w:right w:val="nil"/>
                <w:between w:val="nil"/>
              </w:pBdr>
              <w:rPr>
                <w:rFonts w:ascii="Times New Roman" w:eastAsia="Times New Roman" w:hAnsi="Times New Roman" w:cs="Times New Roman"/>
                <w:color w:val="000000"/>
              </w:rPr>
            </w:pPr>
            <w:r w:rsidRPr="00DA0927">
              <w:rPr>
                <w:rFonts w:ascii="Times New Roman" w:eastAsia="Times New Roman" w:hAnsi="Times New Roman" w:cs="Times New Roman"/>
                <w:color w:val="000000"/>
              </w:rPr>
              <w:t>Demonstrate to use the project management tool to discuss the outcomes of the project and make recommendations</w:t>
            </w:r>
          </w:p>
          <w:p w14:paraId="01BC7C42" w14:textId="77777777" w:rsidR="00B66CEC" w:rsidRPr="00DA0927" w:rsidRDefault="00853152" w:rsidP="00DA0927">
            <w:pPr>
              <w:numPr>
                <w:ilvl w:val="0"/>
                <w:numId w:val="8"/>
              </w:numPr>
              <w:pBdr>
                <w:top w:val="nil"/>
                <w:left w:val="nil"/>
                <w:bottom w:val="nil"/>
                <w:right w:val="nil"/>
                <w:between w:val="nil"/>
              </w:pBdr>
              <w:rPr>
                <w:rFonts w:ascii="Times New Roman" w:eastAsia="Times New Roman" w:hAnsi="Times New Roman" w:cs="Times New Roman"/>
                <w:color w:val="000000"/>
              </w:rPr>
            </w:pPr>
            <w:r w:rsidRPr="00DA0927">
              <w:rPr>
                <w:rFonts w:ascii="Times New Roman" w:eastAsia="Times New Roman" w:hAnsi="Times New Roman" w:cs="Times New Roman"/>
                <w:color w:val="000000"/>
              </w:rPr>
              <w:t>Explain the project progress</w:t>
            </w:r>
          </w:p>
          <w:p w14:paraId="36F7A075" w14:textId="77777777" w:rsidR="00B66CEC" w:rsidRPr="00DA0927" w:rsidRDefault="00853152" w:rsidP="00DA0927">
            <w:pPr>
              <w:rPr>
                <w:rFonts w:ascii="Times New Roman" w:eastAsia="Times New Roman" w:hAnsi="Times New Roman" w:cs="Times New Roman"/>
              </w:rPr>
            </w:pPr>
            <w:r w:rsidRPr="00DA0927">
              <w:rPr>
                <w:rFonts w:ascii="Times New Roman" w:eastAsia="Times New Roman" w:hAnsi="Times New Roman" w:cs="Times New Roman"/>
                <w:color w:val="000000"/>
              </w:rPr>
              <w:t>Able to write managing project documents.</w:t>
            </w:r>
          </w:p>
        </w:tc>
      </w:tr>
      <w:tr w:rsidR="00B66CEC" w:rsidRPr="00DA0927" w14:paraId="08D7FD0E" w14:textId="77777777">
        <w:trPr>
          <w:trHeight w:val="616"/>
        </w:trPr>
        <w:tc>
          <w:tcPr>
            <w:tcW w:w="9628" w:type="dxa"/>
            <w:gridSpan w:val="2"/>
            <w:shd w:val="clear" w:color="auto" w:fill="auto"/>
            <w:tcMar>
              <w:top w:w="0" w:type="dxa"/>
              <w:left w:w="108" w:type="dxa"/>
              <w:bottom w:w="6" w:type="dxa"/>
              <w:right w:w="108" w:type="dxa"/>
            </w:tcMar>
            <w:vAlign w:val="center"/>
          </w:tcPr>
          <w:p w14:paraId="4E7C1254" w14:textId="77777777" w:rsidR="00B66CEC" w:rsidRPr="00DA0927" w:rsidRDefault="00853152" w:rsidP="00DA0927">
            <w:pPr>
              <w:rPr>
                <w:rFonts w:ascii="Times New Roman" w:eastAsia="Times New Roman" w:hAnsi="Times New Roman" w:cs="Times New Roman"/>
              </w:rPr>
            </w:pPr>
            <w:r w:rsidRPr="00DA0927">
              <w:rPr>
                <w:rFonts w:ascii="Times New Roman" w:eastAsia="Times New Roman" w:hAnsi="Times New Roman" w:cs="Times New Roman"/>
                <w:b/>
              </w:rPr>
              <w:t xml:space="preserve">Scenario: </w:t>
            </w:r>
            <w:r w:rsidRPr="00DA0927">
              <w:rPr>
                <w:rFonts w:ascii="Times New Roman" w:eastAsia="Times New Roman" w:hAnsi="Times New Roman" w:cs="Times New Roman"/>
              </w:rPr>
              <w:t>Define project system</w:t>
            </w:r>
          </w:p>
        </w:tc>
      </w:tr>
      <w:tr w:rsidR="00B66CEC" w:rsidRPr="00DA0927" w14:paraId="51B87EAD" w14:textId="77777777">
        <w:trPr>
          <w:trHeight w:val="1068"/>
        </w:trPr>
        <w:tc>
          <w:tcPr>
            <w:tcW w:w="9628" w:type="dxa"/>
            <w:gridSpan w:val="2"/>
            <w:shd w:val="clear" w:color="auto" w:fill="auto"/>
            <w:tcMar>
              <w:top w:w="0" w:type="dxa"/>
              <w:left w:w="108" w:type="dxa"/>
              <w:bottom w:w="6" w:type="dxa"/>
              <w:right w:w="108" w:type="dxa"/>
            </w:tcMar>
            <w:vAlign w:val="center"/>
          </w:tcPr>
          <w:p w14:paraId="6113C213" w14:textId="77777777" w:rsidR="00B66CEC" w:rsidRPr="00DA0927" w:rsidRDefault="00853152" w:rsidP="00DA0927">
            <w:pPr>
              <w:widowControl w:val="0"/>
              <w:pBdr>
                <w:top w:val="nil"/>
                <w:left w:val="nil"/>
                <w:bottom w:val="nil"/>
                <w:right w:val="nil"/>
                <w:between w:val="nil"/>
              </w:pBdr>
              <w:rPr>
                <w:rFonts w:ascii="Times New Roman" w:eastAsia="Times New Roman" w:hAnsi="Times New Roman" w:cs="Times New Roman"/>
                <w:b/>
                <w:color w:val="000000"/>
              </w:rPr>
            </w:pPr>
            <w:bookmarkStart w:id="0" w:name="_heading=h.gjdgxs" w:colFirst="0" w:colLast="0"/>
            <w:bookmarkEnd w:id="0"/>
            <w:r w:rsidRPr="00DA0927">
              <w:rPr>
                <w:rFonts w:ascii="Times New Roman" w:eastAsia="Times New Roman" w:hAnsi="Times New Roman" w:cs="Times New Roman"/>
                <w:b/>
                <w:color w:val="000000"/>
              </w:rPr>
              <w:t xml:space="preserve">Task 1: Project planning - </w:t>
            </w:r>
            <w:r w:rsidRPr="00DA0927">
              <w:rPr>
                <w:rFonts w:ascii="Times New Roman" w:eastAsia="Times New Roman" w:hAnsi="Times New Roman" w:cs="Times New Roman"/>
                <w:color w:val="000000"/>
              </w:rPr>
              <w:t>Lên kế hoạch dự án</w:t>
            </w:r>
          </w:p>
          <w:p w14:paraId="4E093163" w14:textId="77777777" w:rsidR="00B66CEC" w:rsidRPr="00DA0927" w:rsidRDefault="00853152" w:rsidP="00DA0927">
            <w:pPr>
              <w:widowControl w:val="0"/>
              <w:pBdr>
                <w:top w:val="nil"/>
                <w:left w:val="nil"/>
                <w:bottom w:val="nil"/>
                <w:right w:val="nil"/>
                <w:between w:val="nil"/>
              </w:pBdr>
              <w:rPr>
                <w:rFonts w:ascii="Times New Roman" w:eastAsia="Times New Roman" w:hAnsi="Times New Roman" w:cs="Times New Roman"/>
                <w:color w:val="000000"/>
              </w:rPr>
            </w:pPr>
            <w:r w:rsidRPr="00DA0927">
              <w:rPr>
                <w:rFonts w:ascii="Times New Roman" w:eastAsia="Times New Roman" w:hAnsi="Times New Roman" w:cs="Times New Roman"/>
                <w:b/>
                <w:color w:val="000000"/>
              </w:rPr>
              <w:t xml:space="preserve">Task 2: Complete product in project – </w:t>
            </w:r>
            <w:r w:rsidRPr="00DA0927">
              <w:rPr>
                <w:rFonts w:ascii="Times New Roman" w:eastAsia="Times New Roman" w:hAnsi="Times New Roman" w:cs="Times New Roman"/>
                <w:color w:val="000000"/>
              </w:rPr>
              <w:t>Hoàn thiện sản phẩm dự án</w:t>
            </w:r>
          </w:p>
        </w:tc>
      </w:tr>
      <w:tr w:rsidR="00B66CEC" w:rsidRPr="00DA0927" w14:paraId="089E1D1B" w14:textId="77777777">
        <w:trPr>
          <w:trHeight w:val="1555"/>
        </w:trPr>
        <w:tc>
          <w:tcPr>
            <w:tcW w:w="9628" w:type="dxa"/>
            <w:gridSpan w:val="2"/>
            <w:shd w:val="clear" w:color="auto" w:fill="auto"/>
            <w:tcMar>
              <w:top w:w="0" w:type="dxa"/>
              <w:left w:w="108" w:type="dxa"/>
              <w:bottom w:w="6" w:type="dxa"/>
              <w:right w:w="108" w:type="dxa"/>
            </w:tcMar>
            <w:vAlign w:val="center"/>
          </w:tcPr>
          <w:p w14:paraId="688670B1" w14:textId="1060DAA4" w:rsidR="00B66CEC" w:rsidRPr="003751A0" w:rsidRDefault="00B66CEC" w:rsidP="003751A0">
            <w:pPr>
              <w:pBdr>
                <w:top w:val="nil"/>
                <w:left w:val="nil"/>
                <w:bottom w:val="nil"/>
                <w:right w:val="nil"/>
                <w:between w:val="nil"/>
              </w:pBdr>
              <w:ind w:firstLine="0"/>
              <w:rPr>
                <w:rFonts w:ascii="Times New Roman" w:eastAsia="Times New Roman" w:hAnsi="Times New Roman" w:cs="Times New Roman"/>
                <w:color w:val="000000"/>
              </w:rPr>
            </w:pPr>
          </w:p>
        </w:tc>
      </w:tr>
    </w:tbl>
    <w:p w14:paraId="34CF5061" w14:textId="77777777" w:rsidR="00B66CEC" w:rsidRDefault="00B66CEC">
      <w:pPr>
        <w:spacing w:before="0" w:after="160" w:line="259" w:lineRule="auto"/>
        <w:ind w:firstLine="0"/>
        <w:jc w:val="left"/>
      </w:pPr>
    </w:p>
    <w:p w14:paraId="104B5C3A" w14:textId="77777777" w:rsidR="00B66CEC" w:rsidRDefault="00853152">
      <w:pPr>
        <w:spacing w:before="0" w:after="160" w:line="259" w:lineRule="auto"/>
        <w:ind w:firstLine="0"/>
        <w:jc w:val="left"/>
      </w:pPr>
      <w:r>
        <w:br w:type="page"/>
      </w:r>
    </w:p>
    <w:p w14:paraId="361DDF62" w14:textId="77777777" w:rsidR="00B66CEC" w:rsidRDefault="00B66CEC"/>
    <w:p w14:paraId="330F82ED" w14:textId="77777777" w:rsidR="00B66CEC" w:rsidRDefault="00853152">
      <w:pPr>
        <w:pStyle w:val="Heading1"/>
        <w:ind w:left="360" w:firstLine="0"/>
        <w:rPr>
          <w:rFonts w:eastAsia="Times New Roman" w:cs="Times New Roman"/>
        </w:rPr>
      </w:pPr>
      <w:bookmarkStart w:id="1" w:name="_Toc119108231"/>
      <w:r>
        <w:rPr>
          <w:rFonts w:eastAsia="Times New Roman" w:cs="Times New Roman"/>
        </w:rPr>
        <w:t>GROUP NAME [NONAME]</w:t>
      </w:r>
      <w:bookmarkEnd w:id="1"/>
    </w:p>
    <w:p w14:paraId="751E8D25" w14:textId="77777777" w:rsidR="00B66CEC" w:rsidRPr="00F13E8C" w:rsidRDefault="00853152">
      <w:pPr>
        <w:rPr>
          <w:color w:val="FFFFFF" w:themeColor="background1"/>
        </w:rPr>
      </w:pPr>
      <w:r w:rsidRPr="00F13E8C">
        <w:rPr>
          <w:color w:val="FFFFFF" w:themeColor="background1"/>
        </w:rPr>
        <w:t>Tự đánh giá xếp hạng đóng góp của các thành viên trong nhóm (tối đa 2 thành viên được điểm A)</w:t>
      </w:r>
    </w:p>
    <w:tbl>
      <w:tblPr>
        <w:tblW w:w="96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100" w:type="dxa"/>
          <w:left w:w="115" w:type="dxa"/>
          <w:bottom w:w="100" w:type="dxa"/>
          <w:right w:w="115" w:type="dxa"/>
        </w:tblCellMar>
        <w:tblLook w:val="0400" w:firstRow="0" w:lastRow="0" w:firstColumn="0" w:lastColumn="0" w:noHBand="0" w:noVBand="1"/>
      </w:tblPr>
      <w:tblGrid>
        <w:gridCol w:w="926"/>
        <w:gridCol w:w="1743"/>
        <w:gridCol w:w="2971"/>
        <w:gridCol w:w="1452"/>
        <w:gridCol w:w="2536"/>
      </w:tblGrid>
      <w:tr w:rsidR="00B66CEC" w:rsidRPr="00396F73" w14:paraId="7888772D" w14:textId="77777777">
        <w:tc>
          <w:tcPr>
            <w:tcW w:w="926" w:type="dxa"/>
            <w:shd w:val="clear" w:color="auto" w:fill="D5DCE4"/>
            <w:vAlign w:val="center"/>
          </w:tcPr>
          <w:p w14:paraId="3019B67C" w14:textId="77777777" w:rsidR="00B66CEC" w:rsidRPr="00396F73" w:rsidRDefault="00853152" w:rsidP="005B4556">
            <w:pPr>
              <w:spacing w:after="160" w:line="288" w:lineRule="auto"/>
              <w:ind w:firstLine="0"/>
              <w:rPr>
                <w:rFonts w:ascii="Times New Roman" w:eastAsia="Times New Roman" w:hAnsi="Times New Roman" w:cs="Times New Roman"/>
                <w:b/>
              </w:rPr>
            </w:pPr>
            <w:r w:rsidRPr="00396F73">
              <w:rPr>
                <w:rFonts w:ascii="Times New Roman" w:eastAsia="Times New Roman" w:hAnsi="Times New Roman" w:cs="Times New Roman"/>
                <w:b/>
              </w:rPr>
              <w:t>No.</w:t>
            </w:r>
          </w:p>
        </w:tc>
        <w:tc>
          <w:tcPr>
            <w:tcW w:w="1743" w:type="dxa"/>
            <w:shd w:val="clear" w:color="auto" w:fill="D5DCE4"/>
            <w:vAlign w:val="center"/>
          </w:tcPr>
          <w:p w14:paraId="657A7834" w14:textId="77777777" w:rsidR="00B66CEC" w:rsidRPr="00396F73" w:rsidRDefault="00853152" w:rsidP="005B4556">
            <w:pPr>
              <w:spacing w:after="160" w:line="288" w:lineRule="auto"/>
              <w:ind w:firstLine="0"/>
              <w:rPr>
                <w:rFonts w:ascii="Times New Roman" w:eastAsia="Times New Roman" w:hAnsi="Times New Roman" w:cs="Times New Roman"/>
                <w:b/>
              </w:rPr>
            </w:pPr>
            <w:r w:rsidRPr="00396F73">
              <w:rPr>
                <w:rFonts w:ascii="Times New Roman" w:eastAsia="Times New Roman" w:hAnsi="Times New Roman" w:cs="Times New Roman"/>
                <w:b/>
              </w:rPr>
              <w:t>ID</w:t>
            </w:r>
          </w:p>
        </w:tc>
        <w:tc>
          <w:tcPr>
            <w:tcW w:w="2971" w:type="dxa"/>
            <w:shd w:val="clear" w:color="auto" w:fill="D5DCE4"/>
            <w:vAlign w:val="center"/>
          </w:tcPr>
          <w:p w14:paraId="266255D5" w14:textId="77777777" w:rsidR="00B66CEC" w:rsidRPr="00396F73" w:rsidRDefault="00853152" w:rsidP="005B4556">
            <w:pPr>
              <w:spacing w:after="160" w:line="288" w:lineRule="auto"/>
              <w:ind w:firstLine="0"/>
              <w:rPr>
                <w:rFonts w:ascii="Times New Roman" w:eastAsia="Times New Roman" w:hAnsi="Times New Roman" w:cs="Times New Roman"/>
                <w:b/>
              </w:rPr>
            </w:pPr>
            <w:r w:rsidRPr="00396F73">
              <w:rPr>
                <w:rFonts w:ascii="Times New Roman" w:eastAsia="Times New Roman" w:hAnsi="Times New Roman" w:cs="Times New Roman"/>
                <w:b/>
              </w:rPr>
              <w:t>FullName</w:t>
            </w:r>
          </w:p>
        </w:tc>
        <w:tc>
          <w:tcPr>
            <w:tcW w:w="1452" w:type="dxa"/>
            <w:shd w:val="clear" w:color="auto" w:fill="D5DCE4"/>
            <w:vAlign w:val="center"/>
          </w:tcPr>
          <w:p w14:paraId="25839849" w14:textId="77777777" w:rsidR="00B66CEC" w:rsidRPr="00396F73" w:rsidRDefault="00853152" w:rsidP="005B4556">
            <w:pPr>
              <w:spacing w:after="160" w:line="288" w:lineRule="auto"/>
              <w:ind w:firstLine="0"/>
              <w:rPr>
                <w:rFonts w:ascii="Times New Roman" w:eastAsia="Times New Roman" w:hAnsi="Times New Roman" w:cs="Times New Roman"/>
                <w:b/>
              </w:rPr>
            </w:pPr>
            <w:r w:rsidRPr="00396F73">
              <w:rPr>
                <w:rFonts w:ascii="Times New Roman" w:eastAsia="Times New Roman" w:hAnsi="Times New Roman" w:cs="Times New Roman"/>
                <w:b/>
              </w:rPr>
              <w:t>Leader</w:t>
            </w:r>
          </w:p>
        </w:tc>
        <w:tc>
          <w:tcPr>
            <w:tcW w:w="2536" w:type="dxa"/>
            <w:shd w:val="clear" w:color="auto" w:fill="D5DCE4"/>
            <w:vAlign w:val="center"/>
          </w:tcPr>
          <w:p w14:paraId="4475DC12" w14:textId="77777777" w:rsidR="00B66CEC" w:rsidRPr="00396F73" w:rsidRDefault="00853152" w:rsidP="005B4556">
            <w:pPr>
              <w:spacing w:after="160" w:line="288" w:lineRule="auto"/>
              <w:ind w:firstLine="0"/>
              <w:rPr>
                <w:rFonts w:ascii="Times New Roman" w:eastAsia="Times New Roman" w:hAnsi="Times New Roman" w:cs="Times New Roman"/>
                <w:b/>
              </w:rPr>
            </w:pPr>
            <w:r w:rsidRPr="00396F73">
              <w:rPr>
                <w:rFonts w:ascii="Times New Roman" w:eastAsia="Times New Roman" w:hAnsi="Times New Roman" w:cs="Times New Roman"/>
                <w:b/>
              </w:rPr>
              <w:t>Rate (A-B-C)</w:t>
            </w:r>
          </w:p>
        </w:tc>
      </w:tr>
      <w:tr w:rsidR="00B66CEC" w:rsidRPr="00396F73" w14:paraId="055045FD" w14:textId="77777777">
        <w:tc>
          <w:tcPr>
            <w:tcW w:w="926" w:type="dxa"/>
          </w:tcPr>
          <w:p w14:paraId="2650F4FB" w14:textId="77777777" w:rsidR="00B66CEC" w:rsidRPr="00396F73" w:rsidRDefault="00853152" w:rsidP="005B4556">
            <w:pPr>
              <w:spacing w:after="160" w:line="288" w:lineRule="auto"/>
              <w:ind w:firstLine="0"/>
              <w:rPr>
                <w:rFonts w:ascii="Times New Roman" w:eastAsia="Times New Roman" w:hAnsi="Times New Roman" w:cs="Times New Roman"/>
              </w:rPr>
            </w:pPr>
            <w:r w:rsidRPr="00396F73">
              <w:rPr>
                <w:rFonts w:ascii="Times New Roman" w:eastAsia="Times New Roman" w:hAnsi="Times New Roman" w:cs="Times New Roman"/>
              </w:rPr>
              <w:t>1.</w:t>
            </w:r>
          </w:p>
        </w:tc>
        <w:tc>
          <w:tcPr>
            <w:tcW w:w="1743" w:type="dxa"/>
          </w:tcPr>
          <w:p w14:paraId="0AD30FF0" w14:textId="67B3DB45" w:rsidR="00B66CEC" w:rsidRPr="00396F73" w:rsidRDefault="00853152" w:rsidP="005B4556">
            <w:pPr>
              <w:spacing w:after="160" w:line="288" w:lineRule="auto"/>
              <w:ind w:firstLine="0"/>
              <w:rPr>
                <w:rFonts w:ascii="Times New Roman" w:eastAsia="Times New Roman" w:hAnsi="Times New Roman" w:cs="Times New Roman"/>
              </w:rPr>
            </w:pPr>
            <w:r w:rsidRPr="00396F73">
              <w:rPr>
                <w:rFonts w:ascii="Times New Roman" w:eastAsia="Times New Roman" w:hAnsi="Times New Roman" w:cs="Times New Roman"/>
              </w:rPr>
              <w:t>46.01.104.</w:t>
            </w:r>
            <w:r w:rsidR="007F59E3">
              <w:rPr>
                <w:rFonts w:ascii="Times New Roman" w:eastAsia="Times New Roman" w:hAnsi="Times New Roman" w:cs="Times New Roman"/>
              </w:rPr>
              <w:t>025</w:t>
            </w:r>
          </w:p>
        </w:tc>
        <w:tc>
          <w:tcPr>
            <w:tcW w:w="2971" w:type="dxa"/>
          </w:tcPr>
          <w:p w14:paraId="5E1719FE" w14:textId="77777777" w:rsidR="00B66CEC" w:rsidRPr="00396F73" w:rsidRDefault="00853152" w:rsidP="005B4556">
            <w:pPr>
              <w:spacing w:after="160" w:line="288" w:lineRule="auto"/>
              <w:ind w:firstLine="0"/>
              <w:rPr>
                <w:rFonts w:ascii="Times New Roman" w:eastAsia="Times New Roman" w:hAnsi="Times New Roman" w:cs="Times New Roman"/>
              </w:rPr>
            </w:pPr>
            <w:r w:rsidRPr="00396F73">
              <w:rPr>
                <w:rFonts w:ascii="Times New Roman" w:eastAsia="Times New Roman" w:hAnsi="Times New Roman" w:cs="Times New Roman"/>
              </w:rPr>
              <w:t>Lê Quốc Đạt</w:t>
            </w:r>
          </w:p>
        </w:tc>
        <w:tc>
          <w:tcPr>
            <w:tcW w:w="1452" w:type="dxa"/>
          </w:tcPr>
          <w:p w14:paraId="374CFAC4" w14:textId="77777777" w:rsidR="00B66CEC" w:rsidRPr="00396F73" w:rsidRDefault="00853152" w:rsidP="005B4556">
            <w:pPr>
              <w:spacing w:after="160" w:line="288" w:lineRule="auto"/>
              <w:ind w:firstLine="0"/>
              <w:rPr>
                <w:rFonts w:ascii="Times New Roman" w:eastAsia="Times New Roman" w:hAnsi="Times New Roman" w:cs="Times New Roman"/>
              </w:rPr>
            </w:pPr>
            <w:r w:rsidRPr="00396F73">
              <w:rPr>
                <w:rFonts w:ascii="Times New Roman" w:eastAsia="Times New Roman" w:hAnsi="Times New Roman" w:cs="Times New Roman"/>
              </w:rPr>
              <w:t>Yes</w:t>
            </w:r>
          </w:p>
        </w:tc>
        <w:tc>
          <w:tcPr>
            <w:tcW w:w="2536" w:type="dxa"/>
          </w:tcPr>
          <w:p w14:paraId="1F3D14B6" w14:textId="1E526101" w:rsidR="00B66CEC" w:rsidRPr="00396F73" w:rsidRDefault="00FD4D98" w:rsidP="005B4556">
            <w:pPr>
              <w:spacing w:after="160" w:line="288" w:lineRule="auto"/>
              <w:rPr>
                <w:rFonts w:ascii="Times New Roman" w:eastAsia="Times New Roman" w:hAnsi="Times New Roman" w:cs="Times New Roman"/>
              </w:rPr>
            </w:pPr>
            <w:r>
              <w:rPr>
                <w:rFonts w:ascii="Times New Roman" w:eastAsia="Times New Roman" w:hAnsi="Times New Roman" w:cs="Times New Roman"/>
              </w:rPr>
              <w:t>B</w:t>
            </w:r>
          </w:p>
        </w:tc>
      </w:tr>
      <w:tr w:rsidR="00B66CEC" w:rsidRPr="00396F73" w14:paraId="5F0CED97" w14:textId="77777777">
        <w:tc>
          <w:tcPr>
            <w:tcW w:w="926" w:type="dxa"/>
          </w:tcPr>
          <w:p w14:paraId="7399B367" w14:textId="77777777" w:rsidR="00B66CEC" w:rsidRPr="00396F73" w:rsidRDefault="00853152" w:rsidP="005B4556">
            <w:pPr>
              <w:spacing w:after="160" w:line="288" w:lineRule="auto"/>
              <w:ind w:firstLine="0"/>
              <w:rPr>
                <w:rFonts w:ascii="Times New Roman" w:eastAsia="Times New Roman" w:hAnsi="Times New Roman" w:cs="Times New Roman"/>
              </w:rPr>
            </w:pPr>
            <w:r w:rsidRPr="00396F73">
              <w:rPr>
                <w:rFonts w:ascii="Times New Roman" w:eastAsia="Times New Roman" w:hAnsi="Times New Roman" w:cs="Times New Roman"/>
              </w:rPr>
              <w:t>2.</w:t>
            </w:r>
          </w:p>
        </w:tc>
        <w:tc>
          <w:tcPr>
            <w:tcW w:w="1743" w:type="dxa"/>
          </w:tcPr>
          <w:p w14:paraId="6A8474F8" w14:textId="77777777" w:rsidR="00B66CEC" w:rsidRPr="00396F73" w:rsidRDefault="00853152" w:rsidP="005B4556">
            <w:pPr>
              <w:spacing w:after="160" w:line="288" w:lineRule="auto"/>
              <w:ind w:firstLine="0"/>
              <w:rPr>
                <w:rFonts w:ascii="Times New Roman" w:eastAsia="Times New Roman" w:hAnsi="Times New Roman" w:cs="Times New Roman"/>
              </w:rPr>
            </w:pPr>
            <w:r w:rsidRPr="00396F73">
              <w:rPr>
                <w:rFonts w:ascii="Times New Roman" w:eastAsia="Times New Roman" w:hAnsi="Times New Roman" w:cs="Times New Roman"/>
              </w:rPr>
              <w:t>46.01.104.211</w:t>
            </w:r>
          </w:p>
        </w:tc>
        <w:tc>
          <w:tcPr>
            <w:tcW w:w="2971" w:type="dxa"/>
          </w:tcPr>
          <w:p w14:paraId="7688465A" w14:textId="77777777" w:rsidR="00B66CEC" w:rsidRPr="00396F73" w:rsidRDefault="00853152" w:rsidP="005B4556">
            <w:pPr>
              <w:spacing w:after="160" w:line="288" w:lineRule="auto"/>
              <w:ind w:firstLine="0"/>
              <w:rPr>
                <w:rFonts w:ascii="Times New Roman" w:eastAsia="Times New Roman" w:hAnsi="Times New Roman" w:cs="Times New Roman"/>
              </w:rPr>
            </w:pPr>
            <w:r w:rsidRPr="00396F73">
              <w:rPr>
                <w:rFonts w:ascii="Times New Roman" w:eastAsia="Times New Roman" w:hAnsi="Times New Roman" w:cs="Times New Roman"/>
              </w:rPr>
              <w:t>Trịnh Hoàng Tùng</w:t>
            </w:r>
          </w:p>
        </w:tc>
        <w:tc>
          <w:tcPr>
            <w:tcW w:w="1452" w:type="dxa"/>
          </w:tcPr>
          <w:p w14:paraId="64FFD8FD" w14:textId="77777777" w:rsidR="00B66CEC" w:rsidRPr="00396F73" w:rsidRDefault="00B66CEC">
            <w:pPr>
              <w:spacing w:after="160" w:line="288" w:lineRule="auto"/>
              <w:jc w:val="center"/>
              <w:rPr>
                <w:rFonts w:ascii="Times New Roman" w:eastAsia="Times New Roman" w:hAnsi="Times New Roman" w:cs="Times New Roman"/>
              </w:rPr>
            </w:pPr>
          </w:p>
        </w:tc>
        <w:tc>
          <w:tcPr>
            <w:tcW w:w="2536" w:type="dxa"/>
          </w:tcPr>
          <w:p w14:paraId="46344A23" w14:textId="2642FB8D" w:rsidR="00B66CEC" w:rsidRPr="00396F73" w:rsidRDefault="00111FD3" w:rsidP="005B4556">
            <w:pPr>
              <w:spacing w:after="160" w:line="288" w:lineRule="auto"/>
              <w:rPr>
                <w:rFonts w:ascii="Times New Roman" w:eastAsia="Times New Roman" w:hAnsi="Times New Roman" w:cs="Times New Roman"/>
              </w:rPr>
            </w:pPr>
            <w:r>
              <w:rPr>
                <w:rFonts w:ascii="Times New Roman" w:eastAsia="Times New Roman" w:hAnsi="Times New Roman" w:cs="Times New Roman"/>
              </w:rPr>
              <w:t>A</w:t>
            </w:r>
          </w:p>
        </w:tc>
      </w:tr>
      <w:tr w:rsidR="00B66CEC" w:rsidRPr="00396F73" w14:paraId="266B0565" w14:textId="77777777">
        <w:tc>
          <w:tcPr>
            <w:tcW w:w="926" w:type="dxa"/>
          </w:tcPr>
          <w:p w14:paraId="0E03A1A2" w14:textId="77777777" w:rsidR="00B66CEC" w:rsidRPr="00396F73" w:rsidRDefault="00853152" w:rsidP="005B4556">
            <w:pPr>
              <w:spacing w:after="160" w:line="288" w:lineRule="auto"/>
              <w:ind w:firstLine="0"/>
              <w:rPr>
                <w:rFonts w:ascii="Times New Roman" w:eastAsia="Times New Roman" w:hAnsi="Times New Roman" w:cs="Times New Roman"/>
              </w:rPr>
            </w:pPr>
            <w:r w:rsidRPr="00396F73">
              <w:rPr>
                <w:rFonts w:ascii="Times New Roman" w:eastAsia="Times New Roman" w:hAnsi="Times New Roman" w:cs="Times New Roman"/>
              </w:rPr>
              <w:t>3.</w:t>
            </w:r>
          </w:p>
        </w:tc>
        <w:tc>
          <w:tcPr>
            <w:tcW w:w="1743" w:type="dxa"/>
          </w:tcPr>
          <w:p w14:paraId="3C5C8D48" w14:textId="77777777" w:rsidR="00B66CEC" w:rsidRPr="00396F73" w:rsidRDefault="00853152" w:rsidP="005B4556">
            <w:pPr>
              <w:spacing w:after="160" w:line="288" w:lineRule="auto"/>
              <w:ind w:firstLine="0"/>
              <w:rPr>
                <w:rFonts w:ascii="Times New Roman" w:eastAsia="Times New Roman" w:hAnsi="Times New Roman" w:cs="Times New Roman"/>
              </w:rPr>
            </w:pPr>
            <w:r w:rsidRPr="00396F73">
              <w:rPr>
                <w:rFonts w:ascii="Times New Roman" w:eastAsia="Times New Roman" w:hAnsi="Times New Roman" w:cs="Times New Roman"/>
              </w:rPr>
              <w:t>46.01.104.169</w:t>
            </w:r>
          </w:p>
        </w:tc>
        <w:tc>
          <w:tcPr>
            <w:tcW w:w="2971" w:type="dxa"/>
          </w:tcPr>
          <w:p w14:paraId="45A4DD4C" w14:textId="77777777" w:rsidR="00B66CEC" w:rsidRPr="00396F73" w:rsidRDefault="00853152" w:rsidP="005B4556">
            <w:pPr>
              <w:spacing w:after="160" w:line="288" w:lineRule="auto"/>
              <w:ind w:firstLine="0"/>
              <w:rPr>
                <w:rFonts w:ascii="Times New Roman" w:eastAsia="Times New Roman" w:hAnsi="Times New Roman" w:cs="Times New Roman"/>
              </w:rPr>
            </w:pPr>
            <w:r w:rsidRPr="00396F73">
              <w:rPr>
                <w:rFonts w:ascii="Times New Roman" w:eastAsia="Times New Roman" w:hAnsi="Times New Roman" w:cs="Times New Roman"/>
              </w:rPr>
              <w:t>Nguyễn Trịnh Thành</w:t>
            </w:r>
          </w:p>
        </w:tc>
        <w:tc>
          <w:tcPr>
            <w:tcW w:w="1452" w:type="dxa"/>
          </w:tcPr>
          <w:p w14:paraId="60CA73CA" w14:textId="77777777" w:rsidR="00B66CEC" w:rsidRPr="00396F73" w:rsidRDefault="00B66CEC">
            <w:pPr>
              <w:spacing w:after="160" w:line="288" w:lineRule="auto"/>
              <w:jc w:val="center"/>
              <w:rPr>
                <w:rFonts w:ascii="Times New Roman" w:eastAsia="Times New Roman" w:hAnsi="Times New Roman" w:cs="Times New Roman"/>
              </w:rPr>
            </w:pPr>
          </w:p>
        </w:tc>
        <w:tc>
          <w:tcPr>
            <w:tcW w:w="2536" w:type="dxa"/>
          </w:tcPr>
          <w:p w14:paraId="51C8FBA7" w14:textId="72B9275D" w:rsidR="00B66CEC" w:rsidRPr="00396F73" w:rsidRDefault="00111FD3" w:rsidP="005B4556">
            <w:pPr>
              <w:spacing w:after="160" w:line="288" w:lineRule="auto"/>
              <w:rPr>
                <w:rFonts w:ascii="Times New Roman" w:eastAsia="Times New Roman" w:hAnsi="Times New Roman" w:cs="Times New Roman"/>
              </w:rPr>
            </w:pPr>
            <w:r>
              <w:rPr>
                <w:rFonts w:ascii="Times New Roman" w:eastAsia="Times New Roman" w:hAnsi="Times New Roman" w:cs="Times New Roman"/>
              </w:rPr>
              <w:t>A</w:t>
            </w:r>
          </w:p>
        </w:tc>
      </w:tr>
      <w:tr w:rsidR="00B66CEC" w:rsidRPr="00396F73" w14:paraId="1C58E18A" w14:textId="77777777">
        <w:tc>
          <w:tcPr>
            <w:tcW w:w="926" w:type="dxa"/>
          </w:tcPr>
          <w:p w14:paraId="72BAB15B" w14:textId="77777777" w:rsidR="00B66CEC" w:rsidRPr="00396F73" w:rsidRDefault="00853152" w:rsidP="005B4556">
            <w:pPr>
              <w:spacing w:after="160" w:line="288" w:lineRule="auto"/>
              <w:ind w:firstLine="0"/>
              <w:rPr>
                <w:rFonts w:ascii="Times New Roman" w:eastAsia="Times New Roman" w:hAnsi="Times New Roman" w:cs="Times New Roman"/>
              </w:rPr>
            </w:pPr>
            <w:r w:rsidRPr="00396F73">
              <w:rPr>
                <w:rFonts w:ascii="Times New Roman" w:eastAsia="Times New Roman" w:hAnsi="Times New Roman" w:cs="Times New Roman"/>
              </w:rPr>
              <w:t>4.</w:t>
            </w:r>
          </w:p>
        </w:tc>
        <w:tc>
          <w:tcPr>
            <w:tcW w:w="1743" w:type="dxa"/>
          </w:tcPr>
          <w:p w14:paraId="7F32DCB3" w14:textId="77777777" w:rsidR="00B66CEC" w:rsidRPr="00396F73" w:rsidRDefault="00853152" w:rsidP="005B4556">
            <w:pPr>
              <w:spacing w:after="160" w:line="288" w:lineRule="auto"/>
              <w:ind w:firstLine="0"/>
              <w:rPr>
                <w:rFonts w:ascii="Times New Roman" w:eastAsia="Times New Roman" w:hAnsi="Times New Roman" w:cs="Times New Roman"/>
              </w:rPr>
            </w:pPr>
            <w:r w:rsidRPr="00396F73">
              <w:rPr>
                <w:rFonts w:ascii="Times New Roman" w:eastAsia="Times New Roman" w:hAnsi="Times New Roman" w:cs="Times New Roman"/>
              </w:rPr>
              <w:t>46.01.104.184</w:t>
            </w:r>
          </w:p>
        </w:tc>
        <w:tc>
          <w:tcPr>
            <w:tcW w:w="2971" w:type="dxa"/>
          </w:tcPr>
          <w:p w14:paraId="5D49CDEA" w14:textId="77777777" w:rsidR="00B66CEC" w:rsidRPr="00396F73" w:rsidRDefault="00853152" w:rsidP="005B4556">
            <w:pPr>
              <w:spacing w:after="160" w:line="288" w:lineRule="auto"/>
              <w:ind w:firstLine="0"/>
              <w:rPr>
                <w:rFonts w:ascii="Times New Roman" w:eastAsia="Times New Roman" w:hAnsi="Times New Roman" w:cs="Times New Roman"/>
              </w:rPr>
            </w:pPr>
            <w:r w:rsidRPr="00396F73">
              <w:rPr>
                <w:rFonts w:ascii="Times New Roman" w:eastAsia="Times New Roman" w:hAnsi="Times New Roman" w:cs="Times New Roman"/>
              </w:rPr>
              <w:t>Lê Đức Toàn</w:t>
            </w:r>
          </w:p>
        </w:tc>
        <w:tc>
          <w:tcPr>
            <w:tcW w:w="1452" w:type="dxa"/>
          </w:tcPr>
          <w:p w14:paraId="736D72D4" w14:textId="77777777" w:rsidR="00B66CEC" w:rsidRPr="00396F73" w:rsidRDefault="00B66CEC">
            <w:pPr>
              <w:spacing w:after="160" w:line="288" w:lineRule="auto"/>
              <w:jc w:val="center"/>
              <w:rPr>
                <w:rFonts w:ascii="Times New Roman" w:eastAsia="Times New Roman" w:hAnsi="Times New Roman" w:cs="Times New Roman"/>
              </w:rPr>
            </w:pPr>
          </w:p>
        </w:tc>
        <w:tc>
          <w:tcPr>
            <w:tcW w:w="2536" w:type="dxa"/>
          </w:tcPr>
          <w:p w14:paraId="48DB33A3" w14:textId="59601F9B" w:rsidR="00B66CEC" w:rsidRPr="00396F73" w:rsidRDefault="00FD4D98" w:rsidP="005B4556">
            <w:pPr>
              <w:spacing w:after="160" w:line="288" w:lineRule="auto"/>
              <w:rPr>
                <w:rFonts w:ascii="Times New Roman" w:eastAsia="Times New Roman" w:hAnsi="Times New Roman" w:cs="Times New Roman"/>
              </w:rPr>
            </w:pPr>
            <w:r>
              <w:rPr>
                <w:rFonts w:ascii="Times New Roman" w:eastAsia="Times New Roman" w:hAnsi="Times New Roman" w:cs="Times New Roman"/>
              </w:rPr>
              <w:t>B</w:t>
            </w:r>
          </w:p>
        </w:tc>
      </w:tr>
      <w:tr w:rsidR="00B66CEC" w:rsidRPr="00396F73" w14:paraId="4E43AFC5" w14:textId="77777777">
        <w:tc>
          <w:tcPr>
            <w:tcW w:w="926" w:type="dxa"/>
          </w:tcPr>
          <w:p w14:paraId="18D11F23" w14:textId="77777777" w:rsidR="00B66CEC" w:rsidRPr="00396F73" w:rsidRDefault="00853152" w:rsidP="005B4556">
            <w:pPr>
              <w:spacing w:after="160" w:line="288" w:lineRule="auto"/>
              <w:ind w:firstLine="0"/>
              <w:rPr>
                <w:rFonts w:ascii="Times New Roman" w:eastAsia="Times New Roman" w:hAnsi="Times New Roman" w:cs="Times New Roman"/>
              </w:rPr>
            </w:pPr>
            <w:r w:rsidRPr="00396F73">
              <w:rPr>
                <w:rFonts w:ascii="Times New Roman" w:eastAsia="Times New Roman" w:hAnsi="Times New Roman" w:cs="Times New Roman"/>
              </w:rPr>
              <w:t>5.</w:t>
            </w:r>
          </w:p>
        </w:tc>
        <w:tc>
          <w:tcPr>
            <w:tcW w:w="1743" w:type="dxa"/>
          </w:tcPr>
          <w:p w14:paraId="29A43771" w14:textId="77777777" w:rsidR="00B66CEC" w:rsidRPr="00396F73" w:rsidRDefault="00853152" w:rsidP="005B4556">
            <w:pPr>
              <w:spacing w:after="160" w:line="288" w:lineRule="auto"/>
              <w:ind w:firstLine="0"/>
              <w:rPr>
                <w:rFonts w:ascii="Times New Roman" w:eastAsia="Times New Roman" w:hAnsi="Times New Roman" w:cs="Times New Roman"/>
              </w:rPr>
            </w:pPr>
            <w:r w:rsidRPr="00396F73">
              <w:rPr>
                <w:rFonts w:ascii="Times New Roman" w:eastAsia="Times New Roman" w:hAnsi="Times New Roman" w:cs="Times New Roman"/>
              </w:rPr>
              <w:t>46.01.104.037</w:t>
            </w:r>
          </w:p>
        </w:tc>
        <w:tc>
          <w:tcPr>
            <w:tcW w:w="2971" w:type="dxa"/>
          </w:tcPr>
          <w:p w14:paraId="1BEFA698" w14:textId="77777777" w:rsidR="00B66CEC" w:rsidRPr="00396F73" w:rsidRDefault="00853152" w:rsidP="005B4556">
            <w:pPr>
              <w:spacing w:after="160" w:line="288" w:lineRule="auto"/>
              <w:ind w:firstLine="0"/>
              <w:rPr>
                <w:rFonts w:ascii="Times New Roman" w:eastAsia="Times New Roman" w:hAnsi="Times New Roman" w:cs="Times New Roman"/>
              </w:rPr>
            </w:pPr>
            <w:r w:rsidRPr="00396F73">
              <w:rPr>
                <w:rFonts w:ascii="Times New Roman" w:eastAsia="Times New Roman" w:hAnsi="Times New Roman" w:cs="Times New Roman"/>
              </w:rPr>
              <w:t>Thái Bá Dũng</w:t>
            </w:r>
          </w:p>
        </w:tc>
        <w:tc>
          <w:tcPr>
            <w:tcW w:w="1452" w:type="dxa"/>
          </w:tcPr>
          <w:p w14:paraId="53D6E611" w14:textId="77777777" w:rsidR="00B66CEC" w:rsidRPr="00396F73" w:rsidRDefault="00B66CEC">
            <w:pPr>
              <w:spacing w:after="160" w:line="288" w:lineRule="auto"/>
              <w:jc w:val="center"/>
              <w:rPr>
                <w:rFonts w:ascii="Times New Roman" w:eastAsia="Times New Roman" w:hAnsi="Times New Roman" w:cs="Times New Roman"/>
              </w:rPr>
            </w:pPr>
          </w:p>
        </w:tc>
        <w:tc>
          <w:tcPr>
            <w:tcW w:w="2536" w:type="dxa"/>
          </w:tcPr>
          <w:p w14:paraId="7644F3A3" w14:textId="57A958A5" w:rsidR="00B66CEC" w:rsidRPr="00396F73" w:rsidRDefault="00FD4D98" w:rsidP="005B4556">
            <w:pPr>
              <w:spacing w:after="160" w:line="288" w:lineRule="auto"/>
              <w:rPr>
                <w:rFonts w:ascii="Times New Roman" w:eastAsia="Times New Roman" w:hAnsi="Times New Roman" w:cs="Times New Roman"/>
              </w:rPr>
            </w:pPr>
            <w:r>
              <w:rPr>
                <w:rFonts w:ascii="Times New Roman" w:eastAsia="Times New Roman" w:hAnsi="Times New Roman" w:cs="Times New Roman"/>
              </w:rPr>
              <w:t>B</w:t>
            </w:r>
          </w:p>
        </w:tc>
      </w:tr>
    </w:tbl>
    <w:p w14:paraId="15BB06A4" w14:textId="77777777" w:rsidR="00B66CEC" w:rsidRDefault="00B66CEC">
      <w:pPr>
        <w:spacing w:before="0" w:after="160" w:line="259" w:lineRule="auto"/>
        <w:ind w:firstLine="0"/>
        <w:jc w:val="left"/>
      </w:pPr>
    </w:p>
    <w:p w14:paraId="1C6F5703" w14:textId="77777777" w:rsidR="00B66CEC" w:rsidRDefault="00B66CEC"/>
    <w:p w14:paraId="7669CE60" w14:textId="77777777" w:rsidR="00B66CEC" w:rsidRDefault="00B66CEC"/>
    <w:p w14:paraId="541F333B" w14:textId="77777777" w:rsidR="00B66CEC" w:rsidRDefault="00853152">
      <w:pPr>
        <w:spacing w:before="0" w:after="160" w:line="259" w:lineRule="auto"/>
        <w:ind w:firstLine="0"/>
        <w:jc w:val="left"/>
      </w:pPr>
      <w:r>
        <w:br w:type="page"/>
      </w:r>
    </w:p>
    <w:p w14:paraId="4BFD5019" w14:textId="77777777" w:rsidR="00B66CEC" w:rsidRDefault="00853152">
      <w:pPr>
        <w:pStyle w:val="Heading1"/>
        <w:rPr>
          <w:rFonts w:eastAsia="Times New Roman" w:cs="Times New Roman"/>
        </w:rPr>
      </w:pPr>
      <w:bookmarkStart w:id="2" w:name="_Toc119108232"/>
      <w:r>
        <w:rPr>
          <w:rFonts w:eastAsia="Times New Roman" w:cs="Times New Roman"/>
        </w:rPr>
        <w:lastRenderedPageBreak/>
        <w:t>MỤC LỤC</w:t>
      </w:r>
      <w:bookmarkEnd w:id="2"/>
    </w:p>
    <w:sdt>
      <w:sdtPr>
        <w:rPr>
          <w:rFonts w:ascii="Times New Roman" w:hAnsi="Times New Roman" w:cs="Times New Roman"/>
        </w:rPr>
        <w:id w:val="-1761678538"/>
        <w:docPartObj>
          <w:docPartGallery w:val="Table of Contents"/>
          <w:docPartUnique/>
        </w:docPartObj>
      </w:sdtPr>
      <w:sdtEndPr>
        <w:rPr>
          <w:rFonts w:asciiTheme="majorHAnsi" w:hAnsiTheme="majorHAnsi" w:cs="Calibri"/>
        </w:rPr>
      </w:sdtEndPr>
      <w:sdtContent>
        <w:p w14:paraId="726BC16B" w14:textId="5B385F60" w:rsidR="00F51015" w:rsidRPr="00377C78" w:rsidRDefault="00853152">
          <w:pPr>
            <w:pStyle w:val="TOC1"/>
            <w:tabs>
              <w:tab w:val="right" w:pos="9628"/>
            </w:tabs>
            <w:rPr>
              <w:rFonts w:ascii="Times New Roman" w:eastAsiaTheme="minorEastAsia" w:hAnsi="Times New Roman" w:cs="Times New Roman"/>
              <w:b/>
              <w:bCs/>
              <w:noProof/>
            </w:rPr>
          </w:pPr>
          <w:r w:rsidRPr="006E13F1">
            <w:rPr>
              <w:rFonts w:ascii="Times New Roman" w:hAnsi="Times New Roman" w:cs="Times New Roman"/>
            </w:rPr>
            <w:fldChar w:fldCharType="begin"/>
          </w:r>
          <w:r w:rsidRPr="006E13F1">
            <w:rPr>
              <w:rFonts w:ascii="Times New Roman" w:hAnsi="Times New Roman" w:cs="Times New Roman"/>
            </w:rPr>
            <w:instrText xml:space="preserve"> TOC \h \u \z </w:instrText>
          </w:r>
          <w:r w:rsidRPr="006E13F1">
            <w:rPr>
              <w:rFonts w:ascii="Times New Roman" w:hAnsi="Times New Roman" w:cs="Times New Roman"/>
            </w:rPr>
            <w:fldChar w:fldCharType="separate"/>
          </w:r>
          <w:hyperlink w:anchor="_Toc119108231" w:history="1">
            <w:r w:rsidR="00F51015" w:rsidRPr="00377C78">
              <w:rPr>
                <w:rStyle w:val="Hyperlink"/>
                <w:rFonts w:ascii="Times New Roman" w:eastAsia="Times New Roman" w:hAnsi="Times New Roman" w:cs="Times New Roman"/>
                <w:b/>
                <w:bCs/>
                <w:noProof/>
              </w:rPr>
              <w:t>GROUP NAME [NONAME]</w:t>
            </w:r>
            <w:r w:rsidR="00F51015" w:rsidRPr="00377C78">
              <w:rPr>
                <w:rFonts w:ascii="Times New Roman" w:hAnsi="Times New Roman" w:cs="Times New Roman"/>
                <w:b/>
                <w:bCs/>
                <w:noProof/>
                <w:webHidden/>
              </w:rPr>
              <w:tab/>
            </w:r>
            <w:r w:rsidR="00F51015" w:rsidRPr="00377C78">
              <w:rPr>
                <w:rFonts w:ascii="Times New Roman" w:hAnsi="Times New Roman" w:cs="Times New Roman"/>
                <w:b/>
                <w:bCs/>
                <w:noProof/>
                <w:webHidden/>
              </w:rPr>
              <w:fldChar w:fldCharType="begin"/>
            </w:r>
            <w:r w:rsidR="00F51015" w:rsidRPr="00377C78">
              <w:rPr>
                <w:rFonts w:ascii="Times New Roman" w:hAnsi="Times New Roman" w:cs="Times New Roman"/>
                <w:b/>
                <w:bCs/>
                <w:noProof/>
                <w:webHidden/>
              </w:rPr>
              <w:instrText xml:space="preserve"> PAGEREF _Toc119108231 \h </w:instrText>
            </w:r>
            <w:r w:rsidR="00F51015" w:rsidRPr="00377C78">
              <w:rPr>
                <w:rFonts w:ascii="Times New Roman" w:hAnsi="Times New Roman" w:cs="Times New Roman"/>
                <w:b/>
                <w:bCs/>
                <w:noProof/>
                <w:webHidden/>
              </w:rPr>
            </w:r>
            <w:r w:rsidR="00F51015" w:rsidRPr="00377C78">
              <w:rPr>
                <w:rFonts w:ascii="Times New Roman" w:hAnsi="Times New Roman" w:cs="Times New Roman"/>
                <w:b/>
                <w:bCs/>
                <w:noProof/>
                <w:webHidden/>
              </w:rPr>
              <w:fldChar w:fldCharType="separate"/>
            </w:r>
            <w:r w:rsidR="00252682">
              <w:rPr>
                <w:rFonts w:ascii="Times New Roman" w:hAnsi="Times New Roman" w:cs="Times New Roman"/>
                <w:b/>
                <w:bCs/>
                <w:noProof/>
                <w:webHidden/>
              </w:rPr>
              <w:t>2</w:t>
            </w:r>
            <w:r w:rsidR="00F51015" w:rsidRPr="00377C78">
              <w:rPr>
                <w:rFonts w:ascii="Times New Roman" w:hAnsi="Times New Roman" w:cs="Times New Roman"/>
                <w:b/>
                <w:bCs/>
                <w:noProof/>
                <w:webHidden/>
              </w:rPr>
              <w:fldChar w:fldCharType="end"/>
            </w:r>
          </w:hyperlink>
        </w:p>
        <w:p w14:paraId="2AE814B1" w14:textId="23BFB215" w:rsidR="00F51015" w:rsidRPr="00D1006B" w:rsidRDefault="00000000">
          <w:pPr>
            <w:pStyle w:val="TOC1"/>
            <w:tabs>
              <w:tab w:val="right" w:pos="9628"/>
            </w:tabs>
            <w:rPr>
              <w:rFonts w:ascii="Times New Roman" w:eastAsiaTheme="minorEastAsia" w:hAnsi="Times New Roman" w:cs="Times New Roman"/>
              <w:b/>
              <w:bCs/>
              <w:noProof/>
            </w:rPr>
          </w:pPr>
          <w:hyperlink w:anchor="_Toc119108232" w:history="1">
            <w:r w:rsidR="00F51015" w:rsidRPr="00D1006B">
              <w:rPr>
                <w:rStyle w:val="Hyperlink"/>
                <w:rFonts w:ascii="Times New Roman" w:eastAsia="Times New Roman" w:hAnsi="Times New Roman" w:cs="Times New Roman"/>
                <w:b/>
                <w:bCs/>
                <w:noProof/>
              </w:rPr>
              <w:t>MỤC LỤC</w:t>
            </w:r>
            <w:r w:rsidR="00F51015" w:rsidRPr="00D1006B">
              <w:rPr>
                <w:rFonts w:ascii="Times New Roman" w:hAnsi="Times New Roman" w:cs="Times New Roman"/>
                <w:b/>
                <w:bCs/>
                <w:noProof/>
                <w:webHidden/>
              </w:rPr>
              <w:tab/>
            </w:r>
            <w:r w:rsidR="00F51015" w:rsidRPr="00D1006B">
              <w:rPr>
                <w:rFonts w:ascii="Times New Roman" w:hAnsi="Times New Roman" w:cs="Times New Roman"/>
                <w:b/>
                <w:bCs/>
                <w:noProof/>
                <w:webHidden/>
              </w:rPr>
              <w:fldChar w:fldCharType="begin"/>
            </w:r>
            <w:r w:rsidR="00F51015" w:rsidRPr="00D1006B">
              <w:rPr>
                <w:rFonts w:ascii="Times New Roman" w:hAnsi="Times New Roman" w:cs="Times New Roman"/>
                <w:b/>
                <w:bCs/>
                <w:noProof/>
                <w:webHidden/>
              </w:rPr>
              <w:instrText xml:space="preserve"> PAGEREF _Toc119108232 \h </w:instrText>
            </w:r>
            <w:r w:rsidR="00F51015" w:rsidRPr="00D1006B">
              <w:rPr>
                <w:rFonts w:ascii="Times New Roman" w:hAnsi="Times New Roman" w:cs="Times New Roman"/>
                <w:b/>
                <w:bCs/>
                <w:noProof/>
                <w:webHidden/>
              </w:rPr>
            </w:r>
            <w:r w:rsidR="00F51015" w:rsidRPr="00D1006B">
              <w:rPr>
                <w:rFonts w:ascii="Times New Roman" w:hAnsi="Times New Roman" w:cs="Times New Roman"/>
                <w:b/>
                <w:bCs/>
                <w:noProof/>
                <w:webHidden/>
              </w:rPr>
              <w:fldChar w:fldCharType="separate"/>
            </w:r>
            <w:r w:rsidR="00252682">
              <w:rPr>
                <w:rFonts w:ascii="Times New Roman" w:hAnsi="Times New Roman" w:cs="Times New Roman"/>
                <w:b/>
                <w:bCs/>
                <w:noProof/>
                <w:webHidden/>
              </w:rPr>
              <w:t>3</w:t>
            </w:r>
            <w:r w:rsidR="00F51015" w:rsidRPr="00D1006B">
              <w:rPr>
                <w:rFonts w:ascii="Times New Roman" w:hAnsi="Times New Roman" w:cs="Times New Roman"/>
                <w:b/>
                <w:bCs/>
                <w:noProof/>
                <w:webHidden/>
              </w:rPr>
              <w:fldChar w:fldCharType="end"/>
            </w:r>
          </w:hyperlink>
        </w:p>
        <w:p w14:paraId="246E96A8" w14:textId="3114E78D" w:rsidR="00F51015" w:rsidRPr="00D1006B" w:rsidRDefault="00000000">
          <w:pPr>
            <w:pStyle w:val="TOC1"/>
            <w:tabs>
              <w:tab w:val="right" w:pos="9628"/>
            </w:tabs>
            <w:rPr>
              <w:rFonts w:ascii="Times New Roman" w:eastAsiaTheme="minorEastAsia" w:hAnsi="Times New Roman" w:cs="Times New Roman"/>
              <w:b/>
              <w:bCs/>
              <w:noProof/>
            </w:rPr>
          </w:pPr>
          <w:hyperlink w:anchor="_Toc119108233" w:history="1">
            <w:r w:rsidR="00F51015" w:rsidRPr="00D1006B">
              <w:rPr>
                <w:rStyle w:val="Hyperlink"/>
                <w:rFonts w:ascii="Times New Roman" w:hAnsi="Times New Roman" w:cs="Times New Roman"/>
                <w:b/>
                <w:bCs/>
                <w:noProof/>
              </w:rPr>
              <w:t>LỜI NÓI ĐẦU</w:t>
            </w:r>
            <w:r w:rsidR="00F51015" w:rsidRPr="00D1006B">
              <w:rPr>
                <w:rFonts w:ascii="Times New Roman" w:hAnsi="Times New Roman" w:cs="Times New Roman"/>
                <w:b/>
                <w:bCs/>
                <w:noProof/>
                <w:webHidden/>
              </w:rPr>
              <w:tab/>
            </w:r>
            <w:r w:rsidR="00F51015" w:rsidRPr="00D1006B">
              <w:rPr>
                <w:rFonts w:ascii="Times New Roman" w:hAnsi="Times New Roman" w:cs="Times New Roman"/>
                <w:b/>
                <w:bCs/>
                <w:noProof/>
                <w:webHidden/>
              </w:rPr>
              <w:fldChar w:fldCharType="begin"/>
            </w:r>
            <w:r w:rsidR="00F51015" w:rsidRPr="00D1006B">
              <w:rPr>
                <w:rFonts w:ascii="Times New Roman" w:hAnsi="Times New Roman" w:cs="Times New Roman"/>
                <w:b/>
                <w:bCs/>
                <w:noProof/>
                <w:webHidden/>
              </w:rPr>
              <w:instrText xml:space="preserve"> PAGEREF _Toc119108233 \h </w:instrText>
            </w:r>
            <w:r w:rsidR="00F51015" w:rsidRPr="00D1006B">
              <w:rPr>
                <w:rFonts w:ascii="Times New Roman" w:hAnsi="Times New Roman" w:cs="Times New Roman"/>
                <w:b/>
                <w:bCs/>
                <w:noProof/>
                <w:webHidden/>
              </w:rPr>
            </w:r>
            <w:r w:rsidR="00F51015" w:rsidRPr="00D1006B">
              <w:rPr>
                <w:rFonts w:ascii="Times New Roman" w:hAnsi="Times New Roman" w:cs="Times New Roman"/>
                <w:b/>
                <w:bCs/>
                <w:noProof/>
                <w:webHidden/>
              </w:rPr>
              <w:fldChar w:fldCharType="separate"/>
            </w:r>
            <w:r w:rsidR="00252682">
              <w:rPr>
                <w:rFonts w:ascii="Times New Roman" w:hAnsi="Times New Roman" w:cs="Times New Roman"/>
                <w:b/>
                <w:bCs/>
                <w:noProof/>
                <w:webHidden/>
              </w:rPr>
              <w:t>8</w:t>
            </w:r>
            <w:r w:rsidR="00F51015" w:rsidRPr="00D1006B">
              <w:rPr>
                <w:rFonts w:ascii="Times New Roman" w:hAnsi="Times New Roman" w:cs="Times New Roman"/>
                <w:b/>
                <w:bCs/>
                <w:noProof/>
                <w:webHidden/>
              </w:rPr>
              <w:fldChar w:fldCharType="end"/>
            </w:r>
          </w:hyperlink>
        </w:p>
        <w:p w14:paraId="41966207" w14:textId="4E483767" w:rsidR="00F51015" w:rsidRPr="00D1006B" w:rsidRDefault="00000000">
          <w:pPr>
            <w:pStyle w:val="TOC1"/>
            <w:tabs>
              <w:tab w:val="right" w:pos="9628"/>
            </w:tabs>
            <w:rPr>
              <w:rFonts w:ascii="Times New Roman" w:eastAsiaTheme="minorEastAsia" w:hAnsi="Times New Roman" w:cs="Times New Roman"/>
              <w:b/>
              <w:bCs/>
              <w:noProof/>
            </w:rPr>
          </w:pPr>
          <w:hyperlink w:anchor="_Toc119108234" w:history="1">
            <w:r w:rsidR="00F51015" w:rsidRPr="00D1006B">
              <w:rPr>
                <w:rStyle w:val="Hyperlink"/>
                <w:rFonts w:ascii="Times New Roman" w:eastAsia="Times New Roman" w:hAnsi="Times New Roman" w:cs="Times New Roman"/>
                <w:b/>
                <w:bCs/>
                <w:noProof/>
              </w:rPr>
              <w:t>PHẦN A: QUẢN LÝ DỰ ÁN</w:t>
            </w:r>
            <w:r w:rsidR="00F51015" w:rsidRPr="00D1006B">
              <w:rPr>
                <w:rFonts w:ascii="Times New Roman" w:hAnsi="Times New Roman" w:cs="Times New Roman"/>
                <w:b/>
                <w:bCs/>
                <w:noProof/>
                <w:webHidden/>
              </w:rPr>
              <w:tab/>
            </w:r>
            <w:r w:rsidR="00F51015" w:rsidRPr="00D1006B">
              <w:rPr>
                <w:rFonts w:ascii="Times New Roman" w:hAnsi="Times New Roman" w:cs="Times New Roman"/>
                <w:b/>
                <w:bCs/>
                <w:noProof/>
                <w:webHidden/>
              </w:rPr>
              <w:fldChar w:fldCharType="begin"/>
            </w:r>
            <w:r w:rsidR="00F51015" w:rsidRPr="00D1006B">
              <w:rPr>
                <w:rFonts w:ascii="Times New Roman" w:hAnsi="Times New Roman" w:cs="Times New Roman"/>
                <w:b/>
                <w:bCs/>
                <w:noProof/>
                <w:webHidden/>
              </w:rPr>
              <w:instrText xml:space="preserve"> PAGEREF _Toc119108234 \h </w:instrText>
            </w:r>
            <w:r w:rsidR="00F51015" w:rsidRPr="00D1006B">
              <w:rPr>
                <w:rFonts w:ascii="Times New Roman" w:hAnsi="Times New Roman" w:cs="Times New Roman"/>
                <w:b/>
                <w:bCs/>
                <w:noProof/>
                <w:webHidden/>
              </w:rPr>
            </w:r>
            <w:r w:rsidR="00F51015" w:rsidRPr="00D1006B">
              <w:rPr>
                <w:rFonts w:ascii="Times New Roman" w:hAnsi="Times New Roman" w:cs="Times New Roman"/>
                <w:b/>
                <w:bCs/>
                <w:noProof/>
                <w:webHidden/>
              </w:rPr>
              <w:fldChar w:fldCharType="separate"/>
            </w:r>
            <w:r w:rsidR="00252682">
              <w:rPr>
                <w:rFonts w:ascii="Times New Roman" w:hAnsi="Times New Roman" w:cs="Times New Roman"/>
                <w:b/>
                <w:bCs/>
                <w:noProof/>
                <w:webHidden/>
              </w:rPr>
              <w:t>9</w:t>
            </w:r>
            <w:r w:rsidR="00F51015" w:rsidRPr="00D1006B">
              <w:rPr>
                <w:rFonts w:ascii="Times New Roman" w:hAnsi="Times New Roman" w:cs="Times New Roman"/>
                <w:b/>
                <w:bCs/>
                <w:noProof/>
                <w:webHidden/>
              </w:rPr>
              <w:fldChar w:fldCharType="end"/>
            </w:r>
          </w:hyperlink>
        </w:p>
        <w:p w14:paraId="413B8CD2" w14:textId="7A1C4BA4" w:rsidR="00F51015" w:rsidRPr="00F51015" w:rsidRDefault="00000000">
          <w:pPr>
            <w:pStyle w:val="TOC2"/>
            <w:tabs>
              <w:tab w:val="left" w:pos="624"/>
              <w:tab w:val="right" w:pos="9628"/>
            </w:tabs>
            <w:rPr>
              <w:rFonts w:ascii="Times New Roman" w:eastAsiaTheme="minorEastAsia" w:hAnsi="Times New Roman" w:cs="Times New Roman"/>
              <w:noProof/>
            </w:rPr>
          </w:pPr>
          <w:hyperlink w:anchor="_Toc119108235" w:history="1">
            <w:r w:rsidR="00F51015" w:rsidRPr="00F51015">
              <w:rPr>
                <w:rStyle w:val="Hyperlink"/>
                <w:rFonts w:ascii="Times New Roman" w:eastAsia="Times New Roman" w:hAnsi="Times New Roman" w:cs="Times New Roman"/>
                <w:noProof/>
              </w:rPr>
              <w:t>1.</w:t>
            </w:r>
            <w:r w:rsidR="00F51015" w:rsidRPr="00F51015">
              <w:rPr>
                <w:rFonts w:ascii="Times New Roman" w:eastAsiaTheme="minorEastAsia" w:hAnsi="Times New Roman" w:cs="Times New Roman"/>
                <w:noProof/>
              </w:rPr>
              <w:tab/>
            </w:r>
            <w:r w:rsidR="00F51015" w:rsidRPr="00F51015">
              <w:rPr>
                <w:rStyle w:val="Hyperlink"/>
                <w:rFonts w:ascii="Times New Roman" w:eastAsia="Times New Roman" w:hAnsi="Times New Roman" w:cs="Times New Roman"/>
                <w:noProof/>
              </w:rPr>
              <w:t>THÔNG TIN DỰ ÁN.</w:t>
            </w:r>
            <w:r w:rsidR="00F51015" w:rsidRPr="00F51015">
              <w:rPr>
                <w:rFonts w:ascii="Times New Roman" w:hAnsi="Times New Roman" w:cs="Times New Roman"/>
                <w:noProof/>
                <w:webHidden/>
              </w:rPr>
              <w:tab/>
            </w:r>
            <w:r w:rsidR="00F51015" w:rsidRPr="00F51015">
              <w:rPr>
                <w:rFonts w:ascii="Times New Roman" w:hAnsi="Times New Roman" w:cs="Times New Roman"/>
                <w:noProof/>
                <w:webHidden/>
              </w:rPr>
              <w:fldChar w:fldCharType="begin"/>
            </w:r>
            <w:r w:rsidR="00F51015" w:rsidRPr="00F51015">
              <w:rPr>
                <w:rFonts w:ascii="Times New Roman" w:hAnsi="Times New Roman" w:cs="Times New Roman"/>
                <w:noProof/>
                <w:webHidden/>
              </w:rPr>
              <w:instrText xml:space="preserve"> PAGEREF _Toc119108235 \h </w:instrText>
            </w:r>
            <w:r w:rsidR="00F51015" w:rsidRPr="00F51015">
              <w:rPr>
                <w:rFonts w:ascii="Times New Roman" w:hAnsi="Times New Roman" w:cs="Times New Roman"/>
                <w:noProof/>
                <w:webHidden/>
              </w:rPr>
            </w:r>
            <w:r w:rsidR="00F51015" w:rsidRPr="00F51015">
              <w:rPr>
                <w:rFonts w:ascii="Times New Roman" w:hAnsi="Times New Roman" w:cs="Times New Roman"/>
                <w:noProof/>
                <w:webHidden/>
              </w:rPr>
              <w:fldChar w:fldCharType="separate"/>
            </w:r>
            <w:r w:rsidR="00252682">
              <w:rPr>
                <w:rFonts w:ascii="Times New Roman" w:hAnsi="Times New Roman" w:cs="Times New Roman"/>
                <w:noProof/>
                <w:webHidden/>
              </w:rPr>
              <w:t>9</w:t>
            </w:r>
            <w:r w:rsidR="00F51015" w:rsidRPr="00F51015">
              <w:rPr>
                <w:rFonts w:ascii="Times New Roman" w:hAnsi="Times New Roman" w:cs="Times New Roman"/>
                <w:noProof/>
                <w:webHidden/>
              </w:rPr>
              <w:fldChar w:fldCharType="end"/>
            </w:r>
          </w:hyperlink>
        </w:p>
        <w:p w14:paraId="24962BCF" w14:textId="449AD002" w:rsidR="00F51015" w:rsidRPr="00F51015" w:rsidRDefault="00000000">
          <w:pPr>
            <w:pStyle w:val="TOC3"/>
            <w:tabs>
              <w:tab w:val="right" w:pos="9628"/>
            </w:tabs>
            <w:rPr>
              <w:rFonts w:ascii="Times New Roman" w:eastAsiaTheme="minorEastAsia" w:hAnsi="Times New Roman" w:cs="Times New Roman"/>
              <w:noProof/>
            </w:rPr>
          </w:pPr>
          <w:hyperlink w:anchor="_Toc119108236" w:history="1">
            <w:r w:rsidR="00F51015" w:rsidRPr="00F51015">
              <w:rPr>
                <w:rStyle w:val="Hyperlink"/>
                <w:rFonts w:ascii="Times New Roman" w:eastAsia="Times New Roman" w:hAnsi="Times New Roman" w:cs="Times New Roman"/>
                <w:noProof/>
              </w:rPr>
              <w:t>1.1 Kịch bản</w:t>
            </w:r>
            <w:r w:rsidR="00F51015" w:rsidRPr="00F51015">
              <w:rPr>
                <w:rFonts w:ascii="Times New Roman" w:hAnsi="Times New Roman" w:cs="Times New Roman"/>
                <w:noProof/>
                <w:webHidden/>
              </w:rPr>
              <w:tab/>
            </w:r>
            <w:r w:rsidR="00F51015" w:rsidRPr="00F51015">
              <w:rPr>
                <w:rFonts w:ascii="Times New Roman" w:hAnsi="Times New Roman" w:cs="Times New Roman"/>
                <w:noProof/>
                <w:webHidden/>
              </w:rPr>
              <w:fldChar w:fldCharType="begin"/>
            </w:r>
            <w:r w:rsidR="00F51015" w:rsidRPr="00F51015">
              <w:rPr>
                <w:rFonts w:ascii="Times New Roman" w:hAnsi="Times New Roman" w:cs="Times New Roman"/>
                <w:noProof/>
                <w:webHidden/>
              </w:rPr>
              <w:instrText xml:space="preserve"> PAGEREF _Toc119108236 \h </w:instrText>
            </w:r>
            <w:r w:rsidR="00F51015" w:rsidRPr="00F51015">
              <w:rPr>
                <w:rFonts w:ascii="Times New Roman" w:hAnsi="Times New Roman" w:cs="Times New Roman"/>
                <w:noProof/>
                <w:webHidden/>
              </w:rPr>
            </w:r>
            <w:r w:rsidR="00F51015" w:rsidRPr="00F51015">
              <w:rPr>
                <w:rFonts w:ascii="Times New Roman" w:hAnsi="Times New Roman" w:cs="Times New Roman"/>
                <w:noProof/>
                <w:webHidden/>
              </w:rPr>
              <w:fldChar w:fldCharType="separate"/>
            </w:r>
            <w:r w:rsidR="00252682">
              <w:rPr>
                <w:rFonts w:ascii="Times New Roman" w:hAnsi="Times New Roman" w:cs="Times New Roman"/>
                <w:noProof/>
                <w:webHidden/>
              </w:rPr>
              <w:t>9</w:t>
            </w:r>
            <w:r w:rsidR="00F51015" w:rsidRPr="00F51015">
              <w:rPr>
                <w:rFonts w:ascii="Times New Roman" w:hAnsi="Times New Roman" w:cs="Times New Roman"/>
                <w:noProof/>
                <w:webHidden/>
              </w:rPr>
              <w:fldChar w:fldCharType="end"/>
            </w:r>
          </w:hyperlink>
        </w:p>
        <w:p w14:paraId="301B5DAC" w14:textId="38E4AA4B" w:rsidR="00F51015" w:rsidRPr="00F51015" w:rsidRDefault="00000000">
          <w:pPr>
            <w:pStyle w:val="TOC4"/>
            <w:tabs>
              <w:tab w:val="right" w:pos="9628"/>
            </w:tabs>
            <w:rPr>
              <w:rFonts w:ascii="Times New Roman" w:eastAsiaTheme="minorEastAsia" w:hAnsi="Times New Roman" w:cs="Times New Roman"/>
              <w:noProof/>
            </w:rPr>
          </w:pPr>
          <w:hyperlink w:anchor="_Toc119108237" w:history="1">
            <w:r w:rsidR="00F51015" w:rsidRPr="00F51015">
              <w:rPr>
                <w:rStyle w:val="Hyperlink"/>
                <w:rFonts w:ascii="Times New Roman" w:eastAsia="Times New Roman" w:hAnsi="Times New Roman" w:cs="Times New Roman"/>
                <w:noProof/>
              </w:rPr>
              <w:t>1.1.1 Tình huống xây dựng dự án</w:t>
            </w:r>
            <w:r w:rsidR="00F51015" w:rsidRPr="00F51015">
              <w:rPr>
                <w:rFonts w:ascii="Times New Roman" w:hAnsi="Times New Roman" w:cs="Times New Roman"/>
                <w:noProof/>
                <w:webHidden/>
              </w:rPr>
              <w:tab/>
            </w:r>
            <w:r w:rsidR="00F51015" w:rsidRPr="00F51015">
              <w:rPr>
                <w:rFonts w:ascii="Times New Roman" w:hAnsi="Times New Roman" w:cs="Times New Roman"/>
                <w:noProof/>
                <w:webHidden/>
              </w:rPr>
              <w:fldChar w:fldCharType="begin"/>
            </w:r>
            <w:r w:rsidR="00F51015" w:rsidRPr="00F51015">
              <w:rPr>
                <w:rFonts w:ascii="Times New Roman" w:hAnsi="Times New Roman" w:cs="Times New Roman"/>
                <w:noProof/>
                <w:webHidden/>
              </w:rPr>
              <w:instrText xml:space="preserve"> PAGEREF _Toc119108237 \h </w:instrText>
            </w:r>
            <w:r w:rsidR="00F51015" w:rsidRPr="00F51015">
              <w:rPr>
                <w:rFonts w:ascii="Times New Roman" w:hAnsi="Times New Roman" w:cs="Times New Roman"/>
                <w:noProof/>
                <w:webHidden/>
              </w:rPr>
            </w:r>
            <w:r w:rsidR="00F51015" w:rsidRPr="00F51015">
              <w:rPr>
                <w:rFonts w:ascii="Times New Roman" w:hAnsi="Times New Roman" w:cs="Times New Roman"/>
                <w:noProof/>
                <w:webHidden/>
              </w:rPr>
              <w:fldChar w:fldCharType="separate"/>
            </w:r>
            <w:r w:rsidR="00252682">
              <w:rPr>
                <w:rFonts w:ascii="Times New Roman" w:hAnsi="Times New Roman" w:cs="Times New Roman"/>
                <w:noProof/>
                <w:webHidden/>
              </w:rPr>
              <w:t>9</w:t>
            </w:r>
            <w:r w:rsidR="00F51015" w:rsidRPr="00F51015">
              <w:rPr>
                <w:rFonts w:ascii="Times New Roman" w:hAnsi="Times New Roman" w:cs="Times New Roman"/>
                <w:noProof/>
                <w:webHidden/>
              </w:rPr>
              <w:fldChar w:fldCharType="end"/>
            </w:r>
          </w:hyperlink>
        </w:p>
        <w:p w14:paraId="24E54F2D" w14:textId="5685C95A" w:rsidR="00F51015" w:rsidRPr="00F51015" w:rsidRDefault="00000000">
          <w:pPr>
            <w:pStyle w:val="TOC4"/>
            <w:tabs>
              <w:tab w:val="right" w:pos="9628"/>
            </w:tabs>
            <w:rPr>
              <w:rFonts w:ascii="Times New Roman" w:eastAsiaTheme="minorEastAsia" w:hAnsi="Times New Roman" w:cs="Times New Roman"/>
              <w:noProof/>
            </w:rPr>
          </w:pPr>
          <w:hyperlink w:anchor="_Toc119108238" w:history="1">
            <w:r w:rsidR="00F51015" w:rsidRPr="00F51015">
              <w:rPr>
                <w:rStyle w:val="Hyperlink"/>
                <w:rFonts w:ascii="Times New Roman" w:eastAsia="Times New Roman" w:hAnsi="Times New Roman" w:cs="Times New Roman"/>
                <w:noProof/>
              </w:rPr>
              <w:t>1.1.2 Nghiên cứu thị trường</w:t>
            </w:r>
            <w:r w:rsidR="00F51015" w:rsidRPr="00F51015">
              <w:rPr>
                <w:rFonts w:ascii="Times New Roman" w:hAnsi="Times New Roman" w:cs="Times New Roman"/>
                <w:noProof/>
                <w:webHidden/>
              </w:rPr>
              <w:tab/>
            </w:r>
            <w:r w:rsidR="00F51015" w:rsidRPr="00F51015">
              <w:rPr>
                <w:rFonts w:ascii="Times New Roman" w:hAnsi="Times New Roman" w:cs="Times New Roman"/>
                <w:noProof/>
                <w:webHidden/>
              </w:rPr>
              <w:fldChar w:fldCharType="begin"/>
            </w:r>
            <w:r w:rsidR="00F51015" w:rsidRPr="00F51015">
              <w:rPr>
                <w:rFonts w:ascii="Times New Roman" w:hAnsi="Times New Roman" w:cs="Times New Roman"/>
                <w:noProof/>
                <w:webHidden/>
              </w:rPr>
              <w:instrText xml:space="preserve"> PAGEREF _Toc119108238 \h </w:instrText>
            </w:r>
            <w:r w:rsidR="00F51015" w:rsidRPr="00F51015">
              <w:rPr>
                <w:rFonts w:ascii="Times New Roman" w:hAnsi="Times New Roman" w:cs="Times New Roman"/>
                <w:noProof/>
                <w:webHidden/>
              </w:rPr>
            </w:r>
            <w:r w:rsidR="00F51015" w:rsidRPr="00F51015">
              <w:rPr>
                <w:rFonts w:ascii="Times New Roman" w:hAnsi="Times New Roman" w:cs="Times New Roman"/>
                <w:noProof/>
                <w:webHidden/>
              </w:rPr>
              <w:fldChar w:fldCharType="separate"/>
            </w:r>
            <w:r w:rsidR="00252682">
              <w:rPr>
                <w:rFonts w:ascii="Times New Roman" w:hAnsi="Times New Roman" w:cs="Times New Roman"/>
                <w:noProof/>
                <w:webHidden/>
              </w:rPr>
              <w:t>11</w:t>
            </w:r>
            <w:r w:rsidR="00F51015" w:rsidRPr="00F51015">
              <w:rPr>
                <w:rFonts w:ascii="Times New Roman" w:hAnsi="Times New Roman" w:cs="Times New Roman"/>
                <w:noProof/>
                <w:webHidden/>
              </w:rPr>
              <w:fldChar w:fldCharType="end"/>
            </w:r>
          </w:hyperlink>
        </w:p>
        <w:p w14:paraId="0C1B33F6" w14:textId="084DE3CA" w:rsidR="00F51015" w:rsidRPr="00F51015" w:rsidRDefault="00000000">
          <w:pPr>
            <w:pStyle w:val="TOC4"/>
            <w:tabs>
              <w:tab w:val="right" w:pos="9628"/>
            </w:tabs>
            <w:rPr>
              <w:rFonts w:ascii="Times New Roman" w:eastAsiaTheme="minorEastAsia" w:hAnsi="Times New Roman" w:cs="Times New Roman"/>
              <w:noProof/>
            </w:rPr>
          </w:pPr>
          <w:hyperlink w:anchor="_Toc119108239" w:history="1">
            <w:r w:rsidR="00F51015" w:rsidRPr="00F51015">
              <w:rPr>
                <w:rStyle w:val="Hyperlink"/>
                <w:rFonts w:ascii="Times New Roman" w:eastAsia="Times New Roman" w:hAnsi="Times New Roman" w:cs="Times New Roman"/>
                <w:noProof/>
              </w:rPr>
              <w:t>1.1.2 Phân tích, khảo sát thực tế dự án:</w:t>
            </w:r>
            <w:r w:rsidR="00F51015" w:rsidRPr="00F51015">
              <w:rPr>
                <w:rFonts w:ascii="Times New Roman" w:hAnsi="Times New Roman" w:cs="Times New Roman"/>
                <w:noProof/>
                <w:webHidden/>
              </w:rPr>
              <w:tab/>
            </w:r>
            <w:r w:rsidR="00F51015" w:rsidRPr="00F51015">
              <w:rPr>
                <w:rFonts w:ascii="Times New Roman" w:hAnsi="Times New Roman" w:cs="Times New Roman"/>
                <w:noProof/>
                <w:webHidden/>
              </w:rPr>
              <w:fldChar w:fldCharType="begin"/>
            </w:r>
            <w:r w:rsidR="00F51015" w:rsidRPr="00F51015">
              <w:rPr>
                <w:rFonts w:ascii="Times New Roman" w:hAnsi="Times New Roman" w:cs="Times New Roman"/>
                <w:noProof/>
                <w:webHidden/>
              </w:rPr>
              <w:instrText xml:space="preserve"> PAGEREF _Toc119108239 \h </w:instrText>
            </w:r>
            <w:r w:rsidR="00F51015" w:rsidRPr="00F51015">
              <w:rPr>
                <w:rFonts w:ascii="Times New Roman" w:hAnsi="Times New Roman" w:cs="Times New Roman"/>
                <w:noProof/>
                <w:webHidden/>
              </w:rPr>
            </w:r>
            <w:r w:rsidR="00F51015" w:rsidRPr="00F51015">
              <w:rPr>
                <w:rFonts w:ascii="Times New Roman" w:hAnsi="Times New Roman" w:cs="Times New Roman"/>
                <w:noProof/>
                <w:webHidden/>
              </w:rPr>
              <w:fldChar w:fldCharType="separate"/>
            </w:r>
            <w:r w:rsidR="00252682">
              <w:rPr>
                <w:rFonts w:ascii="Times New Roman" w:hAnsi="Times New Roman" w:cs="Times New Roman"/>
                <w:noProof/>
                <w:webHidden/>
              </w:rPr>
              <w:t>12</w:t>
            </w:r>
            <w:r w:rsidR="00F51015" w:rsidRPr="00F51015">
              <w:rPr>
                <w:rFonts w:ascii="Times New Roman" w:hAnsi="Times New Roman" w:cs="Times New Roman"/>
                <w:noProof/>
                <w:webHidden/>
              </w:rPr>
              <w:fldChar w:fldCharType="end"/>
            </w:r>
          </w:hyperlink>
        </w:p>
        <w:p w14:paraId="0AA52A34" w14:textId="3E0A5493" w:rsidR="00F51015" w:rsidRPr="00F51015" w:rsidRDefault="00000000">
          <w:pPr>
            <w:pStyle w:val="TOC4"/>
            <w:tabs>
              <w:tab w:val="right" w:pos="9628"/>
            </w:tabs>
            <w:rPr>
              <w:rFonts w:ascii="Times New Roman" w:eastAsiaTheme="minorEastAsia" w:hAnsi="Times New Roman" w:cs="Times New Roman"/>
              <w:noProof/>
            </w:rPr>
          </w:pPr>
          <w:hyperlink w:anchor="_Toc119108240" w:history="1">
            <w:r w:rsidR="00F51015" w:rsidRPr="00F51015">
              <w:rPr>
                <w:rStyle w:val="Hyperlink"/>
                <w:rFonts w:ascii="Times New Roman" w:eastAsia="Times New Roman" w:hAnsi="Times New Roman" w:cs="Times New Roman"/>
                <w:noProof/>
              </w:rPr>
              <w:t>1.1.3 Đánh giá sản phẩm dự án</w:t>
            </w:r>
            <w:r w:rsidR="00F51015" w:rsidRPr="00F51015">
              <w:rPr>
                <w:rFonts w:ascii="Times New Roman" w:hAnsi="Times New Roman" w:cs="Times New Roman"/>
                <w:noProof/>
                <w:webHidden/>
              </w:rPr>
              <w:tab/>
            </w:r>
            <w:r w:rsidR="00F51015" w:rsidRPr="00F51015">
              <w:rPr>
                <w:rFonts w:ascii="Times New Roman" w:hAnsi="Times New Roman" w:cs="Times New Roman"/>
                <w:noProof/>
                <w:webHidden/>
              </w:rPr>
              <w:fldChar w:fldCharType="begin"/>
            </w:r>
            <w:r w:rsidR="00F51015" w:rsidRPr="00F51015">
              <w:rPr>
                <w:rFonts w:ascii="Times New Roman" w:hAnsi="Times New Roman" w:cs="Times New Roman"/>
                <w:noProof/>
                <w:webHidden/>
              </w:rPr>
              <w:instrText xml:space="preserve"> PAGEREF _Toc119108240 \h </w:instrText>
            </w:r>
            <w:r w:rsidR="00F51015" w:rsidRPr="00F51015">
              <w:rPr>
                <w:rFonts w:ascii="Times New Roman" w:hAnsi="Times New Roman" w:cs="Times New Roman"/>
                <w:noProof/>
                <w:webHidden/>
              </w:rPr>
            </w:r>
            <w:r w:rsidR="00F51015" w:rsidRPr="00F51015">
              <w:rPr>
                <w:rFonts w:ascii="Times New Roman" w:hAnsi="Times New Roman" w:cs="Times New Roman"/>
                <w:noProof/>
                <w:webHidden/>
              </w:rPr>
              <w:fldChar w:fldCharType="separate"/>
            </w:r>
            <w:r w:rsidR="00252682">
              <w:rPr>
                <w:rFonts w:ascii="Times New Roman" w:hAnsi="Times New Roman" w:cs="Times New Roman"/>
                <w:noProof/>
                <w:webHidden/>
              </w:rPr>
              <w:t>16</w:t>
            </w:r>
            <w:r w:rsidR="00F51015" w:rsidRPr="00F51015">
              <w:rPr>
                <w:rFonts w:ascii="Times New Roman" w:hAnsi="Times New Roman" w:cs="Times New Roman"/>
                <w:noProof/>
                <w:webHidden/>
              </w:rPr>
              <w:fldChar w:fldCharType="end"/>
            </w:r>
          </w:hyperlink>
        </w:p>
        <w:p w14:paraId="7D50CB74" w14:textId="282AB778" w:rsidR="00F51015" w:rsidRPr="00F51015" w:rsidRDefault="00000000">
          <w:pPr>
            <w:pStyle w:val="TOC4"/>
            <w:tabs>
              <w:tab w:val="right" w:pos="9628"/>
            </w:tabs>
            <w:rPr>
              <w:rFonts w:ascii="Times New Roman" w:eastAsiaTheme="minorEastAsia" w:hAnsi="Times New Roman" w:cs="Times New Roman"/>
              <w:noProof/>
            </w:rPr>
          </w:pPr>
          <w:hyperlink w:anchor="_Toc119108241" w:history="1">
            <w:r w:rsidR="00F51015" w:rsidRPr="00F51015">
              <w:rPr>
                <w:rStyle w:val="Hyperlink"/>
                <w:rFonts w:ascii="Times New Roman" w:eastAsia="Times New Roman" w:hAnsi="Times New Roman" w:cs="Times New Roman"/>
                <w:noProof/>
              </w:rPr>
              <w:t>1.1.3. Bảng tường trình công việc (Statement of Work)</w:t>
            </w:r>
            <w:r w:rsidR="00F51015" w:rsidRPr="00F51015">
              <w:rPr>
                <w:rFonts w:ascii="Times New Roman" w:hAnsi="Times New Roman" w:cs="Times New Roman"/>
                <w:noProof/>
                <w:webHidden/>
              </w:rPr>
              <w:tab/>
            </w:r>
            <w:r w:rsidR="00F51015" w:rsidRPr="00F51015">
              <w:rPr>
                <w:rFonts w:ascii="Times New Roman" w:hAnsi="Times New Roman" w:cs="Times New Roman"/>
                <w:noProof/>
                <w:webHidden/>
              </w:rPr>
              <w:fldChar w:fldCharType="begin"/>
            </w:r>
            <w:r w:rsidR="00F51015" w:rsidRPr="00F51015">
              <w:rPr>
                <w:rFonts w:ascii="Times New Roman" w:hAnsi="Times New Roman" w:cs="Times New Roman"/>
                <w:noProof/>
                <w:webHidden/>
              </w:rPr>
              <w:instrText xml:space="preserve"> PAGEREF _Toc119108241 \h </w:instrText>
            </w:r>
            <w:r w:rsidR="00F51015" w:rsidRPr="00F51015">
              <w:rPr>
                <w:rFonts w:ascii="Times New Roman" w:hAnsi="Times New Roman" w:cs="Times New Roman"/>
                <w:noProof/>
                <w:webHidden/>
              </w:rPr>
            </w:r>
            <w:r w:rsidR="00F51015" w:rsidRPr="00F51015">
              <w:rPr>
                <w:rFonts w:ascii="Times New Roman" w:hAnsi="Times New Roman" w:cs="Times New Roman"/>
                <w:noProof/>
                <w:webHidden/>
              </w:rPr>
              <w:fldChar w:fldCharType="separate"/>
            </w:r>
            <w:r w:rsidR="00252682">
              <w:rPr>
                <w:rFonts w:ascii="Times New Roman" w:hAnsi="Times New Roman" w:cs="Times New Roman"/>
                <w:noProof/>
                <w:webHidden/>
              </w:rPr>
              <w:t>17</w:t>
            </w:r>
            <w:r w:rsidR="00F51015" w:rsidRPr="00F51015">
              <w:rPr>
                <w:rFonts w:ascii="Times New Roman" w:hAnsi="Times New Roman" w:cs="Times New Roman"/>
                <w:noProof/>
                <w:webHidden/>
              </w:rPr>
              <w:fldChar w:fldCharType="end"/>
            </w:r>
          </w:hyperlink>
        </w:p>
        <w:p w14:paraId="1F9A14AF" w14:textId="243D47E1" w:rsidR="00F51015" w:rsidRPr="00F51015" w:rsidRDefault="00000000">
          <w:pPr>
            <w:pStyle w:val="TOC3"/>
            <w:tabs>
              <w:tab w:val="right" w:pos="9628"/>
            </w:tabs>
            <w:rPr>
              <w:rFonts w:ascii="Times New Roman" w:eastAsiaTheme="minorEastAsia" w:hAnsi="Times New Roman" w:cs="Times New Roman"/>
              <w:noProof/>
            </w:rPr>
          </w:pPr>
          <w:hyperlink w:anchor="_Toc119108242" w:history="1">
            <w:r w:rsidR="00F51015" w:rsidRPr="00F51015">
              <w:rPr>
                <w:rStyle w:val="Hyperlink"/>
                <w:rFonts w:ascii="Times New Roman" w:eastAsia="Times New Roman" w:hAnsi="Times New Roman" w:cs="Times New Roman"/>
                <w:noProof/>
              </w:rPr>
              <w:t>1.2 Lựa chọn Giám đốc dự án (Project Manager)</w:t>
            </w:r>
            <w:r w:rsidR="00F51015" w:rsidRPr="00F51015">
              <w:rPr>
                <w:rFonts w:ascii="Times New Roman" w:hAnsi="Times New Roman" w:cs="Times New Roman"/>
                <w:noProof/>
                <w:webHidden/>
              </w:rPr>
              <w:tab/>
            </w:r>
            <w:r w:rsidR="00F51015" w:rsidRPr="00F51015">
              <w:rPr>
                <w:rFonts w:ascii="Times New Roman" w:hAnsi="Times New Roman" w:cs="Times New Roman"/>
                <w:noProof/>
                <w:webHidden/>
              </w:rPr>
              <w:fldChar w:fldCharType="begin"/>
            </w:r>
            <w:r w:rsidR="00F51015" w:rsidRPr="00F51015">
              <w:rPr>
                <w:rFonts w:ascii="Times New Roman" w:hAnsi="Times New Roman" w:cs="Times New Roman"/>
                <w:noProof/>
                <w:webHidden/>
              </w:rPr>
              <w:instrText xml:space="preserve"> PAGEREF _Toc119108242 \h </w:instrText>
            </w:r>
            <w:r w:rsidR="00F51015" w:rsidRPr="00F51015">
              <w:rPr>
                <w:rFonts w:ascii="Times New Roman" w:hAnsi="Times New Roman" w:cs="Times New Roman"/>
                <w:noProof/>
                <w:webHidden/>
              </w:rPr>
            </w:r>
            <w:r w:rsidR="00F51015" w:rsidRPr="00F51015">
              <w:rPr>
                <w:rFonts w:ascii="Times New Roman" w:hAnsi="Times New Roman" w:cs="Times New Roman"/>
                <w:noProof/>
                <w:webHidden/>
              </w:rPr>
              <w:fldChar w:fldCharType="separate"/>
            </w:r>
            <w:r w:rsidR="00252682">
              <w:rPr>
                <w:rFonts w:ascii="Times New Roman" w:hAnsi="Times New Roman" w:cs="Times New Roman"/>
                <w:noProof/>
                <w:webHidden/>
              </w:rPr>
              <w:t>22</w:t>
            </w:r>
            <w:r w:rsidR="00F51015" w:rsidRPr="00F51015">
              <w:rPr>
                <w:rFonts w:ascii="Times New Roman" w:hAnsi="Times New Roman" w:cs="Times New Roman"/>
                <w:noProof/>
                <w:webHidden/>
              </w:rPr>
              <w:fldChar w:fldCharType="end"/>
            </w:r>
          </w:hyperlink>
        </w:p>
        <w:p w14:paraId="751834A5" w14:textId="0A921FB0" w:rsidR="00F51015" w:rsidRPr="00F51015" w:rsidRDefault="00000000">
          <w:pPr>
            <w:pStyle w:val="TOC3"/>
            <w:tabs>
              <w:tab w:val="right" w:pos="9628"/>
            </w:tabs>
            <w:rPr>
              <w:rFonts w:ascii="Times New Roman" w:eastAsiaTheme="minorEastAsia" w:hAnsi="Times New Roman" w:cs="Times New Roman"/>
              <w:noProof/>
            </w:rPr>
          </w:pPr>
          <w:hyperlink w:anchor="_Toc119108243" w:history="1">
            <w:r w:rsidR="00F51015" w:rsidRPr="00F51015">
              <w:rPr>
                <w:rStyle w:val="Hyperlink"/>
                <w:rFonts w:ascii="Times New Roman" w:eastAsia="Times New Roman" w:hAnsi="Times New Roman" w:cs="Times New Roman"/>
                <w:noProof/>
              </w:rPr>
              <w:t>1.3 Bản tôn chỉ dự án (Project Charter)</w:t>
            </w:r>
            <w:r w:rsidR="00F51015" w:rsidRPr="00F51015">
              <w:rPr>
                <w:rFonts w:ascii="Times New Roman" w:hAnsi="Times New Roman" w:cs="Times New Roman"/>
                <w:noProof/>
                <w:webHidden/>
              </w:rPr>
              <w:tab/>
            </w:r>
            <w:r w:rsidR="00F51015" w:rsidRPr="00F51015">
              <w:rPr>
                <w:rFonts w:ascii="Times New Roman" w:hAnsi="Times New Roman" w:cs="Times New Roman"/>
                <w:noProof/>
                <w:webHidden/>
              </w:rPr>
              <w:fldChar w:fldCharType="begin"/>
            </w:r>
            <w:r w:rsidR="00F51015" w:rsidRPr="00F51015">
              <w:rPr>
                <w:rFonts w:ascii="Times New Roman" w:hAnsi="Times New Roman" w:cs="Times New Roman"/>
                <w:noProof/>
                <w:webHidden/>
              </w:rPr>
              <w:instrText xml:space="preserve"> PAGEREF _Toc119108243 \h </w:instrText>
            </w:r>
            <w:r w:rsidR="00F51015" w:rsidRPr="00F51015">
              <w:rPr>
                <w:rFonts w:ascii="Times New Roman" w:hAnsi="Times New Roman" w:cs="Times New Roman"/>
                <w:noProof/>
                <w:webHidden/>
              </w:rPr>
            </w:r>
            <w:r w:rsidR="00F51015" w:rsidRPr="00F51015">
              <w:rPr>
                <w:rFonts w:ascii="Times New Roman" w:hAnsi="Times New Roman" w:cs="Times New Roman"/>
                <w:noProof/>
                <w:webHidden/>
              </w:rPr>
              <w:fldChar w:fldCharType="separate"/>
            </w:r>
            <w:r w:rsidR="00252682">
              <w:rPr>
                <w:rFonts w:ascii="Times New Roman" w:hAnsi="Times New Roman" w:cs="Times New Roman"/>
                <w:noProof/>
                <w:webHidden/>
              </w:rPr>
              <w:t>23</w:t>
            </w:r>
            <w:r w:rsidR="00F51015" w:rsidRPr="00F51015">
              <w:rPr>
                <w:rFonts w:ascii="Times New Roman" w:hAnsi="Times New Roman" w:cs="Times New Roman"/>
                <w:noProof/>
                <w:webHidden/>
              </w:rPr>
              <w:fldChar w:fldCharType="end"/>
            </w:r>
          </w:hyperlink>
        </w:p>
        <w:p w14:paraId="3CA88B30" w14:textId="15F71893" w:rsidR="00F51015" w:rsidRPr="00F51015" w:rsidRDefault="00000000">
          <w:pPr>
            <w:pStyle w:val="TOC2"/>
            <w:tabs>
              <w:tab w:val="left" w:pos="624"/>
              <w:tab w:val="right" w:pos="9628"/>
            </w:tabs>
            <w:rPr>
              <w:rFonts w:ascii="Times New Roman" w:eastAsiaTheme="minorEastAsia" w:hAnsi="Times New Roman" w:cs="Times New Roman"/>
              <w:noProof/>
            </w:rPr>
          </w:pPr>
          <w:hyperlink w:anchor="_Toc119108244" w:history="1">
            <w:r w:rsidR="00F51015" w:rsidRPr="00F51015">
              <w:rPr>
                <w:rStyle w:val="Hyperlink"/>
                <w:rFonts w:ascii="Times New Roman" w:eastAsia="Times New Roman" w:hAnsi="Times New Roman" w:cs="Times New Roman"/>
                <w:noProof/>
              </w:rPr>
              <w:t>2.</w:t>
            </w:r>
            <w:r w:rsidR="00F51015" w:rsidRPr="00F51015">
              <w:rPr>
                <w:rFonts w:ascii="Times New Roman" w:eastAsiaTheme="minorEastAsia" w:hAnsi="Times New Roman" w:cs="Times New Roman"/>
                <w:noProof/>
              </w:rPr>
              <w:tab/>
            </w:r>
            <w:r w:rsidR="00F51015" w:rsidRPr="00F51015">
              <w:rPr>
                <w:rStyle w:val="Hyperlink"/>
                <w:rFonts w:ascii="Times New Roman" w:eastAsia="Times New Roman" w:hAnsi="Times New Roman" w:cs="Times New Roman"/>
                <w:noProof/>
              </w:rPr>
              <w:t>LẬP KẾ HOẠCH (PLAN).</w:t>
            </w:r>
            <w:r w:rsidR="00F51015" w:rsidRPr="00F51015">
              <w:rPr>
                <w:rFonts w:ascii="Times New Roman" w:hAnsi="Times New Roman" w:cs="Times New Roman"/>
                <w:noProof/>
                <w:webHidden/>
              </w:rPr>
              <w:tab/>
            </w:r>
            <w:r w:rsidR="00F51015" w:rsidRPr="00F51015">
              <w:rPr>
                <w:rFonts w:ascii="Times New Roman" w:hAnsi="Times New Roman" w:cs="Times New Roman"/>
                <w:noProof/>
                <w:webHidden/>
              </w:rPr>
              <w:fldChar w:fldCharType="begin"/>
            </w:r>
            <w:r w:rsidR="00F51015" w:rsidRPr="00F51015">
              <w:rPr>
                <w:rFonts w:ascii="Times New Roman" w:hAnsi="Times New Roman" w:cs="Times New Roman"/>
                <w:noProof/>
                <w:webHidden/>
              </w:rPr>
              <w:instrText xml:space="preserve"> PAGEREF _Toc119108244 \h </w:instrText>
            </w:r>
            <w:r w:rsidR="00F51015" w:rsidRPr="00F51015">
              <w:rPr>
                <w:rFonts w:ascii="Times New Roman" w:hAnsi="Times New Roman" w:cs="Times New Roman"/>
                <w:noProof/>
                <w:webHidden/>
              </w:rPr>
            </w:r>
            <w:r w:rsidR="00F51015" w:rsidRPr="00F51015">
              <w:rPr>
                <w:rFonts w:ascii="Times New Roman" w:hAnsi="Times New Roman" w:cs="Times New Roman"/>
                <w:noProof/>
                <w:webHidden/>
              </w:rPr>
              <w:fldChar w:fldCharType="separate"/>
            </w:r>
            <w:r w:rsidR="00252682">
              <w:rPr>
                <w:rFonts w:ascii="Times New Roman" w:hAnsi="Times New Roman" w:cs="Times New Roman"/>
                <w:noProof/>
                <w:webHidden/>
              </w:rPr>
              <w:t>24</w:t>
            </w:r>
            <w:r w:rsidR="00F51015" w:rsidRPr="00F51015">
              <w:rPr>
                <w:rFonts w:ascii="Times New Roman" w:hAnsi="Times New Roman" w:cs="Times New Roman"/>
                <w:noProof/>
                <w:webHidden/>
              </w:rPr>
              <w:fldChar w:fldCharType="end"/>
            </w:r>
          </w:hyperlink>
        </w:p>
        <w:p w14:paraId="28F083FC" w14:textId="3643C3D2" w:rsidR="00F51015" w:rsidRPr="00F51015" w:rsidRDefault="00000000">
          <w:pPr>
            <w:pStyle w:val="TOC3"/>
            <w:tabs>
              <w:tab w:val="right" w:pos="9628"/>
            </w:tabs>
            <w:rPr>
              <w:rFonts w:ascii="Times New Roman" w:eastAsiaTheme="minorEastAsia" w:hAnsi="Times New Roman" w:cs="Times New Roman"/>
              <w:noProof/>
            </w:rPr>
          </w:pPr>
          <w:hyperlink w:anchor="_Toc119108245" w:history="1">
            <w:r w:rsidR="00F51015" w:rsidRPr="00F51015">
              <w:rPr>
                <w:rStyle w:val="Hyperlink"/>
                <w:rFonts w:ascii="Times New Roman" w:eastAsia="Times New Roman" w:hAnsi="Times New Roman" w:cs="Times New Roman"/>
                <w:noProof/>
              </w:rPr>
              <w:t>2.1 Kịch bản</w:t>
            </w:r>
            <w:r w:rsidR="00F51015" w:rsidRPr="00F51015">
              <w:rPr>
                <w:rFonts w:ascii="Times New Roman" w:hAnsi="Times New Roman" w:cs="Times New Roman"/>
                <w:noProof/>
                <w:webHidden/>
              </w:rPr>
              <w:tab/>
            </w:r>
            <w:r w:rsidR="00F51015" w:rsidRPr="00F51015">
              <w:rPr>
                <w:rFonts w:ascii="Times New Roman" w:hAnsi="Times New Roman" w:cs="Times New Roman"/>
                <w:noProof/>
                <w:webHidden/>
              </w:rPr>
              <w:fldChar w:fldCharType="begin"/>
            </w:r>
            <w:r w:rsidR="00F51015" w:rsidRPr="00F51015">
              <w:rPr>
                <w:rFonts w:ascii="Times New Roman" w:hAnsi="Times New Roman" w:cs="Times New Roman"/>
                <w:noProof/>
                <w:webHidden/>
              </w:rPr>
              <w:instrText xml:space="preserve"> PAGEREF _Toc119108245 \h </w:instrText>
            </w:r>
            <w:r w:rsidR="00F51015" w:rsidRPr="00F51015">
              <w:rPr>
                <w:rFonts w:ascii="Times New Roman" w:hAnsi="Times New Roman" w:cs="Times New Roman"/>
                <w:noProof/>
                <w:webHidden/>
              </w:rPr>
            </w:r>
            <w:r w:rsidR="00F51015" w:rsidRPr="00F51015">
              <w:rPr>
                <w:rFonts w:ascii="Times New Roman" w:hAnsi="Times New Roman" w:cs="Times New Roman"/>
                <w:noProof/>
                <w:webHidden/>
              </w:rPr>
              <w:fldChar w:fldCharType="separate"/>
            </w:r>
            <w:r w:rsidR="00252682">
              <w:rPr>
                <w:rFonts w:ascii="Times New Roman" w:hAnsi="Times New Roman" w:cs="Times New Roman"/>
                <w:noProof/>
                <w:webHidden/>
              </w:rPr>
              <w:t>24</w:t>
            </w:r>
            <w:r w:rsidR="00F51015" w:rsidRPr="00F51015">
              <w:rPr>
                <w:rFonts w:ascii="Times New Roman" w:hAnsi="Times New Roman" w:cs="Times New Roman"/>
                <w:noProof/>
                <w:webHidden/>
              </w:rPr>
              <w:fldChar w:fldCharType="end"/>
            </w:r>
          </w:hyperlink>
        </w:p>
        <w:p w14:paraId="2E042254" w14:textId="2A638C9D" w:rsidR="00F51015" w:rsidRPr="00F51015" w:rsidRDefault="00000000">
          <w:pPr>
            <w:pStyle w:val="TOC3"/>
            <w:tabs>
              <w:tab w:val="right" w:pos="9628"/>
            </w:tabs>
            <w:rPr>
              <w:rFonts w:ascii="Times New Roman" w:eastAsiaTheme="minorEastAsia" w:hAnsi="Times New Roman" w:cs="Times New Roman"/>
              <w:noProof/>
            </w:rPr>
          </w:pPr>
          <w:hyperlink w:anchor="_Toc119108246" w:history="1">
            <w:r w:rsidR="00F51015" w:rsidRPr="00F51015">
              <w:rPr>
                <w:rStyle w:val="Hyperlink"/>
                <w:rFonts w:ascii="Times New Roman" w:eastAsia="Times New Roman" w:hAnsi="Times New Roman" w:cs="Times New Roman"/>
                <w:noProof/>
              </w:rPr>
              <w:t>2.2 Hợp đồng thực hiện (Team Contract)</w:t>
            </w:r>
            <w:r w:rsidR="00F51015" w:rsidRPr="00F51015">
              <w:rPr>
                <w:rFonts w:ascii="Times New Roman" w:hAnsi="Times New Roman" w:cs="Times New Roman"/>
                <w:noProof/>
                <w:webHidden/>
              </w:rPr>
              <w:tab/>
            </w:r>
            <w:r w:rsidR="00F51015" w:rsidRPr="00F51015">
              <w:rPr>
                <w:rFonts w:ascii="Times New Roman" w:hAnsi="Times New Roman" w:cs="Times New Roman"/>
                <w:noProof/>
                <w:webHidden/>
              </w:rPr>
              <w:fldChar w:fldCharType="begin"/>
            </w:r>
            <w:r w:rsidR="00F51015" w:rsidRPr="00F51015">
              <w:rPr>
                <w:rFonts w:ascii="Times New Roman" w:hAnsi="Times New Roman" w:cs="Times New Roman"/>
                <w:noProof/>
                <w:webHidden/>
              </w:rPr>
              <w:instrText xml:space="preserve"> PAGEREF _Toc119108246 \h </w:instrText>
            </w:r>
            <w:r w:rsidR="00F51015" w:rsidRPr="00F51015">
              <w:rPr>
                <w:rFonts w:ascii="Times New Roman" w:hAnsi="Times New Roman" w:cs="Times New Roman"/>
                <w:noProof/>
                <w:webHidden/>
              </w:rPr>
            </w:r>
            <w:r w:rsidR="00F51015" w:rsidRPr="00F51015">
              <w:rPr>
                <w:rFonts w:ascii="Times New Roman" w:hAnsi="Times New Roman" w:cs="Times New Roman"/>
                <w:noProof/>
                <w:webHidden/>
              </w:rPr>
              <w:fldChar w:fldCharType="separate"/>
            </w:r>
            <w:r w:rsidR="00252682">
              <w:rPr>
                <w:rFonts w:ascii="Times New Roman" w:hAnsi="Times New Roman" w:cs="Times New Roman"/>
                <w:noProof/>
                <w:webHidden/>
              </w:rPr>
              <w:t>25</w:t>
            </w:r>
            <w:r w:rsidR="00F51015" w:rsidRPr="00F51015">
              <w:rPr>
                <w:rFonts w:ascii="Times New Roman" w:hAnsi="Times New Roman" w:cs="Times New Roman"/>
                <w:noProof/>
                <w:webHidden/>
              </w:rPr>
              <w:fldChar w:fldCharType="end"/>
            </w:r>
          </w:hyperlink>
        </w:p>
        <w:p w14:paraId="6FA5CACD" w14:textId="174FB8E1" w:rsidR="00F51015" w:rsidRPr="00F51015" w:rsidRDefault="00000000">
          <w:pPr>
            <w:pStyle w:val="TOC4"/>
            <w:tabs>
              <w:tab w:val="right" w:pos="9628"/>
            </w:tabs>
            <w:rPr>
              <w:rFonts w:ascii="Times New Roman" w:eastAsiaTheme="minorEastAsia" w:hAnsi="Times New Roman" w:cs="Times New Roman"/>
              <w:noProof/>
            </w:rPr>
          </w:pPr>
          <w:hyperlink w:anchor="_Toc119108247" w:history="1">
            <w:r w:rsidR="00F51015" w:rsidRPr="00F51015">
              <w:rPr>
                <w:rStyle w:val="Hyperlink"/>
                <w:rFonts w:ascii="Times New Roman" w:eastAsia="Times New Roman" w:hAnsi="Times New Roman" w:cs="Times New Roman"/>
                <w:noProof/>
              </w:rPr>
              <w:t>2.2.1 Quy tắc ứng xử làm việc (Code of Conduct)</w:t>
            </w:r>
            <w:r w:rsidR="00F51015" w:rsidRPr="00F51015">
              <w:rPr>
                <w:rFonts w:ascii="Times New Roman" w:hAnsi="Times New Roman" w:cs="Times New Roman"/>
                <w:noProof/>
                <w:webHidden/>
              </w:rPr>
              <w:tab/>
            </w:r>
            <w:r w:rsidR="00F51015" w:rsidRPr="00F51015">
              <w:rPr>
                <w:rFonts w:ascii="Times New Roman" w:hAnsi="Times New Roman" w:cs="Times New Roman"/>
                <w:noProof/>
                <w:webHidden/>
              </w:rPr>
              <w:fldChar w:fldCharType="begin"/>
            </w:r>
            <w:r w:rsidR="00F51015" w:rsidRPr="00F51015">
              <w:rPr>
                <w:rFonts w:ascii="Times New Roman" w:hAnsi="Times New Roman" w:cs="Times New Roman"/>
                <w:noProof/>
                <w:webHidden/>
              </w:rPr>
              <w:instrText xml:space="preserve"> PAGEREF _Toc119108247 \h </w:instrText>
            </w:r>
            <w:r w:rsidR="00F51015" w:rsidRPr="00F51015">
              <w:rPr>
                <w:rFonts w:ascii="Times New Roman" w:hAnsi="Times New Roman" w:cs="Times New Roman"/>
                <w:noProof/>
                <w:webHidden/>
              </w:rPr>
            </w:r>
            <w:r w:rsidR="00F51015" w:rsidRPr="00F51015">
              <w:rPr>
                <w:rFonts w:ascii="Times New Roman" w:hAnsi="Times New Roman" w:cs="Times New Roman"/>
                <w:noProof/>
                <w:webHidden/>
              </w:rPr>
              <w:fldChar w:fldCharType="separate"/>
            </w:r>
            <w:r w:rsidR="00252682">
              <w:rPr>
                <w:rFonts w:ascii="Times New Roman" w:hAnsi="Times New Roman" w:cs="Times New Roman"/>
                <w:noProof/>
                <w:webHidden/>
              </w:rPr>
              <w:t>25</w:t>
            </w:r>
            <w:r w:rsidR="00F51015" w:rsidRPr="00F51015">
              <w:rPr>
                <w:rFonts w:ascii="Times New Roman" w:hAnsi="Times New Roman" w:cs="Times New Roman"/>
                <w:noProof/>
                <w:webHidden/>
              </w:rPr>
              <w:fldChar w:fldCharType="end"/>
            </w:r>
          </w:hyperlink>
        </w:p>
        <w:p w14:paraId="466215F4" w14:textId="50239C90" w:rsidR="00F51015" w:rsidRPr="00F51015" w:rsidRDefault="00000000">
          <w:pPr>
            <w:pStyle w:val="TOC4"/>
            <w:tabs>
              <w:tab w:val="right" w:pos="9628"/>
            </w:tabs>
            <w:rPr>
              <w:rFonts w:ascii="Times New Roman" w:eastAsiaTheme="minorEastAsia" w:hAnsi="Times New Roman" w:cs="Times New Roman"/>
              <w:noProof/>
            </w:rPr>
          </w:pPr>
          <w:hyperlink w:anchor="_Toc119108248" w:history="1">
            <w:r w:rsidR="00F51015" w:rsidRPr="00F51015">
              <w:rPr>
                <w:rStyle w:val="Hyperlink"/>
                <w:rFonts w:ascii="Times New Roman" w:eastAsia="Times New Roman" w:hAnsi="Times New Roman" w:cs="Times New Roman"/>
                <w:noProof/>
              </w:rPr>
              <w:t>2.2.2 Tham gia dự án (Participation)</w:t>
            </w:r>
            <w:r w:rsidR="00F51015" w:rsidRPr="00F51015">
              <w:rPr>
                <w:rFonts w:ascii="Times New Roman" w:hAnsi="Times New Roman" w:cs="Times New Roman"/>
                <w:noProof/>
                <w:webHidden/>
              </w:rPr>
              <w:tab/>
            </w:r>
            <w:r w:rsidR="00F51015" w:rsidRPr="00F51015">
              <w:rPr>
                <w:rFonts w:ascii="Times New Roman" w:hAnsi="Times New Roman" w:cs="Times New Roman"/>
                <w:noProof/>
                <w:webHidden/>
              </w:rPr>
              <w:fldChar w:fldCharType="begin"/>
            </w:r>
            <w:r w:rsidR="00F51015" w:rsidRPr="00F51015">
              <w:rPr>
                <w:rFonts w:ascii="Times New Roman" w:hAnsi="Times New Roman" w:cs="Times New Roman"/>
                <w:noProof/>
                <w:webHidden/>
              </w:rPr>
              <w:instrText xml:space="preserve"> PAGEREF _Toc119108248 \h </w:instrText>
            </w:r>
            <w:r w:rsidR="00F51015" w:rsidRPr="00F51015">
              <w:rPr>
                <w:rFonts w:ascii="Times New Roman" w:hAnsi="Times New Roman" w:cs="Times New Roman"/>
                <w:noProof/>
                <w:webHidden/>
              </w:rPr>
            </w:r>
            <w:r w:rsidR="00F51015" w:rsidRPr="00F51015">
              <w:rPr>
                <w:rFonts w:ascii="Times New Roman" w:hAnsi="Times New Roman" w:cs="Times New Roman"/>
                <w:noProof/>
                <w:webHidden/>
              </w:rPr>
              <w:fldChar w:fldCharType="separate"/>
            </w:r>
            <w:r w:rsidR="00252682">
              <w:rPr>
                <w:rFonts w:ascii="Times New Roman" w:hAnsi="Times New Roman" w:cs="Times New Roman"/>
                <w:noProof/>
                <w:webHidden/>
              </w:rPr>
              <w:t>25</w:t>
            </w:r>
            <w:r w:rsidR="00F51015" w:rsidRPr="00F51015">
              <w:rPr>
                <w:rFonts w:ascii="Times New Roman" w:hAnsi="Times New Roman" w:cs="Times New Roman"/>
                <w:noProof/>
                <w:webHidden/>
              </w:rPr>
              <w:fldChar w:fldCharType="end"/>
            </w:r>
          </w:hyperlink>
        </w:p>
        <w:p w14:paraId="3BF118AB" w14:textId="308AF37E" w:rsidR="00F51015" w:rsidRPr="00F51015" w:rsidRDefault="00000000">
          <w:pPr>
            <w:pStyle w:val="TOC4"/>
            <w:tabs>
              <w:tab w:val="right" w:pos="9628"/>
            </w:tabs>
            <w:rPr>
              <w:rFonts w:ascii="Times New Roman" w:eastAsiaTheme="minorEastAsia" w:hAnsi="Times New Roman" w:cs="Times New Roman"/>
              <w:noProof/>
            </w:rPr>
          </w:pPr>
          <w:hyperlink w:anchor="_Toc119108249" w:history="1">
            <w:r w:rsidR="00F51015" w:rsidRPr="00F51015">
              <w:rPr>
                <w:rStyle w:val="Hyperlink"/>
                <w:rFonts w:ascii="Times New Roman" w:eastAsia="Times New Roman" w:hAnsi="Times New Roman" w:cs="Times New Roman"/>
                <w:noProof/>
              </w:rPr>
              <w:t>2.2.3 Truyền thông (Communication)</w:t>
            </w:r>
            <w:r w:rsidR="00F51015" w:rsidRPr="00F51015">
              <w:rPr>
                <w:rFonts w:ascii="Times New Roman" w:hAnsi="Times New Roman" w:cs="Times New Roman"/>
                <w:noProof/>
                <w:webHidden/>
              </w:rPr>
              <w:tab/>
            </w:r>
            <w:r w:rsidR="00F51015" w:rsidRPr="00F51015">
              <w:rPr>
                <w:rFonts w:ascii="Times New Roman" w:hAnsi="Times New Roman" w:cs="Times New Roman"/>
                <w:noProof/>
                <w:webHidden/>
              </w:rPr>
              <w:fldChar w:fldCharType="begin"/>
            </w:r>
            <w:r w:rsidR="00F51015" w:rsidRPr="00F51015">
              <w:rPr>
                <w:rFonts w:ascii="Times New Roman" w:hAnsi="Times New Roman" w:cs="Times New Roman"/>
                <w:noProof/>
                <w:webHidden/>
              </w:rPr>
              <w:instrText xml:space="preserve"> PAGEREF _Toc119108249 \h </w:instrText>
            </w:r>
            <w:r w:rsidR="00F51015" w:rsidRPr="00F51015">
              <w:rPr>
                <w:rFonts w:ascii="Times New Roman" w:hAnsi="Times New Roman" w:cs="Times New Roman"/>
                <w:noProof/>
                <w:webHidden/>
              </w:rPr>
            </w:r>
            <w:r w:rsidR="00F51015" w:rsidRPr="00F51015">
              <w:rPr>
                <w:rFonts w:ascii="Times New Roman" w:hAnsi="Times New Roman" w:cs="Times New Roman"/>
                <w:noProof/>
                <w:webHidden/>
              </w:rPr>
              <w:fldChar w:fldCharType="separate"/>
            </w:r>
            <w:r w:rsidR="00252682">
              <w:rPr>
                <w:rFonts w:ascii="Times New Roman" w:hAnsi="Times New Roman" w:cs="Times New Roman"/>
                <w:noProof/>
                <w:webHidden/>
              </w:rPr>
              <w:t>25</w:t>
            </w:r>
            <w:r w:rsidR="00F51015" w:rsidRPr="00F51015">
              <w:rPr>
                <w:rFonts w:ascii="Times New Roman" w:hAnsi="Times New Roman" w:cs="Times New Roman"/>
                <w:noProof/>
                <w:webHidden/>
              </w:rPr>
              <w:fldChar w:fldCharType="end"/>
            </w:r>
          </w:hyperlink>
        </w:p>
        <w:p w14:paraId="2B4C2898" w14:textId="27E50121" w:rsidR="00F51015" w:rsidRPr="00F51015" w:rsidRDefault="00000000">
          <w:pPr>
            <w:pStyle w:val="TOC4"/>
            <w:tabs>
              <w:tab w:val="right" w:pos="9628"/>
            </w:tabs>
            <w:rPr>
              <w:rFonts w:ascii="Times New Roman" w:eastAsiaTheme="minorEastAsia" w:hAnsi="Times New Roman" w:cs="Times New Roman"/>
              <w:noProof/>
            </w:rPr>
          </w:pPr>
          <w:hyperlink w:anchor="_Toc119108250" w:history="1">
            <w:r w:rsidR="00F51015" w:rsidRPr="00F51015">
              <w:rPr>
                <w:rStyle w:val="Hyperlink"/>
                <w:rFonts w:ascii="Times New Roman" w:eastAsia="Times New Roman" w:hAnsi="Times New Roman" w:cs="Times New Roman"/>
                <w:noProof/>
              </w:rPr>
              <w:t>2.2.4 Giải quyết vấn đề (Problem Solving)</w:t>
            </w:r>
            <w:r w:rsidR="00F51015" w:rsidRPr="00F51015">
              <w:rPr>
                <w:rFonts w:ascii="Times New Roman" w:hAnsi="Times New Roman" w:cs="Times New Roman"/>
                <w:noProof/>
                <w:webHidden/>
              </w:rPr>
              <w:tab/>
            </w:r>
            <w:r w:rsidR="00F51015" w:rsidRPr="00F51015">
              <w:rPr>
                <w:rFonts w:ascii="Times New Roman" w:hAnsi="Times New Roman" w:cs="Times New Roman"/>
                <w:noProof/>
                <w:webHidden/>
              </w:rPr>
              <w:fldChar w:fldCharType="begin"/>
            </w:r>
            <w:r w:rsidR="00F51015" w:rsidRPr="00F51015">
              <w:rPr>
                <w:rFonts w:ascii="Times New Roman" w:hAnsi="Times New Roman" w:cs="Times New Roman"/>
                <w:noProof/>
                <w:webHidden/>
              </w:rPr>
              <w:instrText xml:space="preserve"> PAGEREF _Toc119108250 \h </w:instrText>
            </w:r>
            <w:r w:rsidR="00F51015" w:rsidRPr="00F51015">
              <w:rPr>
                <w:rFonts w:ascii="Times New Roman" w:hAnsi="Times New Roman" w:cs="Times New Roman"/>
                <w:noProof/>
                <w:webHidden/>
              </w:rPr>
            </w:r>
            <w:r w:rsidR="00F51015" w:rsidRPr="00F51015">
              <w:rPr>
                <w:rFonts w:ascii="Times New Roman" w:hAnsi="Times New Roman" w:cs="Times New Roman"/>
                <w:noProof/>
                <w:webHidden/>
              </w:rPr>
              <w:fldChar w:fldCharType="separate"/>
            </w:r>
            <w:r w:rsidR="00252682">
              <w:rPr>
                <w:rFonts w:ascii="Times New Roman" w:hAnsi="Times New Roman" w:cs="Times New Roman"/>
                <w:noProof/>
                <w:webHidden/>
              </w:rPr>
              <w:t>26</w:t>
            </w:r>
            <w:r w:rsidR="00F51015" w:rsidRPr="00F51015">
              <w:rPr>
                <w:rFonts w:ascii="Times New Roman" w:hAnsi="Times New Roman" w:cs="Times New Roman"/>
                <w:noProof/>
                <w:webHidden/>
              </w:rPr>
              <w:fldChar w:fldCharType="end"/>
            </w:r>
          </w:hyperlink>
        </w:p>
        <w:p w14:paraId="23BE2C35" w14:textId="34B56834" w:rsidR="00F51015" w:rsidRPr="00F51015" w:rsidRDefault="00000000">
          <w:pPr>
            <w:pStyle w:val="TOC3"/>
            <w:tabs>
              <w:tab w:val="right" w:pos="9628"/>
            </w:tabs>
            <w:rPr>
              <w:rFonts w:ascii="Times New Roman" w:eastAsiaTheme="minorEastAsia" w:hAnsi="Times New Roman" w:cs="Times New Roman"/>
              <w:noProof/>
            </w:rPr>
          </w:pPr>
          <w:hyperlink w:anchor="_Toc119108251" w:history="1">
            <w:r w:rsidR="00F51015" w:rsidRPr="00F51015">
              <w:rPr>
                <w:rStyle w:val="Hyperlink"/>
                <w:rFonts w:ascii="Times New Roman" w:eastAsia="Times New Roman" w:hAnsi="Times New Roman" w:cs="Times New Roman"/>
                <w:noProof/>
              </w:rPr>
              <w:t>2.3 Bảng phân tích các bên liên quan (Stakeholder analysis)</w:t>
            </w:r>
            <w:r w:rsidR="00F51015" w:rsidRPr="00F51015">
              <w:rPr>
                <w:rFonts w:ascii="Times New Roman" w:hAnsi="Times New Roman" w:cs="Times New Roman"/>
                <w:noProof/>
                <w:webHidden/>
              </w:rPr>
              <w:tab/>
            </w:r>
            <w:r w:rsidR="00F51015" w:rsidRPr="00F51015">
              <w:rPr>
                <w:rFonts w:ascii="Times New Roman" w:hAnsi="Times New Roman" w:cs="Times New Roman"/>
                <w:noProof/>
                <w:webHidden/>
              </w:rPr>
              <w:fldChar w:fldCharType="begin"/>
            </w:r>
            <w:r w:rsidR="00F51015" w:rsidRPr="00F51015">
              <w:rPr>
                <w:rFonts w:ascii="Times New Roman" w:hAnsi="Times New Roman" w:cs="Times New Roman"/>
                <w:noProof/>
                <w:webHidden/>
              </w:rPr>
              <w:instrText xml:space="preserve"> PAGEREF _Toc119108251 \h </w:instrText>
            </w:r>
            <w:r w:rsidR="00F51015" w:rsidRPr="00F51015">
              <w:rPr>
                <w:rFonts w:ascii="Times New Roman" w:hAnsi="Times New Roman" w:cs="Times New Roman"/>
                <w:noProof/>
                <w:webHidden/>
              </w:rPr>
            </w:r>
            <w:r w:rsidR="00F51015" w:rsidRPr="00F51015">
              <w:rPr>
                <w:rFonts w:ascii="Times New Roman" w:hAnsi="Times New Roman" w:cs="Times New Roman"/>
                <w:noProof/>
                <w:webHidden/>
              </w:rPr>
              <w:fldChar w:fldCharType="separate"/>
            </w:r>
            <w:r w:rsidR="00252682">
              <w:rPr>
                <w:rFonts w:ascii="Times New Roman" w:hAnsi="Times New Roman" w:cs="Times New Roman"/>
                <w:noProof/>
                <w:webHidden/>
              </w:rPr>
              <w:t>26</w:t>
            </w:r>
            <w:r w:rsidR="00F51015" w:rsidRPr="00F51015">
              <w:rPr>
                <w:rFonts w:ascii="Times New Roman" w:hAnsi="Times New Roman" w:cs="Times New Roman"/>
                <w:noProof/>
                <w:webHidden/>
              </w:rPr>
              <w:fldChar w:fldCharType="end"/>
            </w:r>
          </w:hyperlink>
        </w:p>
        <w:p w14:paraId="51B2B0B0" w14:textId="672C16A7" w:rsidR="00F51015" w:rsidRPr="00F51015" w:rsidRDefault="00000000">
          <w:pPr>
            <w:pStyle w:val="TOC3"/>
            <w:tabs>
              <w:tab w:val="right" w:pos="9628"/>
            </w:tabs>
            <w:rPr>
              <w:rFonts w:ascii="Times New Roman" w:eastAsiaTheme="minorEastAsia" w:hAnsi="Times New Roman" w:cs="Times New Roman"/>
              <w:noProof/>
            </w:rPr>
          </w:pPr>
          <w:hyperlink w:anchor="_Toc119108252" w:history="1">
            <w:r w:rsidR="00F51015" w:rsidRPr="00F51015">
              <w:rPr>
                <w:rStyle w:val="Hyperlink"/>
                <w:rFonts w:ascii="Times New Roman" w:eastAsia="Times New Roman" w:hAnsi="Times New Roman" w:cs="Times New Roman"/>
                <w:noProof/>
              </w:rPr>
              <w:t>2.4 Phạm vi dự án (Scope Statement)</w:t>
            </w:r>
            <w:r w:rsidR="00F51015" w:rsidRPr="00F51015">
              <w:rPr>
                <w:rFonts w:ascii="Times New Roman" w:hAnsi="Times New Roman" w:cs="Times New Roman"/>
                <w:noProof/>
                <w:webHidden/>
              </w:rPr>
              <w:tab/>
            </w:r>
            <w:r w:rsidR="00F51015" w:rsidRPr="00F51015">
              <w:rPr>
                <w:rFonts w:ascii="Times New Roman" w:hAnsi="Times New Roman" w:cs="Times New Roman"/>
                <w:noProof/>
                <w:webHidden/>
              </w:rPr>
              <w:fldChar w:fldCharType="begin"/>
            </w:r>
            <w:r w:rsidR="00F51015" w:rsidRPr="00F51015">
              <w:rPr>
                <w:rFonts w:ascii="Times New Roman" w:hAnsi="Times New Roman" w:cs="Times New Roman"/>
                <w:noProof/>
                <w:webHidden/>
              </w:rPr>
              <w:instrText xml:space="preserve"> PAGEREF _Toc119108252 \h </w:instrText>
            </w:r>
            <w:r w:rsidR="00F51015" w:rsidRPr="00F51015">
              <w:rPr>
                <w:rFonts w:ascii="Times New Roman" w:hAnsi="Times New Roman" w:cs="Times New Roman"/>
                <w:noProof/>
                <w:webHidden/>
              </w:rPr>
            </w:r>
            <w:r w:rsidR="00F51015" w:rsidRPr="00F51015">
              <w:rPr>
                <w:rFonts w:ascii="Times New Roman" w:hAnsi="Times New Roman" w:cs="Times New Roman"/>
                <w:noProof/>
                <w:webHidden/>
              </w:rPr>
              <w:fldChar w:fldCharType="separate"/>
            </w:r>
            <w:r w:rsidR="00252682">
              <w:rPr>
                <w:rFonts w:ascii="Times New Roman" w:hAnsi="Times New Roman" w:cs="Times New Roman"/>
                <w:noProof/>
                <w:webHidden/>
              </w:rPr>
              <w:t>26</w:t>
            </w:r>
            <w:r w:rsidR="00F51015" w:rsidRPr="00F51015">
              <w:rPr>
                <w:rFonts w:ascii="Times New Roman" w:hAnsi="Times New Roman" w:cs="Times New Roman"/>
                <w:noProof/>
                <w:webHidden/>
              </w:rPr>
              <w:fldChar w:fldCharType="end"/>
            </w:r>
          </w:hyperlink>
        </w:p>
        <w:p w14:paraId="4F313C0F" w14:textId="0F908C4E" w:rsidR="00F51015" w:rsidRPr="00F51015" w:rsidRDefault="00000000">
          <w:pPr>
            <w:pStyle w:val="TOC2"/>
            <w:tabs>
              <w:tab w:val="right" w:pos="9628"/>
            </w:tabs>
            <w:rPr>
              <w:rFonts w:ascii="Times New Roman" w:eastAsiaTheme="minorEastAsia" w:hAnsi="Times New Roman" w:cs="Times New Roman"/>
              <w:noProof/>
            </w:rPr>
          </w:pPr>
          <w:hyperlink w:anchor="_Toc119108253" w:history="1">
            <w:r w:rsidR="00F51015" w:rsidRPr="00F51015">
              <w:rPr>
                <w:rStyle w:val="Hyperlink"/>
                <w:rFonts w:ascii="Times New Roman" w:eastAsia="Times New Roman" w:hAnsi="Times New Roman" w:cs="Times New Roman"/>
                <w:noProof/>
              </w:rPr>
              <w:t>1.Kinh phí</w:t>
            </w:r>
            <w:r w:rsidR="00F51015" w:rsidRPr="00F51015">
              <w:rPr>
                <w:rFonts w:ascii="Times New Roman" w:hAnsi="Times New Roman" w:cs="Times New Roman"/>
                <w:noProof/>
                <w:webHidden/>
              </w:rPr>
              <w:tab/>
            </w:r>
            <w:r w:rsidR="00F51015" w:rsidRPr="00F51015">
              <w:rPr>
                <w:rFonts w:ascii="Times New Roman" w:hAnsi="Times New Roman" w:cs="Times New Roman"/>
                <w:noProof/>
                <w:webHidden/>
              </w:rPr>
              <w:fldChar w:fldCharType="begin"/>
            </w:r>
            <w:r w:rsidR="00F51015" w:rsidRPr="00F51015">
              <w:rPr>
                <w:rFonts w:ascii="Times New Roman" w:hAnsi="Times New Roman" w:cs="Times New Roman"/>
                <w:noProof/>
                <w:webHidden/>
              </w:rPr>
              <w:instrText xml:space="preserve"> PAGEREF _Toc119108253 \h </w:instrText>
            </w:r>
            <w:r w:rsidR="00F51015" w:rsidRPr="00F51015">
              <w:rPr>
                <w:rFonts w:ascii="Times New Roman" w:hAnsi="Times New Roman" w:cs="Times New Roman"/>
                <w:noProof/>
                <w:webHidden/>
              </w:rPr>
            </w:r>
            <w:r w:rsidR="00F51015" w:rsidRPr="00F51015">
              <w:rPr>
                <w:rFonts w:ascii="Times New Roman" w:hAnsi="Times New Roman" w:cs="Times New Roman"/>
                <w:noProof/>
                <w:webHidden/>
              </w:rPr>
              <w:fldChar w:fldCharType="separate"/>
            </w:r>
            <w:r w:rsidR="00252682">
              <w:rPr>
                <w:rFonts w:ascii="Times New Roman" w:hAnsi="Times New Roman" w:cs="Times New Roman"/>
                <w:noProof/>
                <w:webHidden/>
              </w:rPr>
              <w:t>28</w:t>
            </w:r>
            <w:r w:rsidR="00F51015" w:rsidRPr="00F51015">
              <w:rPr>
                <w:rFonts w:ascii="Times New Roman" w:hAnsi="Times New Roman" w:cs="Times New Roman"/>
                <w:noProof/>
                <w:webHidden/>
              </w:rPr>
              <w:fldChar w:fldCharType="end"/>
            </w:r>
          </w:hyperlink>
        </w:p>
        <w:p w14:paraId="2ED9E969" w14:textId="78821E7A" w:rsidR="00F51015" w:rsidRPr="00F51015" w:rsidRDefault="00000000">
          <w:pPr>
            <w:pStyle w:val="TOC2"/>
            <w:tabs>
              <w:tab w:val="right" w:pos="9628"/>
            </w:tabs>
            <w:rPr>
              <w:rFonts w:ascii="Times New Roman" w:eastAsiaTheme="minorEastAsia" w:hAnsi="Times New Roman" w:cs="Times New Roman"/>
              <w:noProof/>
            </w:rPr>
          </w:pPr>
          <w:hyperlink w:anchor="_Toc119108254" w:history="1">
            <w:r w:rsidR="00F51015" w:rsidRPr="00F51015">
              <w:rPr>
                <w:rStyle w:val="Hyperlink"/>
                <w:rFonts w:ascii="Times New Roman" w:eastAsia="Times New Roman" w:hAnsi="Times New Roman" w:cs="Times New Roman"/>
                <w:noProof/>
              </w:rPr>
              <w:t>2.Loại sách</w:t>
            </w:r>
            <w:r w:rsidR="00F51015" w:rsidRPr="00F51015">
              <w:rPr>
                <w:rFonts w:ascii="Times New Roman" w:hAnsi="Times New Roman" w:cs="Times New Roman"/>
                <w:noProof/>
                <w:webHidden/>
              </w:rPr>
              <w:tab/>
            </w:r>
            <w:r w:rsidR="00F51015" w:rsidRPr="00F51015">
              <w:rPr>
                <w:rFonts w:ascii="Times New Roman" w:hAnsi="Times New Roman" w:cs="Times New Roman"/>
                <w:noProof/>
                <w:webHidden/>
              </w:rPr>
              <w:fldChar w:fldCharType="begin"/>
            </w:r>
            <w:r w:rsidR="00F51015" w:rsidRPr="00F51015">
              <w:rPr>
                <w:rFonts w:ascii="Times New Roman" w:hAnsi="Times New Roman" w:cs="Times New Roman"/>
                <w:noProof/>
                <w:webHidden/>
              </w:rPr>
              <w:instrText xml:space="preserve"> PAGEREF _Toc119108254 \h </w:instrText>
            </w:r>
            <w:r w:rsidR="00F51015" w:rsidRPr="00F51015">
              <w:rPr>
                <w:rFonts w:ascii="Times New Roman" w:hAnsi="Times New Roman" w:cs="Times New Roman"/>
                <w:noProof/>
                <w:webHidden/>
              </w:rPr>
            </w:r>
            <w:r w:rsidR="00F51015" w:rsidRPr="00F51015">
              <w:rPr>
                <w:rFonts w:ascii="Times New Roman" w:hAnsi="Times New Roman" w:cs="Times New Roman"/>
                <w:noProof/>
                <w:webHidden/>
              </w:rPr>
              <w:fldChar w:fldCharType="separate"/>
            </w:r>
            <w:r w:rsidR="00252682">
              <w:rPr>
                <w:rFonts w:ascii="Times New Roman" w:hAnsi="Times New Roman" w:cs="Times New Roman"/>
                <w:noProof/>
                <w:webHidden/>
              </w:rPr>
              <w:t>28</w:t>
            </w:r>
            <w:r w:rsidR="00F51015" w:rsidRPr="00F51015">
              <w:rPr>
                <w:rFonts w:ascii="Times New Roman" w:hAnsi="Times New Roman" w:cs="Times New Roman"/>
                <w:noProof/>
                <w:webHidden/>
              </w:rPr>
              <w:fldChar w:fldCharType="end"/>
            </w:r>
          </w:hyperlink>
        </w:p>
        <w:p w14:paraId="78DC3270" w14:textId="2A35BFBC" w:rsidR="00F51015" w:rsidRPr="00F51015" w:rsidRDefault="00000000">
          <w:pPr>
            <w:pStyle w:val="TOC2"/>
            <w:tabs>
              <w:tab w:val="right" w:pos="9628"/>
            </w:tabs>
            <w:rPr>
              <w:rFonts w:ascii="Times New Roman" w:eastAsiaTheme="minorEastAsia" w:hAnsi="Times New Roman" w:cs="Times New Roman"/>
              <w:noProof/>
            </w:rPr>
          </w:pPr>
          <w:hyperlink w:anchor="_Toc119108255" w:history="1">
            <w:r w:rsidR="00F51015" w:rsidRPr="00F51015">
              <w:rPr>
                <w:rStyle w:val="Hyperlink"/>
                <w:rFonts w:ascii="Times New Roman" w:eastAsia="Times New Roman" w:hAnsi="Times New Roman" w:cs="Times New Roman"/>
                <w:noProof/>
              </w:rPr>
              <w:t>3.Nguồn hàng hợp lý</w:t>
            </w:r>
            <w:r w:rsidR="00F51015" w:rsidRPr="00F51015">
              <w:rPr>
                <w:rFonts w:ascii="Times New Roman" w:hAnsi="Times New Roman" w:cs="Times New Roman"/>
                <w:noProof/>
                <w:webHidden/>
              </w:rPr>
              <w:tab/>
            </w:r>
            <w:r w:rsidR="00F51015" w:rsidRPr="00F51015">
              <w:rPr>
                <w:rFonts w:ascii="Times New Roman" w:hAnsi="Times New Roman" w:cs="Times New Roman"/>
                <w:noProof/>
                <w:webHidden/>
              </w:rPr>
              <w:fldChar w:fldCharType="begin"/>
            </w:r>
            <w:r w:rsidR="00F51015" w:rsidRPr="00F51015">
              <w:rPr>
                <w:rFonts w:ascii="Times New Roman" w:hAnsi="Times New Roman" w:cs="Times New Roman"/>
                <w:noProof/>
                <w:webHidden/>
              </w:rPr>
              <w:instrText xml:space="preserve"> PAGEREF _Toc119108255 \h </w:instrText>
            </w:r>
            <w:r w:rsidR="00F51015" w:rsidRPr="00F51015">
              <w:rPr>
                <w:rFonts w:ascii="Times New Roman" w:hAnsi="Times New Roman" w:cs="Times New Roman"/>
                <w:noProof/>
                <w:webHidden/>
              </w:rPr>
            </w:r>
            <w:r w:rsidR="00F51015" w:rsidRPr="00F51015">
              <w:rPr>
                <w:rFonts w:ascii="Times New Roman" w:hAnsi="Times New Roman" w:cs="Times New Roman"/>
                <w:noProof/>
                <w:webHidden/>
              </w:rPr>
              <w:fldChar w:fldCharType="separate"/>
            </w:r>
            <w:r w:rsidR="00252682">
              <w:rPr>
                <w:rFonts w:ascii="Times New Roman" w:hAnsi="Times New Roman" w:cs="Times New Roman"/>
                <w:noProof/>
                <w:webHidden/>
              </w:rPr>
              <w:t>29</w:t>
            </w:r>
            <w:r w:rsidR="00F51015" w:rsidRPr="00F51015">
              <w:rPr>
                <w:rFonts w:ascii="Times New Roman" w:hAnsi="Times New Roman" w:cs="Times New Roman"/>
                <w:noProof/>
                <w:webHidden/>
              </w:rPr>
              <w:fldChar w:fldCharType="end"/>
            </w:r>
          </w:hyperlink>
        </w:p>
        <w:p w14:paraId="3287F5F7" w14:textId="6349D2ED" w:rsidR="00F51015" w:rsidRPr="00F51015" w:rsidRDefault="00000000">
          <w:pPr>
            <w:pStyle w:val="TOC2"/>
            <w:tabs>
              <w:tab w:val="right" w:pos="9628"/>
            </w:tabs>
            <w:rPr>
              <w:rFonts w:ascii="Times New Roman" w:eastAsiaTheme="minorEastAsia" w:hAnsi="Times New Roman" w:cs="Times New Roman"/>
              <w:noProof/>
            </w:rPr>
          </w:pPr>
          <w:hyperlink w:anchor="_Toc119108256" w:history="1">
            <w:r w:rsidR="00F51015" w:rsidRPr="00F51015">
              <w:rPr>
                <w:rStyle w:val="Hyperlink"/>
                <w:rFonts w:ascii="Times New Roman" w:eastAsia="Times New Roman" w:hAnsi="Times New Roman" w:cs="Times New Roman"/>
                <w:noProof/>
              </w:rPr>
              <w:t>4.Chuẩn bị</w:t>
            </w:r>
            <w:r w:rsidR="00F51015" w:rsidRPr="00F51015">
              <w:rPr>
                <w:rFonts w:ascii="Times New Roman" w:hAnsi="Times New Roman" w:cs="Times New Roman"/>
                <w:noProof/>
                <w:webHidden/>
              </w:rPr>
              <w:tab/>
            </w:r>
            <w:r w:rsidR="00F51015" w:rsidRPr="00F51015">
              <w:rPr>
                <w:rFonts w:ascii="Times New Roman" w:hAnsi="Times New Roman" w:cs="Times New Roman"/>
                <w:noProof/>
                <w:webHidden/>
              </w:rPr>
              <w:fldChar w:fldCharType="begin"/>
            </w:r>
            <w:r w:rsidR="00F51015" w:rsidRPr="00F51015">
              <w:rPr>
                <w:rFonts w:ascii="Times New Roman" w:hAnsi="Times New Roman" w:cs="Times New Roman"/>
                <w:noProof/>
                <w:webHidden/>
              </w:rPr>
              <w:instrText xml:space="preserve"> PAGEREF _Toc119108256 \h </w:instrText>
            </w:r>
            <w:r w:rsidR="00F51015" w:rsidRPr="00F51015">
              <w:rPr>
                <w:rFonts w:ascii="Times New Roman" w:hAnsi="Times New Roman" w:cs="Times New Roman"/>
                <w:noProof/>
                <w:webHidden/>
              </w:rPr>
            </w:r>
            <w:r w:rsidR="00F51015" w:rsidRPr="00F51015">
              <w:rPr>
                <w:rFonts w:ascii="Times New Roman" w:hAnsi="Times New Roman" w:cs="Times New Roman"/>
                <w:noProof/>
                <w:webHidden/>
              </w:rPr>
              <w:fldChar w:fldCharType="separate"/>
            </w:r>
            <w:r w:rsidR="00252682">
              <w:rPr>
                <w:rFonts w:ascii="Times New Roman" w:hAnsi="Times New Roman" w:cs="Times New Roman"/>
                <w:noProof/>
                <w:webHidden/>
              </w:rPr>
              <w:t>29</w:t>
            </w:r>
            <w:r w:rsidR="00F51015" w:rsidRPr="00F51015">
              <w:rPr>
                <w:rFonts w:ascii="Times New Roman" w:hAnsi="Times New Roman" w:cs="Times New Roman"/>
                <w:noProof/>
                <w:webHidden/>
              </w:rPr>
              <w:fldChar w:fldCharType="end"/>
            </w:r>
          </w:hyperlink>
        </w:p>
        <w:p w14:paraId="24F3C133" w14:textId="52057502" w:rsidR="00F51015" w:rsidRPr="00F51015" w:rsidRDefault="00000000">
          <w:pPr>
            <w:pStyle w:val="TOC2"/>
            <w:tabs>
              <w:tab w:val="right" w:pos="9628"/>
            </w:tabs>
            <w:rPr>
              <w:rFonts w:ascii="Times New Roman" w:eastAsiaTheme="minorEastAsia" w:hAnsi="Times New Roman" w:cs="Times New Roman"/>
              <w:noProof/>
            </w:rPr>
          </w:pPr>
          <w:hyperlink w:anchor="_Toc119108257" w:history="1">
            <w:r w:rsidR="00F51015" w:rsidRPr="00F51015">
              <w:rPr>
                <w:rStyle w:val="Hyperlink"/>
                <w:rFonts w:ascii="Times New Roman" w:eastAsia="Times New Roman" w:hAnsi="Times New Roman" w:cs="Times New Roman"/>
                <w:noProof/>
              </w:rPr>
              <w:t>5.Thiết kế website</w:t>
            </w:r>
            <w:r w:rsidR="00F51015" w:rsidRPr="00F51015">
              <w:rPr>
                <w:rFonts w:ascii="Times New Roman" w:hAnsi="Times New Roman" w:cs="Times New Roman"/>
                <w:noProof/>
                <w:webHidden/>
              </w:rPr>
              <w:tab/>
            </w:r>
            <w:r w:rsidR="00F51015" w:rsidRPr="00F51015">
              <w:rPr>
                <w:rFonts w:ascii="Times New Roman" w:hAnsi="Times New Roman" w:cs="Times New Roman"/>
                <w:noProof/>
                <w:webHidden/>
              </w:rPr>
              <w:fldChar w:fldCharType="begin"/>
            </w:r>
            <w:r w:rsidR="00F51015" w:rsidRPr="00F51015">
              <w:rPr>
                <w:rFonts w:ascii="Times New Roman" w:hAnsi="Times New Roman" w:cs="Times New Roman"/>
                <w:noProof/>
                <w:webHidden/>
              </w:rPr>
              <w:instrText xml:space="preserve"> PAGEREF _Toc119108257 \h </w:instrText>
            </w:r>
            <w:r w:rsidR="00F51015" w:rsidRPr="00F51015">
              <w:rPr>
                <w:rFonts w:ascii="Times New Roman" w:hAnsi="Times New Roman" w:cs="Times New Roman"/>
                <w:noProof/>
                <w:webHidden/>
              </w:rPr>
            </w:r>
            <w:r w:rsidR="00F51015" w:rsidRPr="00F51015">
              <w:rPr>
                <w:rFonts w:ascii="Times New Roman" w:hAnsi="Times New Roman" w:cs="Times New Roman"/>
                <w:noProof/>
                <w:webHidden/>
              </w:rPr>
              <w:fldChar w:fldCharType="separate"/>
            </w:r>
            <w:r w:rsidR="00252682">
              <w:rPr>
                <w:rFonts w:ascii="Times New Roman" w:hAnsi="Times New Roman" w:cs="Times New Roman"/>
                <w:noProof/>
                <w:webHidden/>
              </w:rPr>
              <w:t>30</w:t>
            </w:r>
            <w:r w:rsidR="00F51015" w:rsidRPr="00F51015">
              <w:rPr>
                <w:rFonts w:ascii="Times New Roman" w:hAnsi="Times New Roman" w:cs="Times New Roman"/>
                <w:noProof/>
                <w:webHidden/>
              </w:rPr>
              <w:fldChar w:fldCharType="end"/>
            </w:r>
          </w:hyperlink>
        </w:p>
        <w:p w14:paraId="36478B68" w14:textId="19F545D6" w:rsidR="00F51015" w:rsidRPr="00F51015" w:rsidRDefault="00000000">
          <w:pPr>
            <w:pStyle w:val="TOC2"/>
            <w:tabs>
              <w:tab w:val="right" w:pos="9628"/>
            </w:tabs>
            <w:rPr>
              <w:rFonts w:ascii="Times New Roman" w:eastAsiaTheme="minorEastAsia" w:hAnsi="Times New Roman" w:cs="Times New Roman"/>
              <w:noProof/>
            </w:rPr>
          </w:pPr>
          <w:hyperlink w:anchor="_Toc119108258" w:history="1">
            <w:r w:rsidR="00F51015" w:rsidRPr="00F51015">
              <w:rPr>
                <w:rStyle w:val="Hyperlink"/>
                <w:rFonts w:ascii="Times New Roman" w:eastAsia="Times New Roman" w:hAnsi="Times New Roman" w:cs="Times New Roman"/>
                <w:noProof/>
              </w:rPr>
              <w:t>6.Chương trình khuyến mãi và hậu mãi</w:t>
            </w:r>
            <w:r w:rsidR="00F51015" w:rsidRPr="00F51015">
              <w:rPr>
                <w:rFonts w:ascii="Times New Roman" w:hAnsi="Times New Roman" w:cs="Times New Roman"/>
                <w:noProof/>
                <w:webHidden/>
              </w:rPr>
              <w:tab/>
            </w:r>
            <w:r w:rsidR="00F51015" w:rsidRPr="00F51015">
              <w:rPr>
                <w:rFonts w:ascii="Times New Roman" w:hAnsi="Times New Roman" w:cs="Times New Roman"/>
                <w:noProof/>
                <w:webHidden/>
              </w:rPr>
              <w:fldChar w:fldCharType="begin"/>
            </w:r>
            <w:r w:rsidR="00F51015" w:rsidRPr="00F51015">
              <w:rPr>
                <w:rFonts w:ascii="Times New Roman" w:hAnsi="Times New Roman" w:cs="Times New Roman"/>
                <w:noProof/>
                <w:webHidden/>
              </w:rPr>
              <w:instrText xml:space="preserve"> PAGEREF _Toc119108258 \h </w:instrText>
            </w:r>
            <w:r w:rsidR="00F51015" w:rsidRPr="00F51015">
              <w:rPr>
                <w:rFonts w:ascii="Times New Roman" w:hAnsi="Times New Roman" w:cs="Times New Roman"/>
                <w:noProof/>
                <w:webHidden/>
              </w:rPr>
            </w:r>
            <w:r w:rsidR="00F51015" w:rsidRPr="00F51015">
              <w:rPr>
                <w:rFonts w:ascii="Times New Roman" w:hAnsi="Times New Roman" w:cs="Times New Roman"/>
                <w:noProof/>
                <w:webHidden/>
              </w:rPr>
              <w:fldChar w:fldCharType="separate"/>
            </w:r>
            <w:r w:rsidR="00252682">
              <w:rPr>
                <w:rFonts w:ascii="Times New Roman" w:hAnsi="Times New Roman" w:cs="Times New Roman"/>
                <w:noProof/>
                <w:webHidden/>
              </w:rPr>
              <w:t>30</w:t>
            </w:r>
            <w:r w:rsidR="00F51015" w:rsidRPr="00F51015">
              <w:rPr>
                <w:rFonts w:ascii="Times New Roman" w:hAnsi="Times New Roman" w:cs="Times New Roman"/>
                <w:noProof/>
                <w:webHidden/>
              </w:rPr>
              <w:fldChar w:fldCharType="end"/>
            </w:r>
          </w:hyperlink>
        </w:p>
        <w:p w14:paraId="71BBF25D" w14:textId="1037B2BA" w:rsidR="00F51015" w:rsidRPr="00F51015" w:rsidRDefault="00000000">
          <w:pPr>
            <w:pStyle w:val="TOC3"/>
            <w:tabs>
              <w:tab w:val="right" w:pos="9628"/>
            </w:tabs>
            <w:rPr>
              <w:rFonts w:ascii="Times New Roman" w:eastAsiaTheme="minorEastAsia" w:hAnsi="Times New Roman" w:cs="Times New Roman"/>
              <w:noProof/>
            </w:rPr>
          </w:pPr>
          <w:hyperlink w:anchor="_Toc119108259" w:history="1">
            <w:r w:rsidR="00F51015" w:rsidRPr="00F51015">
              <w:rPr>
                <w:rStyle w:val="Hyperlink"/>
                <w:rFonts w:ascii="Times New Roman" w:eastAsia="Times New Roman" w:hAnsi="Times New Roman" w:cs="Times New Roman"/>
                <w:noProof/>
              </w:rPr>
              <w:t>2.5 Phân rã công việc</w:t>
            </w:r>
            <w:r w:rsidR="00F51015" w:rsidRPr="00F51015">
              <w:rPr>
                <w:rFonts w:ascii="Times New Roman" w:hAnsi="Times New Roman" w:cs="Times New Roman"/>
                <w:noProof/>
                <w:webHidden/>
              </w:rPr>
              <w:tab/>
            </w:r>
            <w:r w:rsidR="00F51015" w:rsidRPr="00F51015">
              <w:rPr>
                <w:rFonts w:ascii="Times New Roman" w:hAnsi="Times New Roman" w:cs="Times New Roman"/>
                <w:noProof/>
                <w:webHidden/>
              </w:rPr>
              <w:fldChar w:fldCharType="begin"/>
            </w:r>
            <w:r w:rsidR="00F51015" w:rsidRPr="00F51015">
              <w:rPr>
                <w:rFonts w:ascii="Times New Roman" w:hAnsi="Times New Roman" w:cs="Times New Roman"/>
                <w:noProof/>
                <w:webHidden/>
              </w:rPr>
              <w:instrText xml:space="preserve"> PAGEREF _Toc119108259 \h </w:instrText>
            </w:r>
            <w:r w:rsidR="00F51015" w:rsidRPr="00F51015">
              <w:rPr>
                <w:rFonts w:ascii="Times New Roman" w:hAnsi="Times New Roman" w:cs="Times New Roman"/>
                <w:noProof/>
                <w:webHidden/>
              </w:rPr>
            </w:r>
            <w:r w:rsidR="00F51015" w:rsidRPr="00F51015">
              <w:rPr>
                <w:rFonts w:ascii="Times New Roman" w:hAnsi="Times New Roman" w:cs="Times New Roman"/>
                <w:noProof/>
                <w:webHidden/>
              </w:rPr>
              <w:fldChar w:fldCharType="separate"/>
            </w:r>
            <w:r w:rsidR="00252682">
              <w:rPr>
                <w:rFonts w:ascii="Times New Roman" w:hAnsi="Times New Roman" w:cs="Times New Roman"/>
                <w:noProof/>
                <w:webHidden/>
              </w:rPr>
              <w:t>31</w:t>
            </w:r>
            <w:r w:rsidR="00F51015" w:rsidRPr="00F51015">
              <w:rPr>
                <w:rFonts w:ascii="Times New Roman" w:hAnsi="Times New Roman" w:cs="Times New Roman"/>
                <w:noProof/>
                <w:webHidden/>
              </w:rPr>
              <w:fldChar w:fldCharType="end"/>
            </w:r>
          </w:hyperlink>
        </w:p>
        <w:p w14:paraId="524DD4F7" w14:textId="26444CB9" w:rsidR="00F51015" w:rsidRPr="00F51015" w:rsidRDefault="00000000">
          <w:pPr>
            <w:pStyle w:val="TOC4"/>
            <w:tabs>
              <w:tab w:val="right" w:pos="9628"/>
            </w:tabs>
            <w:rPr>
              <w:rFonts w:ascii="Times New Roman" w:eastAsiaTheme="minorEastAsia" w:hAnsi="Times New Roman" w:cs="Times New Roman"/>
              <w:noProof/>
            </w:rPr>
          </w:pPr>
          <w:hyperlink w:anchor="_Toc119108260" w:history="1">
            <w:r w:rsidR="00F51015" w:rsidRPr="00F51015">
              <w:rPr>
                <w:rStyle w:val="Hyperlink"/>
                <w:rFonts w:ascii="Times New Roman" w:eastAsia="Times New Roman" w:hAnsi="Times New Roman" w:cs="Times New Roman"/>
                <w:noProof/>
              </w:rPr>
              <w:t>2.5.1 Cấu trúc phân rã công việc (Work Breakdown Structure)</w:t>
            </w:r>
            <w:r w:rsidR="00F51015" w:rsidRPr="00F51015">
              <w:rPr>
                <w:rFonts w:ascii="Times New Roman" w:hAnsi="Times New Roman" w:cs="Times New Roman"/>
                <w:noProof/>
                <w:webHidden/>
              </w:rPr>
              <w:tab/>
            </w:r>
            <w:r w:rsidR="00F51015" w:rsidRPr="00F51015">
              <w:rPr>
                <w:rFonts w:ascii="Times New Roman" w:hAnsi="Times New Roman" w:cs="Times New Roman"/>
                <w:noProof/>
                <w:webHidden/>
              </w:rPr>
              <w:fldChar w:fldCharType="begin"/>
            </w:r>
            <w:r w:rsidR="00F51015" w:rsidRPr="00F51015">
              <w:rPr>
                <w:rFonts w:ascii="Times New Roman" w:hAnsi="Times New Roman" w:cs="Times New Roman"/>
                <w:noProof/>
                <w:webHidden/>
              </w:rPr>
              <w:instrText xml:space="preserve"> PAGEREF _Toc119108260 \h </w:instrText>
            </w:r>
            <w:r w:rsidR="00F51015" w:rsidRPr="00F51015">
              <w:rPr>
                <w:rFonts w:ascii="Times New Roman" w:hAnsi="Times New Roman" w:cs="Times New Roman"/>
                <w:noProof/>
                <w:webHidden/>
              </w:rPr>
            </w:r>
            <w:r w:rsidR="00F51015" w:rsidRPr="00F51015">
              <w:rPr>
                <w:rFonts w:ascii="Times New Roman" w:hAnsi="Times New Roman" w:cs="Times New Roman"/>
                <w:noProof/>
                <w:webHidden/>
              </w:rPr>
              <w:fldChar w:fldCharType="separate"/>
            </w:r>
            <w:r w:rsidR="00252682">
              <w:rPr>
                <w:rFonts w:ascii="Times New Roman" w:hAnsi="Times New Roman" w:cs="Times New Roman"/>
                <w:noProof/>
                <w:webHidden/>
              </w:rPr>
              <w:t>31</w:t>
            </w:r>
            <w:r w:rsidR="00F51015" w:rsidRPr="00F51015">
              <w:rPr>
                <w:rFonts w:ascii="Times New Roman" w:hAnsi="Times New Roman" w:cs="Times New Roman"/>
                <w:noProof/>
                <w:webHidden/>
              </w:rPr>
              <w:fldChar w:fldCharType="end"/>
            </w:r>
          </w:hyperlink>
        </w:p>
        <w:p w14:paraId="0EEFF940" w14:textId="28B603EA" w:rsidR="00F51015" w:rsidRPr="00F51015" w:rsidRDefault="00000000">
          <w:pPr>
            <w:pStyle w:val="TOC4"/>
            <w:tabs>
              <w:tab w:val="right" w:pos="9628"/>
            </w:tabs>
            <w:rPr>
              <w:rFonts w:ascii="Times New Roman" w:eastAsiaTheme="minorEastAsia" w:hAnsi="Times New Roman" w:cs="Times New Roman"/>
              <w:noProof/>
            </w:rPr>
          </w:pPr>
          <w:hyperlink w:anchor="_Toc119108261" w:history="1">
            <w:r w:rsidR="00F51015" w:rsidRPr="00F51015">
              <w:rPr>
                <w:rStyle w:val="Hyperlink"/>
                <w:rFonts w:ascii="Times New Roman" w:eastAsia="Times New Roman" w:hAnsi="Times New Roman" w:cs="Times New Roman"/>
                <w:noProof/>
              </w:rPr>
              <w:t>2.5.2 Lược đồ Gantt</w:t>
            </w:r>
            <w:r w:rsidR="00F51015" w:rsidRPr="00F51015">
              <w:rPr>
                <w:rFonts w:ascii="Times New Roman" w:hAnsi="Times New Roman" w:cs="Times New Roman"/>
                <w:noProof/>
                <w:webHidden/>
              </w:rPr>
              <w:tab/>
            </w:r>
            <w:r w:rsidR="00F51015" w:rsidRPr="00F51015">
              <w:rPr>
                <w:rFonts w:ascii="Times New Roman" w:hAnsi="Times New Roman" w:cs="Times New Roman"/>
                <w:noProof/>
                <w:webHidden/>
              </w:rPr>
              <w:fldChar w:fldCharType="begin"/>
            </w:r>
            <w:r w:rsidR="00F51015" w:rsidRPr="00F51015">
              <w:rPr>
                <w:rFonts w:ascii="Times New Roman" w:hAnsi="Times New Roman" w:cs="Times New Roman"/>
                <w:noProof/>
                <w:webHidden/>
              </w:rPr>
              <w:instrText xml:space="preserve"> PAGEREF _Toc119108261 \h </w:instrText>
            </w:r>
            <w:r w:rsidR="00F51015" w:rsidRPr="00F51015">
              <w:rPr>
                <w:rFonts w:ascii="Times New Roman" w:hAnsi="Times New Roman" w:cs="Times New Roman"/>
                <w:noProof/>
                <w:webHidden/>
              </w:rPr>
            </w:r>
            <w:r w:rsidR="00F51015" w:rsidRPr="00F51015">
              <w:rPr>
                <w:rFonts w:ascii="Times New Roman" w:hAnsi="Times New Roman" w:cs="Times New Roman"/>
                <w:noProof/>
                <w:webHidden/>
              </w:rPr>
              <w:fldChar w:fldCharType="separate"/>
            </w:r>
            <w:r w:rsidR="00252682">
              <w:rPr>
                <w:rFonts w:ascii="Times New Roman" w:hAnsi="Times New Roman" w:cs="Times New Roman"/>
                <w:noProof/>
                <w:webHidden/>
              </w:rPr>
              <w:t>31</w:t>
            </w:r>
            <w:r w:rsidR="00F51015" w:rsidRPr="00F51015">
              <w:rPr>
                <w:rFonts w:ascii="Times New Roman" w:hAnsi="Times New Roman" w:cs="Times New Roman"/>
                <w:noProof/>
                <w:webHidden/>
              </w:rPr>
              <w:fldChar w:fldCharType="end"/>
            </w:r>
          </w:hyperlink>
        </w:p>
        <w:p w14:paraId="2739C6D9" w14:textId="2A8DC93B" w:rsidR="00F51015" w:rsidRPr="00F51015" w:rsidRDefault="00000000">
          <w:pPr>
            <w:pStyle w:val="TOC4"/>
            <w:tabs>
              <w:tab w:val="right" w:pos="9628"/>
            </w:tabs>
            <w:rPr>
              <w:rFonts w:ascii="Times New Roman" w:eastAsiaTheme="minorEastAsia" w:hAnsi="Times New Roman" w:cs="Times New Roman"/>
              <w:noProof/>
            </w:rPr>
          </w:pPr>
          <w:hyperlink w:anchor="_Toc119108262" w:history="1">
            <w:r w:rsidR="00F51015" w:rsidRPr="00F51015">
              <w:rPr>
                <w:rStyle w:val="Hyperlink"/>
                <w:rFonts w:ascii="Times New Roman" w:eastAsia="Times New Roman" w:hAnsi="Times New Roman" w:cs="Times New Roman"/>
                <w:noProof/>
              </w:rPr>
              <w:t>2.5.3 Lược đồ mạng (Network Diagram)</w:t>
            </w:r>
            <w:r w:rsidR="00F51015" w:rsidRPr="00F51015">
              <w:rPr>
                <w:rFonts w:ascii="Times New Roman" w:hAnsi="Times New Roman" w:cs="Times New Roman"/>
                <w:noProof/>
                <w:webHidden/>
              </w:rPr>
              <w:tab/>
            </w:r>
            <w:r w:rsidR="00F51015" w:rsidRPr="00F51015">
              <w:rPr>
                <w:rFonts w:ascii="Times New Roman" w:hAnsi="Times New Roman" w:cs="Times New Roman"/>
                <w:noProof/>
                <w:webHidden/>
              </w:rPr>
              <w:fldChar w:fldCharType="begin"/>
            </w:r>
            <w:r w:rsidR="00F51015" w:rsidRPr="00F51015">
              <w:rPr>
                <w:rFonts w:ascii="Times New Roman" w:hAnsi="Times New Roman" w:cs="Times New Roman"/>
                <w:noProof/>
                <w:webHidden/>
              </w:rPr>
              <w:instrText xml:space="preserve"> PAGEREF _Toc119108262 \h </w:instrText>
            </w:r>
            <w:r w:rsidR="00F51015" w:rsidRPr="00F51015">
              <w:rPr>
                <w:rFonts w:ascii="Times New Roman" w:hAnsi="Times New Roman" w:cs="Times New Roman"/>
                <w:noProof/>
                <w:webHidden/>
              </w:rPr>
            </w:r>
            <w:r w:rsidR="00F51015" w:rsidRPr="00F51015">
              <w:rPr>
                <w:rFonts w:ascii="Times New Roman" w:hAnsi="Times New Roman" w:cs="Times New Roman"/>
                <w:noProof/>
                <w:webHidden/>
              </w:rPr>
              <w:fldChar w:fldCharType="separate"/>
            </w:r>
            <w:r w:rsidR="00252682">
              <w:rPr>
                <w:rFonts w:ascii="Times New Roman" w:hAnsi="Times New Roman" w:cs="Times New Roman"/>
                <w:noProof/>
                <w:webHidden/>
              </w:rPr>
              <w:t>35</w:t>
            </w:r>
            <w:r w:rsidR="00F51015" w:rsidRPr="00F51015">
              <w:rPr>
                <w:rFonts w:ascii="Times New Roman" w:hAnsi="Times New Roman" w:cs="Times New Roman"/>
                <w:noProof/>
                <w:webHidden/>
              </w:rPr>
              <w:fldChar w:fldCharType="end"/>
            </w:r>
          </w:hyperlink>
        </w:p>
        <w:p w14:paraId="6E8E27F4" w14:textId="382A2AC6" w:rsidR="00F51015" w:rsidRPr="00F51015" w:rsidRDefault="00000000">
          <w:pPr>
            <w:pStyle w:val="TOC4"/>
            <w:tabs>
              <w:tab w:val="right" w:pos="9628"/>
            </w:tabs>
            <w:rPr>
              <w:rFonts w:ascii="Times New Roman" w:eastAsiaTheme="minorEastAsia" w:hAnsi="Times New Roman" w:cs="Times New Roman"/>
              <w:noProof/>
            </w:rPr>
          </w:pPr>
          <w:hyperlink w:anchor="_Toc119108263" w:history="1">
            <w:r w:rsidR="00F51015" w:rsidRPr="00F51015">
              <w:rPr>
                <w:rStyle w:val="Hyperlink"/>
                <w:rFonts w:ascii="Times New Roman" w:eastAsia="Times New Roman" w:hAnsi="Times New Roman" w:cs="Times New Roman"/>
                <w:noProof/>
              </w:rPr>
              <w:t>2.5.4 Ma Trận phân bố trách nhiệm (RAM)</w:t>
            </w:r>
            <w:r w:rsidR="00F51015" w:rsidRPr="00F51015">
              <w:rPr>
                <w:rFonts w:ascii="Times New Roman" w:hAnsi="Times New Roman" w:cs="Times New Roman"/>
                <w:noProof/>
                <w:webHidden/>
              </w:rPr>
              <w:tab/>
            </w:r>
            <w:r w:rsidR="00F51015" w:rsidRPr="00F51015">
              <w:rPr>
                <w:rFonts w:ascii="Times New Roman" w:hAnsi="Times New Roman" w:cs="Times New Roman"/>
                <w:noProof/>
                <w:webHidden/>
              </w:rPr>
              <w:fldChar w:fldCharType="begin"/>
            </w:r>
            <w:r w:rsidR="00F51015" w:rsidRPr="00F51015">
              <w:rPr>
                <w:rFonts w:ascii="Times New Roman" w:hAnsi="Times New Roman" w:cs="Times New Roman"/>
                <w:noProof/>
                <w:webHidden/>
              </w:rPr>
              <w:instrText xml:space="preserve"> PAGEREF _Toc119108263 \h </w:instrText>
            </w:r>
            <w:r w:rsidR="00F51015" w:rsidRPr="00F51015">
              <w:rPr>
                <w:rFonts w:ascii="Times New Roman" w:hAnsi="Times New Roman" w:cs="Times New Roman"/>
                <w:noProof/>
                <w:webHidden/>
              </w:rPr>
            </w:r>
            <w:r w:rsidR="00F51015" w:rsidRPr="00F51015">
              <w:rPr>
                <w:rFonts w:ascii="Times New Roman" w:hAnsi="Times New Roman" w:cs="Times New Roman"/>
                <w:noProof/>
                <w:webHidden/>
              </w:rPr>
              <w:fldChar w:fldCharType="separate"/>
            </w:r>
            <w:r w:rsidR="00252682">
              <w:rPr>
                <w:rFonts w:ascii="Times New Roman" w:hAnsi="Times New Roman" w:cs="Times New Roman"/>
                <w:noProof/>
                <w:webHidden/>
              </w:rPr>
              <w:t>35</w:t>
            </w:r>
            <w:r w:rsidR="00F51015" w:rsidRPr="00F51015">
              <w:rPr>
                <w:rFonts w:ascii="Times New Roman" w:hAnsi="Times New Roman" w:cs="Times New Roman"/>
                <w:noProof/>
                <w:webHidden/>
              </w:rPr>
              <w:fldChar w:fldCharType="end"/>
            </w:r>
          </w:hyperlink>
        </w:p>
        <w:p w14:paraId="5E9FB386" w14:textId="59C81E9E" w:rsidR="00F51015" w:rsidRPr="00F51015" w:rsidRDefault="00000000">
          <w:pPr>
            <w:pStyle w:val="TOC3"/>
            <w:tabs>
              <w:tab w:val="right" w:pos="9628"/>
            </w:tabs>
            <w:rPr>
              <w:rFonts w:ascii="Times New Roman" w:eastAsiaTheme="minorEastAsia" w:hAnsi="Times New Roman" w:cs="Times New Roman"/>
              <w:noProof/>
            </w:rPr>
          </w:pPr>
          <w:hyperlink w:anchor="_Toc119108264" w:history="1">
            <w:r w:rsidR="00F51015" w:rsidRPr="00F51015">
              <w:rPr>
                <w:rStyle w:val="Hyperlink"/>
                <w:rFonts w:ascii="Times New Roman" w:eastAsia="Times New Roman" w:hAnsi="Times New Roman" w:cs="Times New Roman"/>
                <w:noProof/>
              </w:rPr>
              <w:t>2.6 Ước lượng thời gian và chi phí</w:t>
            </w:r>
            <w:r w:rsidR="00F51015" w:rsidRPr="00F51015">
              <w:rPr>
                <w:rFonts w:ascii="Times New Roman" w:hAnsi="Times New Roman" w:cs="Times New Roman"/>
                <w:noProof/>
                <w:webHidden/>
              </w:rPr>
              <w:tab/>
            </w:r>
            <w:r w:rsidR="00F51015" w:rsidRPr="00F51015">
              <w:rPr>
                <w:rFonts w:ascii="Times New Roman" w:hAnsi="Times New Roman" w:cs="Times New Roman"/>
                <w:noProof/>
                <w:webHidden/>
              </w:rPr>
              <w:fldChar w:fldCharType="begin"/>
            </w:r>
            <w:r w:rsidR="00F51015" w:rsidRPr="00F51015">
              <w:rPr>
                <w:rFonts w:ascii="Times New Roman" w:hAnsi="Times New Roman" w:cs="Times New Roman"/>
                <w:noProof/>
                <w:webHidden/>
              </w:rPr>
              <w:instrText xml:space="preserve"> PAGEREF _Toc119108264 \h </w:instrText>
            </w:r>
            <w:r w:rsidR="00F51015" w:rsidRPr="00F51015">
              <w:rPr>
                <w:rFonts w:ascii="Times New Roman" w:hAnsi="Times New Roman" w:cs="Times New Roman"/>
                <w:noProof/>
                <w:webHidden/>
              </w:rPr>
            </w:r>
            <w:r w:rsidR="00F51015" w:rsidRPr="00F51015">
              <w:rPr>
                <w:rFonts w:ascii="Times New Roman" w:hAnsi="Times New Roman" w:cs="Times New Roman"/>
                <w:noProof/>
                <w:webHidden/>
              </w:rPr>
              <w:fldChar w:fldCharType="separate"/>
            </w:r>
            <w:r w:rsidR="00252682">
              <w:rPr>
                <w:rFonts w:ascii="Times New Roman" w:hAnsi="Times New Roman" w:cs="Times New Roman"/>
                <w:noProof/>
                <w:webHidden/>
              </w:rPr>
              <w:t>39</w:t>
            </w:r>
            <w:r w:rsidR="00F51015" w:rsidRPr="00F51015">
              <w:rPr>
                <w:rFonts w:ascii="Times New Roman" w:hAnsi="Times New Roman" w:cs="Times New Roman"/>
                <w:noProof/>
                <w:webHidden/>
              </w:rPr>
              <w:fldChar w:fldCharType="end"/>
            </w:r>
          </w:hyperlink>
        </w:p>
        <w:p w14:paraId="2FB70D7F" w14:textId="018DD021" w:rsidR="00F51015" w:rsidRPr="00F51015" w:rsidRDefault="00000000">
          <w:pPr>
            <w:pStyle w:val="TOC3"/>
            <w:tabs>
              <w:tab w:val="right" w:pos="9628"/>
            </w:tabs>
            <w:rPr>
              <w:rFonts w:ascii="Times New Roman" w:eastAsiaTheme="minorEastAsia" w:hAnsi="Times New Roman" w:cs="Times New Roman"/>
              <w:noProof/>
            </w:rPr>
          </w:pPr>
          <w:hyperlink w:anchor="_Toc119108265" w:history="1">
            <w:r w:rsidR="00F51015" w:rsidRPr="00F51015">
              <w:rPr>
                <w:rStyle w:val="Hyperlink"/>
                <w:rFonts w:ascii="Times New Roman" w:eastAsia="Times New Roman" w:hAnsi="Times New Roman" w:cs="Times New Roman"/>
                <w:noProof/>
              </w:rPr>
              <w:t>2.7 Ước lượng tài nguyên và nhân sự</w:t>
            </w:r>
            <w:r w:rsidR="00F51015" w:rsidRPr="00F51015">
              <w:rPr>
                <w:rFonts w:ascii="Times New Roman" w:hAnsi="Times New Roman" w:cs="Times New Roman"/>
                <w:noProof/>
                <w:webHidden/>
              </w:rPr>
              <w:tab/>
            </w:r>
            <w:r w:rsidR="00F51015" w:rsidRPr="00F51015">
              <w:rPr>
                <w:rFonts w:ascii="Times New Roman" w:hAnsi="Times New Roman" w:cs="Times New Roman"/>
                <w:noProof/>
                <w:webHidden/>
              </w:rPr>
              <w:fldChar w:fldCharType="begin"/>
            </w:r>
            <w:r w:rsidR="00F51015" w:rsidRPr="00F51015">
              <w:rPr>
                <w:rFonts w:ascii="Times New Roman" w:hAnsi="Times New Roman" w:cs="Times New Roman"/>
                <w:noProof/>
                <w:webHidden/>
              </w:rPr>
              <w:instrText xml:space="preserve"> PAGEREF _Toc119108265 \h </w:instrText>
            </w:r>
            <w:r w:rsidR="00F51015" w:rsidRPr="00F51015">
              <w:rPr>
                <w:rFonts w:ascii="Times New Roman" w:hAnsi="Times New Roman" w:cs="Times New Roman"/>
                <w:noProof/>
                <w:webHidden/>
              </w:rPr>
            </w:r>
            <w:r w:rsidR="00F51015" w:rsidRPr="00F51015">
              <w:rPr>
                <w:rFonts w:ascii="Times New Roman" w:hAnsi="Times New Roman" w:cs="Times New Roman"/>
                <w:noProof/>
                <w:webHidden/>
              </w:rPr>
              <w:fldChar w:fldCharType="separate"/>
            </w:r>
            <w:r w:rsidR="00252682">
              <w:rPr>
                <w:rFonts w:ascii="Times New Roman" w:hAnsi="Times New Roman" w:cs="Times New Roman"/>
                <w:noProof/>
                <w:webHidden/>
              </w:rPr>
              <w:t>41</w:t>
            </w:r>
            <w:r w:rsidR="00F51015" w:rsidRPr="00F51015">
              <w:rPr>
                <w:rFonts w:ascii="Times New Roman" w:hAnsi="Times New Roman" w:cs="Times New Roman"/>
                <w:noProof/>
                <w:webHidden/>
              </w:rPr>
              <w:fldChar w:fldCharType="end"/>
            </w:r>
          </w:hyperlink>
        </w:p>
        <w:p w14:paraId="1C8D979B" w14:textId="2A49E3C4" w:rsidR="00F51015" w:rsidRPr="00F51015" w:rsidRDefault="00000000">
          <w:pPr>
            <w:pStyle w:val="TOC4"/>
            <w:tabs>
              <w:tab w:val="right" w:pos="9628"/>
            </w:tabs>
            <w:rPr>
              <w:rFonts w:ascii="Times New Roman" w:eastAsiaTheme="minorEastAsia" w:hAnsi="Times New Roman" w:cs="Times New Roman"/>
              <w:noProof/>
            </w:rPr>
          </w:pPr>
          <w:hyperlink w:anchor="_Toc119108266" w:history="1">
            <w:r w:rsidR="00F51015" w:rsidRPr="00F51015">
              <w:rPr>
                <w:rStyle w:val="Hyperlink"/>
                <w:rFonts w:ascii="Times New Roman" w:eastAsia="Times New Roman" w:hAnsi="Times New Roman" w:cs="Times New Roman"/>
                <w:noProof/>
              </w:rPr>
              <w:t>2.7.1 Danh sách nhân sự</w:t>
            </w:r>
            <w:r w:rsidR="00F51015" w:rsidRPr="00F51015">
              <w:rPr>
                <w:rFonts w:ascii="Times New Roman" w:hAnsi="Times New Roman" w:cs="Times New Roman"/>
                <w:noProof/>
                <w:webHidden/>
              </w:rPr>
              <w:tab/>
            </w:r>
            <w:r w:rsidR="00F51015" w:rsidRPr="00F51015">
              <w:rPr>
                <w:rFonts w:ascii="Times New Roman" w:hAnsi="Times New Roman" w:cs="Times New Roman"/>
                <w:noProof/>
                <w:webHidden/>
              </w:rPr>
              <w:fldChar w:fldCharType="begin"/>
            </w:r>
            <w:r w:rsidR="00F51015" w:rsidRPr="00F51015">
              <w:rPr>
                <w:rFonts w:ascii="Times New Roman" w:hAnsi="Times New Roman" w:cs="Times New Roman"/>
                <w:noProof/>
                <w:webHidden/>
              </w:rPr>
              <w:instrText xml:space="preserve"> PAGEREF _Toc119108266 \h </w:instrText>
            </w:r>
            <w:r w:rsidR="00F51015" w:rsidRPr="00F51015">
              <w:rPr>
                <w:rFonts w:ascii="Times New Roman" w:hAnsi="Times New Roman" w:cs="Times New Roman"/>
                <w:noProof/>
                <w:webHidden/>
              </w:rPr>
            </w:r>
            <w:r w:rsidR="00F51015" w:rsidRPr="00F51015">
              <w:rPr>
                <w:rFonts w:ascii="Times New Roman" w:hAnsi="Times New Roman" w:cs="Times New Roman"/>
                <w:noProof/>
                <w:webHidden/>
              </w:rPr>
              <w:fldChar w:fldCharType="separate"/>
            </w:r>
            <w:r w:rsidR="00252682">
              <w:rPr>
                <w:rFonts w:ascii="Times New Roman" w:hAnsi="Times New Roman" w:cs="Times New Roman"/>
                <w:noProof/>
                <w:webHidden/>
              </w:rPr>
              <w:t>41</w:t>
            </w:r>
            <w:r w:rsidR="00F51015" w:rsidRPr="00F51015">
              <w:rPr>
                <w:rFonts w:ascii="Times New Roman" w:hAnsi="Times New Roman" w:cs="Times New Roman"/>
                <w:noProof/>
                <w:webHidden/>
              </w:rPr>
              <w:fldChar w:fldCharType="end"/>
            </w:r>
          </w:hyperlink>
        </w:p>
        <w:p w14:paraId="7EFDE04F" w14:textId="5A9811A0" w:rsidR="00F51015" w:rsidRPr="00F51015" w:rsidRDefault="00000000">
          <w:pPr>
            <w:pStyle w:val="TOC4"/>
            <w:tabs>
              <w:tab w:val="right" w:pos="9628"/>
            </w:tabs>
            <w:rPr>
              <w:rFonts w:ascii="Times New Roman" w:eastAsiaTheme="minorEastAsia" w:hAnsi="Times New Roman" w:cs="Times New Roman"/>
              <w:noProof/>
            </w:rPr>
          </w:pPr>
          <w:hyperlink w:anchor="_Toc119108267" w:history="1">
            <w:r w:rsidR="00F51015" w:rsidRPr="00F51015">
              <w:rPr>
                <w:rStyle w:val="Hyperlink"/>
                <w:rFonts w:ascii="Times New Roman" w:eastAsia="Times New Roman" w:hAnsi="Times New Roman" w:cs="Times New Roman"/>
                <w:noProof/>
              </w:rPr>
              <w:t>2.7.2 Danh sách tài nguyên</w:t>
            </w:r>
            <w:r w:rsidR="00F51015" w:rsidRPr="00F51015">
              <w:rPr>
                <w:rFonts w:ascii="Times New Roman" w:hAnsi="Times New Roman" w:cs="Times New Roman"/>
                <w:noProof/>
                <w:webHidden/>
              </w:rPr>
              <w:tab/>
            </w:r>
            <w:r w:rsidR="00F51015" w:rsidRPr="00F51015">
              <w:rPr>
                <w:rFonts w:ascii="Times New Roman" w:hAnsi="Times New Roman" w:cs="Times New Roman"/>
                <w:noProof/>
                <w:webHidden/>
              </w:rPr>
              <w:fldChar w:fldCharType="begin"/>
            </w:r>
            <w:r w:rsidR="00F51015" w:rsidRPr="00F51015">
              <w:rPr>
                <w:rFonts w:ascii="Times New Roman" w:hAnsi="Times New Roman" w:cs="Times New Roman"/>
                <w:noProof/>
                <w:webHidden/>
              </w:rPr>
              <w:instrText xml:space="preserve"> PAGEREF _Toc119108267 \h </w:instrText>
            </w:r>
            <w:r w:rsidR="00F51015" w:rsidRPr="00F51015">
              <w:rPr>
                <w:rFonts w:ascii="Times New Roman" w:hAnsi="Times New Roman" w:cs="Times New Roman"/>
                <w:noProof/>
                <w:webHidden/>
              </w:rPr>
            </w:r>
            <w:r w:rsidR="00F51015" w:rsidRPr="00F51015">
              <w:rPr>
                <w:rFonts w:ascii="Times New Roman" w:hAnsi="Times New Roman" w:cs="Times New Roman"/>
                <w:noProof/>
                <w:webHidden/>
              </w:rPr>
              <w:fldChar w:fldCharType="separate"/>
            </w:r>
            <w:r w:rsidR="00252682">
              <w:rPr>
                <w:rFonts w:ascii="Times New Roman" w:hAnsi="Times New Roman" w:cs="Times New Roman"/>
                <w:noProof/>
                <w:webHidden/>
              </w:rPr>
              <w:t>41</w:t>
            </w:r>
            <w:r w:rsidR="00F51015" w:rsidRPr="00F51015">
              <w:rPr>
                <w:rFonts w:ascii="Times New Roman" w:hAnsi="Times New Roman" w:cs="Times New Roman"/>
                <w:noProof/>
                <w:webHidden/>
              </w:rPr>
              <w:fldChar w:fldCharType="end"/>
            </w:r>
          </w:hyperlink>
        </w:p>
        <w:p w14:paraId="6C933015" w14:textId="05580414" w:rsidR="00F51015" w:rsidRPr="00F51015" w:rsidRDefault="00000000">
          <w:pPr>
            <w:pStyle w:val="TOC4"/>
            <w:tabs>
              <w:tab w:val="right" w:pos="9628"/>
            </w:tabs>
            <w:rPr>
              <w:rFonts w:ascii="Times New Roman" w:eastAsiaTheme="minorEastAsia" w:hAnsi="Times New Roman" w:cs="Times New Roman"/>
              <w:noProof/>
            </w:rPr>
          </w:pPr>
          <w:hyperlink w:anchor="_Toc119108268" w:history="1">
            <w:r w:rsidR="00F51015" w:rsidRPr="00F51015">
              <w:rPr>
                <w:rStyle w:val="Hyperlink"/>
                <w:rFonts w:ascii="Times New Roman" w:eastAsia="Times New Roman" w:hAnsi="Times New Roman" w:cs="Times New Roman"/>
                <w:noProof/>
              </w:rPr>
              <w:t>2.7.3 Phân bổ tài nguyên và nhân sự</w:t>
            </w:r>
            <w:r w:rsidR="00F51015" w:rsidRPr="00F51015">
              <w:rPr>
                <w:rFonts w:ascii="Times New Roman" w:hAnsi="Times New Roman" w:cs="Times New Roman"/>
                <w:noProof/>
                <w:webHidden/>
              </w:rPr>
              <w:tab/>
            </w:r>
            <w:r w:rsidR="00F51015" w:rsidRPr="00F51015">
              <w:rPr>
                <w:rFonts w:ascii="Times New Roman" w:hAnsi="Times New Roman" w:cs="Times New Roman"/>
                <w:noProof/>
                <w:webHidden/>
              </w:rPr>
              <w:fldChar w:fldCharType="begin"/>
            </w:r>
            <w:r w:rsidR="00F51015" w:rsidRPr="00F51015">
              <w:rPr>
                <w:rFonts w:ascii="Times New Roman" w:hAnsi="Times New Roman" w:cs="Times New Roman"/>
                <w:noProof/>
                <w:webHidden/>
              </w:rPr>
              <w:instrText xml:space="preserve"> PAGEREF _Toc119108268 \h </w:instrText>
            </w:r>
            <w:r w:rsidR="00F51015" w:rsidRPr="00F51015">
              <w:rPr>
                <w:rFonts w:ascii="Times New Roman" w:hAnsi="Times New Roman" w:cs="Times New Roman"/>
                <w:noProof/>
                <w:webHidden/>
              </w:rPr>
            </w:r>
            <w:r w:rsidR="00F51015" w:rsidRPr="00F51015">
              <w:rPr>
                <w:rFonts w:ascii="Times New Roman" w:hAnsi="Times New Roman" w:cs="Times New Roman"/>
                <w:noProof/>
                <w:webHidden/>
              </w:rPr>
              <w:fldChar w:fldCharType="separate"/>
            </w:r>
            <w:r w:rsidR="00252682">
              <w:rPr>
                <w:rFonts w:ascii="Times New Roman" w:hAnsi="Times New Roman" w:cs="Times New Roman"/>
                <w:noProof/>
                <w:webHidden/>
              </w:rPr>
              <w:t>41</w:t>
            </w:r>
            <w:r w:rsidR="00F51015" w:rsidRPr="00F51015">
              <w:rPr>
                <w:rFonts w:ascii="Times New Roman" w:hAnsi="Times New Roman" w:cs="Times New Roman"/>
                <w:noProof/>
                <w:webHidden/>
              </w:rPr>
              <w:fldChar w:fldCharType="end"/>
            </w:r>
          </w:hyperlink>
        </w:p>
        <w:p w14:paraId="65A8795B" w14:textId="6B023398" w:rsidR="00F51015" w:rsidRPr="00F51015" w:rsidRDefault="00000000">
          <w:pPr>
            <w:pStyle w:val="TOC3"/>
            <w:tabs>
              <w:tab w:val="right" w:pos="9628"/>
            </w:tabs>
            <w:rPr>
              <w:rFonts w:ascii="Times New Roman" w:eastAsiaTheme="minorEastAsia" w:hAnsi="Times New Roman" w:cs="Times New Roman"/>
              <w:noProof/>
            </w:rPr>
          </w:pPr>
          <w:hyperlink w:anchor="_Toc119108269" w:history="1">
            <w:r w:rsidR="00F51015" w:rsidRPr="00F51015">
              <w:rPr>
                <w:rStyle w:val="Hyperlink"/>
                <w:rFonts w:ascii="Times New Roman" w:eastAsia="Times New Roman" w:hAnsi="Times New Roman" w:cs="Times New Roman"/>
                <w:noProof/>
              </w:rPr>
              <w:t>2.8 Ước lượng rủi ro và giải pháp</w:t>
            </w:r>
            <w:r w:rsidR="00F51015" w:rsidRPr="00F51015">
              <w:rPr>
                <w:rFonts w:ascii="Times New Roman" w:hAnsi="Times New Roman" w:cs="Times New Roman"/>
                <w:noProof/>
                <w:webHidden/>
              </w:rPr>
              <w:tab/>
            </w:r>
            <w:r w:rsidR="00F51015" w:rsidRPr="00F51015">
              <w:rPr>
                <w:rFonts w:ascii="Times New Roman" w:hAnsi="Times New Roman" w:cs="Times New Roman"/>
                <w:noProof/>
                <w:webHidden/>
              </w:rPr>
              <w:fldChar w:fldCharType="begin"/>
            </w:r>
            <w:r w:rsidR="00F51015" w:rsidRPr="00F51015">
              <w:rPr>
                <w:rFonts w:ascii="Times New Roman" w:hAnsi="Times New Roman" w:cs="Times New Roman"/>
                <w:noProof/>
                <w:webHidden/>
              </w:rPr>
              <w:instrText xml:space="preserve"> PAGEREF _Toc119108269 \h </w:instrText>
            </w:r>
            <w:r w:rsidR="00F51015" w:rsidRPr="00F51015">
              <w:rPr>
                <w:rFonts w:ascii="Times New Roman" w:hAnsi="Times New Roman" w:cs="Times New Roman"/>
                <w:noProof/>
                <w:webHidden/>
              </w:rPr>
            </w:r>
            <w:r w:rsidR="00F51015" w:rsidRPr="00F51015">
              <w:rPr>
                <w:rFonts w:ascii="Times New Roman" w:hAnsi="Times New Roman" w:cs="Times New Roman"/>
                <w:noProof/>
                <w:webHidden/>
              </w:rPr>
              <w:fldChar w:fldCharType="separate"/>
            </w:r>
            <w:r w:rsidR="00252682">
              <w:rPr>
                <w:rFonts w:ascii="Times New Roman" w:hAnsi="Times New Roman" w:cs="Times New Roman"/>
                <w:noProof/>
                <w:webHidden/>
              </w:rPr>
              <w:t>46</w:t>
            </w:r>
            <w:r w:rsidR="00F51015" w:rsidRPr="00F51015">
              <w:rPr>
                <w:rFonts w:ascii="Times New Roman" w:hAnsi="Times New Roman" w:cs="Times New Roman"/>
                <w:noProof/>
                <w:webHidden/>
              </w:rPr>
              <w:fldChar w:fldCharType="end"/>
            </w:r>
          </w:hyperlink>
        </w:p>
        <w:p w14:paraId="0B448F46" w14:textId="74304335" w:rsidR="00F51015" w:rsidRPr="00F51015" w:rsidRDefault="00000000">
          <w:pPr>
            <w:pStyle w:val="TOC2"/>
            <w:tabs>
              <w:tab w:val="left" w:pos="624"/>
              <w:tab w:val="right" w:pos="9628"/>
            </w:tabs>
            <w:rPr>
              <w:rFonts w:ascii="Times New Roman" w:eastAsiaTheme="minorEastAsia" w:hAnsi="Times New Roman" w:cs="Times New Roman"/>
              <w:noProof/>
            </w:rPr>
          </w:pPr>
          <w:hyperlink w:anchor="_Toc119108270" w:history="1">
            <w:r w:rsidR="00F51015" w:rsidRPr="00F51015">
              <w:rPr>
                <w:rStyle w:val="Hyperlink"/>
                <w:rFonts w:ascii="Times New Roman" w:eastAsia="Times New Roman" w:hAnsi="Times New Roman" w:cs="Times New Roman"/>
                <w:noProof/>
              </w:rPr>
              <w:t>3.</w:t>
            </w:r>
            <w:r w:rsidR="00F51015" w:rsidRPr="00F51015">
              <w:rPr>
                <w:rFonts w:ascii="Times New Roman" w:eastAsiaTheme="minorEastAsia" w:hAnsi="Times New Roman" w:cs="Times New Roman"/>
                <w:noProof/>
              </w:rPr>
              <w:tab/>
            </w:r>
            <w:r w:rsidR="00F51015" w:rsidRPr="00F51015">
              <w:rPr>
                <w:rStyle w:val="Hyperlink"/>
                <w:rFonts w:ascii="Times New Roman" w:eastAsia="Times New Roman" w:hAnsi="Times New Roman" w:cs="Times New Roman"/>
                <w:noProof/>
              </w:rPr>
              <w:t>THỰC THI (EXCUTE).</w:t>
            </w:r>
            <w:r w:rsidR="00F51015" w:rsidRPr="00F51015">
              <w:rPr>
                <w:rFonts w:ascii="Times New Roman" w:hAnsi="Times New Roman" w:cs="Times New Roman"/>
                <w:noProof/>
                <w:webHidden/>
              </w:rPr>
              <w:tab/>
            </w:r>
            <w:r w:rsidR="00F51015" w:rsidRPr="00F51015">
              <w:rPr>
                <w:rFonts w:ascii="Times New Roman" w:hAnsi="Times New Roman" w:cs="Times New Roman"/>
                <w:noProof/>
                <w:webHidden/>
              </w:rPr>
              <w:fldChar w:fldCharType="begin"/>
            </w:r>
            <w:r w:rsidR="00F51015" w:rsidRPr="00F51015">
              <w:rPr>
                <w:rFonts w:ascii="Times New Roman" w:hAnsi="Times New Roman" w:cs="Times New Roman"/>
                <w:noProof/>
                <w:webHidden/>
              </w:rPr>
              <w:instrText xml:space="preserve"> PAGEREF _Toc119108270 \h </w:instrText>
            </w:r>
            <w:r w:rsidR="00F51015" w:rsidRPr="00F51015">
              <w:rPr>
                <w:rFonts w:ascii="Times New Roman" w:hAnsi="Times New Roman" w:cs="Times New Roman"/>
                <w:noProof/>
                <w:webHidden/>
              </w:rPr>
            </w:r>
            <w:r w:rsidR="00F51015" w:rsidRPr="00F51015">
              <w:rPr>
                <w:rFonts w:ascii="Times New Roman" w:hAnsi="Times New Roman" w:cs="Times New Roman"/>
                <w:noProof/>
                <w:webHidden/>
              </w:rPr>
              <w:fldChar w:fldCharType="separate"/>
            </w:r>
            <w:r w:rsidR="00252682">
              <w:rPr>
                <w:rFonts w:ascii="Times New Roman" w:hAnsi="Times New Roman" w:cs="Times New Roman"/>
                <w:noProof/>
                <w:webHidden/>
              </w:rPr>
              <w:t>49</w:t>
            </w:r>
            <w:r w:rsidR="00F51015" w:rsidRPr="00F51015">
              <w:rPr>
                <w:rFonts w:ascii="Times New Roman" w:hAnsi="Times New Roman" w:cs="Times New Roman"/>
                <w:noProof/>
                <w:webHidden/>
              </w:rPr>
              <w:fldChar w:fldCharType="end"/>
            </w:r>
          </w:hyperlink>
        </w:p>
        <w:p w14:paraId="60392387" w14:textId="65546841" w:rsidR="00F51015" w:rsidRPr="00F51015" w:rsidRDefault="00000000">
          <w:pPr>
            <w:pStyle w:val="TOC3"/>
            <w:tabs>
              <w:tab w:val="right" w:pos="9628"/>
            </w:tabs>
            <w:rPr>
              <w:rFonts w:ascii="Times New Roman" w:eastAsiaTheme="minorEastAsia" w:hAnsi="Times New Roman" w:cs="Times New Roman"/>
              <w:noProof/>
            </w:rPr>
          </w:pPr>
          <w:hyperlink w:anchor="_Toc119108271" w:history="1">
            <w:r w:rsidR="00F51015" w:rsidRPr="00F51015">
              <w:rPr>
                <w:rStyle w:val="Hyperlink"/>
                <w:rFonts w:ascii="Times New Roman" w:eastAsia="Times New Roman" w:hAnsi="Times New Roman" w:cs="Times New Roman"/>
                <w:noProof/>
              </w:rPr>
              <w:t>3.1. Phân bổ quy trình:</w:t>
            </w:r>
            <w:r w:rsidR="00F51015" w:rsidRPr="00F51015">
              <w:rPr>
                <w:rFonts w:ascii="Times New Roman" w:hAnsi="Times New Roman" w:cs="Times New Roman"/>
                <w:noProof/>
                <w:webHidden/>
              </w:rPr>
              <w:tab/>
            </w:r>
            <w:r w:rsidR="00F51015" w:rsidRPr="00F51015">
              <w:rPr>
                <w:rFonts w:ascii="Times New Roman" w:hAnsi="Times New Roman" w:cs="Times New Roman"/>
                <w:noProof/>
                <w:webHidden/>
              </w:rPr>
              <w:fldChar w:fldCharType="begin"/>
            </w:r>
            <w:r w:rsidR="00F51015" w:rsidRPr="00F51015">
              <w:rPr>
                <w:rFonts w:ascii="Times New Roman" w:hAnsi="Times New Roman" w:cs="Times New Roman"/>
                <w:noProof/>
                <w:webHidden/>
              </w:rPr>
              <w:instrText xml:space="preserve"> PAGEREF _Toc119108271 \h </w:instrText>
            </w:r>
            <w:r w:rsidR="00F51015" w:rsidRPr="00F51015">
              <w:rPr>
                <w:rFonts w:ascii="Times New Roman" w:hAnsi="Times New Roman" w:cs="Times New Roman"/>
                <w:noProof/>
                <w:webHidden/>
              </w:rPr>
            </w:r>
            <w:r w:rsidR="00F51015" w:rsidRPr="00F51015">
              <w:rPr>
                <w:rFonts w:ascii="Times New Roman" w:hAnsi="Times New Roman" w:cs="Times New Roman"/>
                <w:noProof/>
                <w:webHidden/>
              </w:rPr>
              <w:fldChar w:fldCharType="separate"/>
            </w:r>
            <w:r w:rsidR="00252682">
              <w:rPr>
                <w:rFonts w:ascii="Times New Roman" w:hAnsi="Times New Roman" w:cs="Times New Roman"/>
                <w:noProof/>
                <w:webHidden/>
              </w:rPr>
              <w:t>49</w:t>
            </w:r>
            <w:r w:rsidR="00F51015" w:rsidRPr="00F51015">
              <w:rPr>
                <w:rFonts w:ascii="Times New Roman" w:hAnsi="Times New Roman" w:cs="Times New Roman"/>
                <w:noProof/>
                <w:webHidden/>
              </w:rPr>
              <w:fldChar w:fldCharType="end"/>
            </w:r>
          </w:hyperlink>
        </w:p>
        <w:p w14:paraId="0B14ED9A" w14:textId="4504343A" w:rsidR="00F51015" w:rsidRPr="00F51015" w:rsidRDefault="00000000">
          <w:pPr>
            <w:pStyle w:val="TOC3"/>
            <w:tabs>
              <w:tab w:val="right" w:pos="9628"/>
            </w:tabs>
            <w:rPr>
              <w:rFonts w:ascii="Times New Roman" w:eastAsiaTheme="minorEastAsia" w:hAnsi="Times New Roman" w:cs="Times New Roman"/>
              <w:noProof/>
            </w:rPr>
          </w:pPr>
          <w:hyperlink w:anchor="_Toc119108272" w:history="1">
            <w:r w:rsidR="00F51015" w:rsidRPr="00F51015">
              <w:rPr>
                <w:rStyle w:val="Hyperlink"/>
                <w:rFonts w:ascii="Times New Roman" w:eastAsia="Times New Roman" w:hAnsi="Times New Roman" w:cs="Times New Roman"/>
                <w:noProof/>
              </w:rPr>
              <w:t>3.2. Đánh giá phân công các thành viên:</w:t>
            </w:r>
            <w:r w:rsidR="00F51015" w:rsidRPr="00F51015">
              <w:rPr>
                <w:rFonts w:ascii="Times New Roman" w:hAnsi="Times New Roman" w:cs="Times New Roman"/>
                <w:noProof/>
                <w:webHidden/>
              </w:rPr>
              <w:tab/>
            </w:r>
            <w:r w:rsidR="00F51015" w:rsidRPr="00F51015">
              <w:rPr>
                <w:rFonts w:ascii="Times New Roman" w:hAnsi="Times New Roman" w:cs="Times New Roman"/>
                <w:noProof/>
                <w:webHidden/>
              </w:rPr>
              <w:fldChar w:fldCharType="begin"/>
            </w:r>
            <w:r w:rsidR="00F51015" w:rsidRPr="00F51015">
              <w:rPr>
                <w:rFonts w:ascii="Times New Roman" w:hAnsi="Times New Roman" w:cs="Times New Roman"/>
                <w:noProof/>
                <w:webHidden/>
              </w:rPr>
              <w:instrText xml:space="preserve"> PAGEREF _Toc119108272 \h </w:instrText>
            </w:r>
            <w:r w:rsidR="00F51015" w:rsidRPr="00F51015">
              <w:rPr>
                <w:rFonts w:ascii="Times New Roman" w:hAnsi="Times New Roman" w:cs="Times New Roman"/>
                <w:noProof/>
                <w:webHidden/>
              </w:rPr>
            </w:r>
            <w:r w:rsidR="00F51015" w:rsidRPr="00F51015">
              <w:rPr>
                <w:rFonts w:ascii="Times New Roman" w:hAnsi="Times New Roman" w:cs="Times New Roman"/>
                <w:noProof/>
                <w:webHidden/>
              </w:rPr>
              <w:fldChar w:fldCharType="separate"/>
            </w:r>
            <w:r w:rsidR="00252682">
              <w:rPr>
                <w:rFonts w:ascii="Times New Roman" w:hAnsi="Times New Roman" w:cs="Times New Roman"/>
                <w:noProof/>
                <w:webHidden/>
              </w:rPr>
              <w:t>51</w:t>
            </w:r>
            <w:r w:rsidR="00F51015" w:rsidRPr="00F51015">
              <w:rPr>
                <w:rFonts w:ascii="Times New Roman" w:hAnsi="Times New Roman" w:cs="Times New Roman"/>
                <w:noProof/>
                <w:webHidden/>
              </w:rPr>
              <w:fldChar w:fldCharType="end"/>
            </w:r>
          </w:hyperlink>
        </w:p>
        <w:p w14:paraId="3CEBF494" w14:textId="3A49BCAA" w:rsidR="00F51015" w:rsidRPr="00F51015" w:rsidRDefault="00000000">
          <w:pPr>
            <w:pStyle w:val="TOC3"/>
            <w:tabs>
              <w:tab w:val="right" w:pos="9628"/>
            </w:tabs>
            <w:rPr>
              <w:rFonts w:ascii="Times New Roman" w:eastAsiaTheme="minorEastAsia" w:hAnsi="Times New Roman" w:cs="Times New Roman"/>
              <w:noProof/>
            </w:rPr>
          </w:pPr>
          <w:hyperlink w:anchor="_Toc119108273" w:history="1">
            <w:r w:rsidR="00F51015" w:rsidRPr="00F51015">
              <w:rPr>
                <w:rStyle w:val="Hyperlink"/>
                <w:rFonts w:ascii="Times New Roman" w:eastAsia="Times New Roman" w:hAnsi="Times New Roman" w:cs="Times New Roman"/>
                <w:noProof/>
              </w:rPr>
              <w:t>3.3. Đề xuất các giải pháp sắp tới:</w:t>
            </w:r>
            <w:r w:rsidR="00F51015" w:rsidRPr="00F51015">
              <w:rPr>
                <w:rFonts w:ascii="Times New Roman" w:hAnsi="Times New Roman" w:cs="Times New Roman"/>
                <w:noProof/>
                <w:webHidden/>
              </w:rPr>
              <w:tab/>
            </w:r>
            <w:r w:rsidR="00F51015" w:rsidRPr="00F51015">
              <w:rPr>
                <w:rFonts w:ascii="Times New Roman" w:hAnsi="Times New Roman" w:cs="Times New Roman"/>
                <w:noProof/>
                <w:webHidden/>
              </w:rPr>
              <w:fldChar w:fldCharType="begin"/>
            </w:r>
            <w:r w:rsidR="00F51015" w:rsidRPr="00F51015">
              <w:rPr>
                <w:rFonts w:ascii="Times New Roman" w:hAnsi="Times New Roman" w:cs="Times New Roman"/>
                <w:noProof/>
                <w:webHidden/>
              </w:rPr>
              <w:instrText xml:space="preserve"> PAGEREF _Toc119108273 \h </w:instrText>
            </w:r>
            <w:r w:rsidR="00F51015" w:rsidRPr="00F51015">
              <w:rPr>
                <w:rFonts w:ascii="Times New Roman" w:hAnsi="Times New Roman" w:cs="Times New Roman"/>
                <w:noProof/>
                <w:webHidden/>
              </w:rPr>
            </w:r>
            <w:r w:rsidR="00F51015" w:rsidRPr="00F51015">
              <w:rPr>
                <w:rFonts w:ascii="Times New Roman" w:hAnsi="Times New Roman" w:cs="Times New Roman"/>
                <w:noProof/>
                <w:webHidden/>
              </w:rPr>
              <w:fldChar w:fldCharType="separate"/>
            </w:r>
            <w:r w:rsidR="00252682">
              <w:rPr>
                <w:rFonts w:ascii="Times New Roman" w:hAnsi="Times New Roman" w:cs="Times New Roman"/>
                <w:noProof/>
                <w:webHidden/>
              </w:rPr>
              <w:t>52</w:t>
            </w:r>
            <w:r w:rsidR="00F51015" w:rsidRPr="00F51015">
              <w:rPr>
                <w:rFonts w:ascii="Times New Roman" w:hAnsi="Times New Roman" w:cs="Times New Roman"/>
                <w:noProof/>
                <w:webHidden/>
              </w:rPr>
              <w:fldChar w:fldCharType="end"/>
            </w:r>
          </w:hyperlink>
        </w:p>
        <w:p w14:paraId="43129E1E" w14:textId="1DAB5DEF" w:rsidR="00F51015" w:rsidRPr="00F51015" w:rsidRDefault="00000000">
          <w:pPr>
            <w:pStyle w:val="TOC2"/>
            <w:tabs>
              <w:tab w:val="left" w:pos="624"/>
              <w:tab w:val="right" w:pos="9628"/>
            </w:tabs>
            <w:rPr>
              <w:rFonts w:ascii="Times New Roman" w:eastAsiaTheme="minorEastAsia" w:hAnsi="Times New Roman" w:cs="Times New Roman"/>
              <w:noProof/>
            </w:rPr>
          </w:pPr>
          <w:hyperlink w:anchor="_Toc119108274" w:history="1">
            <w:r w:rsidR="00F51015" w:rsidRPr="00F51015">
              <w:rPr>
                <w:rStyle w:val="Hyperlink"/>
                <w:rFonts w:ascii="Times New Roman" w:eastAsia="Times New Roman" w:hAnsi="Times New Roman" w:cs="Times New Roman"/>
                <w:noProof/>
              </w:rPr>
              <w:t>4.</w:t>
            </w:r>
            <w:r w:rsidR="00F51015" w:rsidRPr="00F51015">
              <w:rPr>
                <w:rFonts w:ascii="Times New Roman" w:eastAsiaTheme="minorEastAsia" w:hAnsi="Times New Roman" w:cs="Times New Roman"/>
                <w:noProof/>
              </w:rPr>
              <w:tab/>
            </w:r>
            <w:r w:rsidR="00F51015" w:rsidRPr="00F51015">
              <w:rPr>
                <w:rStyle w:val="Hyperlink"/>
                <w:rFonts w:ascii="Times New Roman" w:eastAsia="Times New Roman" w:hAnsi="Times New Roman" w:cs="Times New Roman"/>
                <w:noProof/>
              </w:rPr>
              <w:t>ĐIỀU KHIỂN, KIỂM SOÁT (CONTROL)</w:t>
            </w:r>
            <w:r w:rsidR="00F51015" w:rsidRPr="00F51015">
              <w:rPr>
                <w:rFonts w:ascii="Times New Roman" w:hAnsi="Times New Roman" w:cs="Times New Roman"/>
                <w:noProof/>
                <w:webHidden/>
              </w:rPr>
              <w:tab/>
            </w:r>
            <w:r w:rsidR="00F51015" w:rsidRPr="00F51015">
              <w:rPr>
                <w:rFonts w:ascii="Times New Roman" w:hAnsi="Times New Roman" w:cs="Times New Roman"/>
                <w:noProof/>
                <w:webHidden/>
              </w:rPr>
              <w:fldChar w:fldCharType="begin"/>
            </w:r>
            <w:r w:rsidR="00F51015" w:rsidRPr="00F51015">
              <w:rPr>
                <w:rFonts w:ascii="Times New Roman" w:hAnsi="Times New Roman" w:cs="Times New Roman"/>
                <w:noProof/>
                <w:webHidden/>
              </w:rPr>
              <w:instrText xml:space="preserve"> PAGEREF _Toc119108274 \h </w:instrText>
            </w:r>
            <w:r w:rsidR="00F51015" w:rsidRPr="00F51015">
              <w:rPr>
                <w:rFonts w:ascii="Times New Roman" w:hAnsi="Times New Roman" w:cs="Times New Roman"/>
                <w:noProof/>
                <w:webHidden/>
              </w:rPr>
            </w:r>
            <w:r w:rsidR="00F51015" w:rsidRPr="00F51015">
              <w:rPr>
                <w:rFonts w:ascii="Times New Roman" w:hAnsi="Times New Roman" w:cs="Times New Roman"/>
                <w:noProof/>
                <w:webHidden/>
              </w:rPr>
              <w:fldChar w:fldCharType="separate"/>
            </w:r>
            <w:r w:rsidR="00252682">
              <w:rPr>
                <w:rFonts w:ascii="Times New Roman" w:hAnsi="Times New Roman" w:cs="Times New Roman"/>
                <w:noProof/>
                <w:webHidden/>
              </w:rPr>
              <w:t>53</w:t>
            </w:r>
            <w:r w:rsidR="00F51015" w:rsidRPr="00F51015">
              <w:rPr>
                <w:rFonts w:ascii="Times New Roman" w:hAnsi="Times New Roman" w:cs="Times New Roman"/>
                <w:noProof/>
                <w:webHidden/>
              </w:rPr>
              <w:fldChar w:fldCharType="end"/>
            </w:r>
          </w:hyperlink>
        </w:p>
        <w:p w14:paraId="3C48C242" w14:textId="6162D632" w:rsidR="00F51015" w:rsidRPr="00F51015" w:rsidRDefault="00000000">
          <w:pPr>
            <w:pStyle w:val="TOC3"/>
            <w:tabs>
              <w:tab w:val="right" w:pos="9628"/>
            </w:tabs>
            <w:rPr>
              <w:rFonts w:ascii="Times New Roman" w:eastAsiaTheme="minorEastAsia" w:hAnsi="Times New Roman" w:cs="Times New Roman"/>
              <w:noProof/>
            </w:rPr>
          </w:pPr>
          <w:hyperlink w:anchor="_Toc119108275" w:history="1">
            <w:r w:rsidR="00F51015" w:rsidRPr="00F51015">
              <w:rPr>
                <w:rStyle w:val="Hyperlink"/>
                <w:rFonts w:ascii="Times New Roman" w:eastAsia="Times New Roman" w:hAnsi="Times New Roman" w:cs="Times New Roman"/>
                <w:noProof/>
              </w:rPr>
              <w:t>4.1 Tình huống phát sinh 1 - Vấn đề chi phí</w:t>
            </w:r>
            <w:r w:rsidR="00F51015" w:rsidRPr="00F51015">
              <w:rPr>
                <w:rFonts w:ascii="Times New Roman" w:hAnsi="Times New Roman" w:cs="Times New Roman"/>
                <w:noProof/>
                <w:webHidden/>
              </w:rPr>
              <w:tab/>
            </w:r>
            <w:r w:rsidR="00F51015" w:rsidRPr="00F51015">
              <w:rPr>
                <w:rFonts w:ascii="Times New Roman" w:hAnsi="Times New Roman" w:cs="Times New Roman"/>
                <w:noProof/>
                <w:webHidden/>
              </w:rPr>
              <w:fldChar w:fldCharType="begin"/>
            </w:r>
            <w:r w:rsidR="00F51015" w:rsidRPr="00F51015">
              <w:rPr>
                <w:rFonts w:ascii="Times New Roman" w:hAnsi="Times New Roman" w:cs="Times New Roman"/>
                <w:noProof/>
                <w:webHidden/>
              </w:rPr>
              <w:instrText xml:space="preserve"> PAGEREF _Toc119108275 \h </w:instrText>
            </w:r>
            <w:r w:rsidR="00F51015" w:rsidRPr="00F51015">
              <w:rPr>
                <w:rFonts w:ascii="Times New Roman" w:hAnsi="Times New Roman" w:cs="Times New Roman"/>
                <w:noProof/>
                <w:webHidden/>
              </w:rPr>
            </w:r>
            <w:r w:rsidR="00F51015" w:rsidRPr="00F51015">
              <w:rPr>
                <w:rFonts w:ascii="Times New Roman" w:hAnsi="Times New Roman" w:cs="Times New Roman"/>
                <w:noProof/>
                <w:webHidden/>
              </w:rPr>
              <w:fldChar w:fldCharType="separate"/>
            </w:r>
            <w:r w:rsidR="00252682">
              <w:rPr>
                <w:rFonts w:ascii="Times New Roman" w:hAnsi="Times New Roman" w:cs="Times New Roman"/>
                <w:noProof/>
                <w:webHidden/>
              </w:rPr>
              <w:t>53</w:t>
            </w:r>
            <w:r w:rsidR="00F51015" w:rsidRPr="00F51015">
              <w:rPr>
                <w:rFonts w:ascii="Times New Roman" w:hAnsi="Times New Roman" w:cs="Times New Roman"/>
                <w:noProof/>
                <w:webHidden/>
              </w:rPr>
              <w:fldChar w:fldCharType="end"/>
            </w:r>
          </w:hyperlink>
        </w:p>
        <w:p w14:paraId="4E514441" w14:textId="10B123AD" w:rsidR="00F51015" w:rsidRPr="00F51015" w:rsidRDefault="00000000">
          <w:pPr>
            <w:pStyle w:val="TOC4"/>
            <w:tabs>
              <w:tab w:val="right" w:pos="9628"/>
            </w:tabs>
            <w:rPr>
              <w:rFonts w:ascii="Times New Roman" w:eastAsiaTheme="minorEastAsia" w:hAnsi="Times New Roman" w:cs="Times New Roman"/>
              <w:noProof/>
            </w:rPr>
          </w:pPr>
          <w:hyperlink w:anchor="_Toc119108276" w:history="1">
            <w:r w:rsidR="00F51015" w:rsidRPr="00F51015">
              <w:rPr>
                <w:rStyle w:val="Hyperlink"/>
                <w:rFonts w:ascii="Times New Roman" w:eastAsia="Times New Roman" w:hAnsi="Times New Roman" w:cs="Times New Roman"/>
                <w:noProof/>
              </w:rPr>
              <w:t>4.1.1 Mô tả vấn đề</w:t>
            </w:r>
            <w:r w:rsidR="00F51015" w:rsidRPr="00F51015">
              <w:rPr>
                <w:rFonts w:ascii="Times New Roman" w:hAnsi="Times New Roman" w:cs="Times New Roman"/>
                <w:noProof/>
                <w:webHidden/>
              </w:rPr>
              <w:tab/>
            </w:r>
            <w:r w:rsidR="00F51015" w:rsidRPr="00F51015">
              <w:rPr>
                <w:rFonts w:ascii="Times New Roman" w:hAnsi="Times New Roman" w:cs="Times New Roman"/>
                <w:noProof/>
                <w:webHidden/>
              </w:rPr>
              <w:fldChar w:fldCharType="begin"/>
            </w:r>
            <w:r w:rsidR="00F51015" w:rsidRPr="00F51015">
              <w:rPr>
                <w:rFonts w:ascii="Times New Roman" w:hAnsi="Times New Roman" w:cs="Times New Roman"/>
                <w:noProof/>
                <w:webHidden/>
              </w:rPr>
              <w:instrText xml:space="preserve"> PAGEREF _Toc119108276 \h </w:instrText>
            </w:r>
            <w:r w:rsidR="00F51015" w:rsidRPr="00F51015">
              <w:rPr>
                <w:rFonts w:ascii="Times New Roman" w:hAnsi="Times New Roman" w:cs="Times New Roman"/>
                <w:noProof/>
                <w:webHidden/>
              </w:rPr>
            </w:r>
            <w:r w:rsidR="00F51015" w:rsidRPr="00F51015">
              <w:rPr>
                <w:rFonts w:ascii="Times New Roman" w:hAnsi="Times New Roman" w:cs="Times New Roman"/>
                <w:noProof/>
                <w:webHidden/>
              </w:rPr>
              <w:fldChar w:fldCharType="separate"/>
            </w:r>
            <w:r w:rsidR="00252682">
              <w:rPr>
                <w:rFonts w:ascii="Times New Roman" w:hAnsi="Times New Roman" w:cs="Times New Roman"/>
                <w:noProof/>
                <w:webHidden/>
              </w:rPr>
              <w:t>53</w:t>
            </w:r>
            <w:r w:rsidR="00F51015" w:rsidRPr="00F51015">
              <w:rPr>
                <w:rFonts w:ascii="Times New Roman" w:hAnsi="Times New Roman" w:cs="Times New Roman"/>
                <w:noProof/>
                <w:webHidden/>
              </w:rPr>
              <w:fldChar w:fldCharType="end"/>
            </w:r>
          </w:hyperlink>
        </w:p>
        <w:p w14:paraId="1EB44922" w14:textId="3145EE6A" w:rsidR="00F51015" w:rsidRPr="00F51015" w:rsidRDefault="00000000">
          <w:pPr>
            <w:pStyle w:val="TOC4"/>
            <w:tabs>
              <w:tab w:val="right" w:pos="9628"/>
            </w:tabs>
            <w:rPr>
              <w:rFonts w:ascii="Times New Roman" w:eastAsiaTheme="minorEastAsia" w:hAnsi="Times New Roman" w:cs="Times New Roman"/>
              <w:noProof/>
            </w:rPr>
          </w:pPr>
          <w:hyperlink w:anchor="_Toc119108277" w:history="1">
            <w:r w:rsidR="00F51015" w:rsidRPr="00F51015">
              <w:rPr>
                <w:rStyle w:val="Hyperlink"/>
                <w:rFonts w:ascii="Times New Roman" w:eastAsia="Times New Roman" w:hAnsi="Times New Roman" w:cs="Times New Roman"/>
                <w:noProof/>
              </w:rPr>
              <w:t>4.1.2 Cách điều khiển kiểm soát</w:t>
            </w:r>
            <w:r w:rsidR="00F51015" w:rsidRPr="00F51015">
              <w:rPr>
                <w:rFonts w:ascii="Times New Roman" w:hAnsi="Times New Roman" w:cs="Times New Roman"/>
                <w:noProof/>
                <w:webHidden/>
              </w:rPr>
              <w:tab/>
            </w:r>
            <w:r w:rsidR="00F51015" w:rsidRPr="00F51015">
              <w:rPr>
                <w:rFonts w:ascii="Times New Roman" w:hAnsi="Times New Roman" w:cs="Times New Roman"/>
                <w:noProof/>
                <w:webHidden/>
              </w:rPr>
              <w:fldChar w:fldCharType="begin"/>
            </w:r>
            <w:r w:rsidR="00F51015" w:rsidRPr="00F51015">
              <w:rPr>
                <w:rFonts w:ascii="Times New Roman" w:hAnsi="Times New Roman" w:cs="Times New Roman"/>
                <w:noProof/>
                <w:webHidden/>
              </w:rPr>
              <w:instrText xml:space="preserve"> PAGEREF _Toc119108277 \h </w:instrText>
            </w:r>
            <w:r w:rsidR="00F51015" w:rsidRPr="00F51015">
              <w:rPr>
                <w:rFonts w:ascii="Times New Roman" w:hAnsi="Times New Roman" w:cs="Times New Roman"/>
                <w:noProof/>
                <w:webHidden/>
              </w:rPr>
            </w:r>
            <w:r w:rsidR="00F51015" w:rsidRPr="00F51015">
              <w:rPr>
                <w:rFonts w:ascii="Times New Roman" w:hAnsi="Times New Roman" w:cs="Times New Roman"/>
                <w:noProof/>
                <w:webHidden/>
              </w:rPr>
              <w:fldChar w:fldCharType="separate"/>
            </w:r>
            <w:r w:rsidR="00252682">
              <w:rPr>
                <w:rFonts w:ascii="Times New Roman" w:hAnsi="Times New Roman" w:cs="Times New Roman"/>
                <w:noProof/>
                <w:webHidden/>
              </w:rPr>
              <w:t>53</w:t>
            </w:r>
            <w:r w:rsidR="00F51015" w:rsidRPr="00F51015">
              <w:rPr>
                <w:rFonts w:ascii="Times New Roman" w:hAnsi="Times New Roman" w:cs="Times New Roman"/>
                <w:noProof/>
                <w:webHidden/>
              </w:rPr>
              <w:fldChar w:fldCharType="end"/>
            </w:r>
          </w:hyperlink>
        </w:p>
        <w:p w14:paraId="056656D3" w14:textId="18C5EC64" w:rsidR="00F51015" w:rsidRPr="00F51015" w:rsidRDefault="00000000">
          <w:pPr>
            <w:pStyle w:val="TOC3"/>
            <w:tabs>
              <w:tab w:val="right" w:pos="9628"/>
            </w:tabs>
            <w:rPr>
              <w:rFonts w:ascii="Times New Roman" w:eastAsiaTheme="minorEastAsia" w:hAnsi="Times New Roman" w:cs="Times New Roman"/>
              <w:noProof/>
            </w:rPr>
          </w:pPr>
          <w:hyperlink w:anchor="_Toc119108278" w:history="1">
            <w:r w:rsidR="00F51015" w:rsidRPr="00F51015">
              <w:rPr>
                <w:rStyle w:val="Hyperlink"/>
                <w:rFonts w:ascii="Times New Roman" w:eastAsia="Times New Roman" w:hAnsi="Times New Roman" w:cs="Times New Roman"/>
                <w:noProof/>
              </w:rPr>
              <w:t>4.2 Tình huống phát sinh 2 - Vấn đề thời gian</w:t>
            </w:r>
            <w:r w:rsidR="00F51015" w:rsidRPr="00F51015">
              <w:rPr>
                <w:rFonts w:ascii="Times New Roman" w:hAnsi="Times New Roman" w:cs="Times New Roman"/>
                <w:noProof/>
                <w:webHidden/>
              </w:rPr>
              <w:tab/>
            </w:r>
            <w:r w:rsidR="00F51015" w:rsidRPr="00F51015">
              <w:rPr>
                <w:rFonts w:ascii="Times New Roman" w:hAnsi="Times New Roman" w:cs="Times New Roman"/>
                <w:noProof/>
                <w:webHidden/>
              </w:rPr>
              <w:fldChar w:fldCharType="begin"/>
            </w:r>
            <w:r w:rsidR="00F51015" w:rsidRPr="00F51015">
              <w:rPr>
                <w:rFonts w:ascii="Times New Roman" w:hAnsi="Times New Roman" w:cs="Times New Roman"/>
                <w:noProof/>
                <w:webHidden/>
              </w:rPr>
              <w:instrText xml:space="preserve"> PAGEREF _Toc119108278 \h </w:instrText>
            </w:r>
            <w:r w:rsidR="00F51015" w:rsidRPr="00F51015">
              <w:rPr>
                <w:rFonts w:ascii="Times New Roman" w:hAnsi="Times New Roman" w:cs="Times New Roman"/>
                <w:noProof/>
                <w:webHidden/>
              </w:rPr>
            </w:r>
            <w:r w:rsidR="00F51015" w:rsidRPr="00F51015">
              <w:rPr>
                <w:rFonts w:ascii="Times New Roman" w:hAnsi="Times New Roman" w:cs="Times New Roman"/>
                <w:noProof/>
                <w:webHidden/>
              </w:rPr>
              <w:fldChar w:fldCharType="separate"/>
            </w:r>
            <w:r w:rsidR="00252682">
              <w:rPr>
                <w:rFonts w:ascii="Times New Roman" w:hAnsi="Times New Roman" w:cs="Times New Roman"/>
                <w:noProof/>
                <w:webHidden/>
              </w:rPr>
              <w:t>53</w:t>
            </w:r>
            <w:r w:rsidR="00F51015" w:rsidRPr="00F51015">
              <w:rPr>
                <w:rFonts w:ascii="Times New Roman" w:hAnsi="Times New Roman" w:cs="Times New Roman"/>
                <w:noProof/>
                <w:webHidden/>
              </w:rPr>
              <w:fldChar w:fldCharType="end"/>
            </w:r>
          </w:hyperlink>
        </w:p>
        <w:p w14:paraId="421D9C57" w14:textId="3646D5FA" w:rsidR="00F51015" w:rsidRPr="00F51015" w:rsidRDefault="00000000">
          <w:pPr>
            <w:pStyle w:val="TOC4"/>
            <w:tabs>
              <w:tab w:val="right" w:pos="9628"/>
            </w:tabs>
            <w:rPr>
              <w:rFonts w:ascii="Times New Roman" w:eastAsiaTheme="minorEastAsia" w:hAnsi="Times New Roman" w:cs="Times New Roman"/>
              <w:noProof/>
            </w:rPr>
          </w:pPr>
          <w:hyperlink w:anchor="_Toc119108279" w:history="1">
            <w:r w:rsidR="00F51015" w:rsidRPr="00F51015">
              <w:rPr>
                <w:rStyle w:val="Hyperlink"/>
                <w:rFonts w:ascii="Times New Roman" w:eastAsia="Times New Roman" w:hAnsi="Times New Roman" w:cs="Times New Roman"/>
                <w:noProof/>
              </w:rPr>
              <w:t>4.2.1 Mô tả vấn đề</w:t>
            </w:r>
            <w:r w:rsidR="00F51015" w:rsidRPr="00F51015">
              <w:rPr>
                <w:rFonts w:ascii="Times New Roman" w:hAnsi="Times New Roman" w:cs="Times New Roman"/>
                <w:noProof/>
                <w:webHidden/>
              </w:rPr>
              <w:tab/>
            </w:r>
            <w:r w:rsidR="00F51015" w:rsidRPr="00F51015">
              <w:rPr>
                <w:rFonts w:ascii="Times New Roman" w:hAnsi="Times New Roman" w:cs="Times New Roman"/>
                <w:noProof/>
                <w:webHidden/>
              </w:rPr>
              <w:fldChar w:fldCharType="begin"/>
            </w:r>
            <w:r w:rsidR="00F51015" w:rsidRPr="00F51015">
              <w:rPr>
                <w:rFonts w:ascii="Times New Roman" w:hAnsi="Times New Roman" w:cs="Times New Roman"/>
                <w:noProof/>
                <w:webHidden/>
              </w:rPr>
              <w:instrText xml:space="preserve"> PAGEREF _Toc119108279 \h </w:instrText>
            </w:r>
            <w:r w:rsidR="00F51015" w:rsidRPr="00F51015">
              <w:rPr>
                <w:rFonts w:ascii="Times New Roman" w:hAnsi="Times New Roman" w:cs="Times New Roman"/>
                <w:noProof/>
                <w:webHidden/>
              </w:rPr>
            </w:r>
            <w:r w:rsidR="00F51015" w:rsidRPr="00F51015">
              <w:rPr>
                <w:rFonts w:ascii="Times New Roman" w:hAnsi="Times New Roman" w:cs="Times New Roman"/>
                <w:noProof/>
                <w:webHidden/>
              </w:rPr>
              <w:fldChar w:fldCharType="separate"/>
            </w:r>
            <w:r w:rsidR="00252682">
              <w:rPr>
                <w:rFonts w:ascii="Times New Roman" w:hAnsi="Times New Roman" w:cs="Times New Roman"/>
                <w:noProof/>
                <w:webHidden/>
              </w:rPr>
              <w:t>53</w:t>
            </w:r>
            <w:r w:rsidR="00F51015" w:rsidRPr="00F51015">
              <w:rPr>
                <w:rFonts w:ascii="Times New Roman" w:hAnsi="Times New Roman" w:cs="Times New Roman"/>
                <w:noProof/>
                <w:webHidden/>
              </w:rPr>
              <w:fldChar w:fldCharType="end"/>
            </w:r>
          </w:hyperlink>
        </w:p>
        <w:p w14:paraId="05039E95" w14:textId="447C9C7C" w:rsidR="00F51015" w:rsidRPr="00F51015" w:rsidRDefault="00000000">
          <w:pPr>
            <w:pStyle w:val="TOC4"/>
            <w:tabs>
              <w:tab w:val="right" w:pos="9628"/>
            </w:tabs>
            <w:rPr>
              <w:rFonts w:ascii="Times New Roman" w:eastAsiaTheme="minorEastAsia" w:hAnsi="Times New Roman" w:cs="Times New Roman"/>
              <w:noProof/>
            </w:rPr>
          </w:pPr>
          <w:hyperlink w:anchor="_Toc119108280" w:history="1">
            <w:r w:rsidR="00F51015" w:rsidRPr="00F51015">
              <w:rPr>
                <w:rStyle w:val="Hyperlink"/>
                <w:rFonts w:ascii="Times New Roman" w:eastAsia="Times New Roman" w:hAnsi="Times New Roman" w:cs="Times New Roman"/>
                <w:noProof/>
              </w:rPr>
              <w:t>4.2.2 Cách điều khiển kiểm soát</w:t>
            </w:r>
            <w:r w:rsidR="00F51015" w:rsidRPr="00F51015">
              <w:rPr>
                <w:rFonts w:ascii="Times New Roman" w:hAnsi="Times New Roman" w:cs="Times New Roman"/>
                <w:noProof/>
                <w:webHidden/>
              </w:rPr>
              <w:tab/>
            </w:r>
            <w:r w:rsidR="00F51015" w:rsidRPr="00F51015">
              <w:rPr>
                <w:rFonts w:ascii="Times New Roman" w:hAnsi="Times New Roman" w:cs="Times New Roman"/>
                <w:noProof/>
                <w:webHidden/>
              </w:rPr>
              <w:fldChar w:fldCharType="begin"/>
            </w:r>
            <w:r w:rsidR="00F51015" w:rsidRPr="00F51015">
              <w:rPr>
                <w:rFonts w:ascii="Times New Roman" w:hAnsi="Times New Roman" w:cs="Times New Roman"/>
                <w:noProof/>
                <w:webHidden/>
              </w:rPr>
              <w:instrText xml:space="preserve"> PAGEREF _Toc119108280 \h </w:instrText>
            </w:r>
            <w:r w:rsidR="00F51015" w:rsidRPr="00F51015">
              <w:rPr>
                <w:rFonts w:ascii="Times New Roman" w:hAnsi="Times New Roman" w:cs="Times New Roman"/>
                <w:noProof/>
                <w:webHidden/>
              </w:rPr>
            </w:r>
            <w:r w:rsidR="00F51015" w:rsidRPr="00F51015">
              <w:rPr>
                <w:rFonts w:ascii="Times New Roman" w:hAnsi="Times New Roman" w:cs="Times New Roman"/>
                <w:noProof/>
                <w:webHidden/>
              </w:rPr>
              <w:fldChar w:fldCharType="separate"/>
            </w:r>
            <w:r w:rsidR="00252682">
              <w:rPr>
                <w:rFonts w:ascii="Times New Roman" w:hAnsi="Times New Roman" w:cs="Times New Roman"/>
                <w:noProof/>
                <w:webHidden/>
              </w:rPr>
              <w:t>53</w:t>
            </w:r>
            <w:r w:rsidR="00F51015" w:rsidRPr="00F51015">
              <w:rPr>
                <w:rFonts w:ascii="Times New Roman" w:hAnsi="Times New Roman" w:cs="Times New Roman"/>
                <w:noProof/>
                <w:webHidden/>
              </w:rPr>
              <w:fldChar w:fldCharType="end"/>
            </w:r>
          </w:hyperlink>
        </w:p>
        <w:p w14:paraId="76E77FF6" w14:textId="4A37F965" w:rsidR="00F51015" w:rsidRPr="00F51015" w:rsidRDefault="00000000">
          <w:pPr>
            <w:pStyle w:val="TOC2"/>
            <w:tabs>
              <w:tab w:val="left" w:pos="624"/>
              <w:tab w:val="right" w:pos="9628"/>
            </w:tabs>
            <w:rPr>
              <w:rFonts w:ascii="Times New Roman" w:eastAsiaTheme="minorEastAsia" w:hAnsi="Times New Roman" w:cs="Times New Roman"/>
              <w:noProof/>
            </w:rPr>
          </w:pPr>
          <w:hyperlink w:anchor="_Toc119108281" w:history="1">
            <w:r w:rsidR="00F51015" w:rsidRPr="00F51015">
              <w:rPr>
                <w:rStyle w:val="Hyperlink"/>
                <w:rFonts w:ascii="Times New Roman" w:eastAsia="Times New Roman" w:hAnsi="Times New Roman" w:cs="Times New Roman"/>
                <w:noProof/>
              </w:rPr>
              <w:t>5.</w:t>
            </w:r>
            <w:r w:rsidR="00F51015" w:rsidRPr="00F51015">
              <w:rPr>
                <w:rFonts w:ascii="Times New Roman" w:eastAsiaTheme="minorEastAsia" w:hAnsi="Times New Roman" w:cs="Times New Roman"/>
                <w:noProof/>
              </w:rPr>
              <w:tab/>
            </w:r>
            <w:r w:rsidR="00F51015" w:rsidRPr="00F51015">
              <w:rPr>
                <w:rStyle w:val="Hyperlink"/>
                <w:rFonts w:ascii="Times New Roman" w:eastAsia="Times New Roman" w:hAnsi="Times New Roman" w:cs="Times New Roman"/>
                <w:noProof/>
              </w:rPr>
              <w:t>KẾT THÚC DỰ ÁN (CLOSE).</w:t>
            </w:r>
            <w:r w:rsidR="00F51015" w:rsidRPr="00F51015">
              <w:rPr>
                <w:rFonts w:ascii="Times New Roman" w:hAnsi="Times New Roman" w:cs="Times New Roman"/>
                <w:noProof/>
                <w:webHidden/>
              </w:rPr>
              <w:tab/>
            </w:r>
            <w:r w:rsidR="00F51015" w:rsidRPr="00F51015">
              <w:rPr>
                <w:rFonts w:ascii="Times New Roman" w:hAnsi="Times New Roman" w:cs="Times New Roman"/>
                <w:noProof/>
                <w:webHidden/>
              </w:rPr>
              <w:fldChar w:fldCharType="begin"/>
            </w:r>
            <w:r w:rsidR="00F51015" w:rsidRPr="00F51015">
              <w:rPr>
                <w:rFonts w:ascii="Times New Roman" w:hAnsi="Times New Roman" w:cs="Times New Roman"/>
                <w:noProof/>
                <w:webHidden/>
              </w:rPr>
              <w:instrText xml:space="preserve"> PAGEREF _Toc119108281 \h </w:instrText>
            </w:r>
            <w:r w:rsidR="00F51015" w:rsidRPr="00F51015">
              <w:rPr>
                <w:rFonts w:ascii="Times New Roman" w:hAnsi="Times New Roman" w:cs="Times New Roman"/>
                <w:noProof/>
                <w:webHidden/>
              </w:rPr>
            </w:r>
            <w:r w:rsidR="00F51015" w:rsidRPr="00F51015">
              <w:rPr>
                <w:rFonts w:ascii="Times New Roman" w:hAnsi="Times New Roman" w:cs="Times New Roman"/>
                <w:noProof/>
                <w:webHidden/>
              </w:rPr>
              <w:fldChar w:fldCharType="separate"/>
            </w:r>
            <w:r w:rsidR="00252682">
              <w:rPr>
                <w:rFonts w:ascii="Times New Roman" w:hAnsi="Times New Roman" w:cs="Times New Roman"/>
                <w:noProof/>
                <w:webHidden/>
              </w:rPr>
              <w:t>54</w:t>
            </w:r>
            <w:r w:rsidR="00F51015" w:rsidRPr="00F51015">
              <w:rPr>
                <w:rFonts w:ascii="Times New Roman" w:hAnsi="Times New Roman" w:cs="Times New Roman"/>
                <w:noProof/>
                <w:webHidden/>
              </w:rPr>
              <w:fldChar w:fldCharType="end"/>
            </w:r>
          </w:hyperlink>
        </w:p>
        <w:p w14:paraId="2A24E54C" w14:textId="79FFD125" w:rsidR="00F51015" w:rsidRPr="00D1006B" w:rsidRDefault="00000000">
          <w:pPr>
            <w:pStyle w:val="TOC1"/>
            <w:tabs>
              <w:tab w:val="right" w:pos="9628"/>
            </w:tabs>
            <w:rPr>
              <w:rFonts w:ascii="Times New Roman" w:eastAsiaTheme="minorEastAsia" w:hAnsi="Times New Roman" w:cs="Times New Roman"/>
              <w:b/>
              <w:bCs/>
              <w:noProof/>
            </w:rPr>
          </w:pPr>
          <w:hyperlink w:anchor="_Toc119108282" w:history="1">
            <w:r w:rsidR="00F51015" w:rsidRPr="00D1006B">
              <w:rPr>
                <w:rStyle w:val="Hyperlink"/>
                <w:rFonts w:ascii="Times New Roman" w:hAnsi="Times New Roman" w:cs="Times New Roman"/>
                <w:b/>
                <w:bCs/>
                <w:noProof/>
              </w:rPr>
              <w:t>PHẦN B: SẢN PHẨM DỰ ÁN</w:t>
            </w:r>
            <w:r w:rsidR="00F51015" w:rsidRPr="00D1006B">
              <w:rPr>
                <w:rFonts w:ascii="Times New Roman" w:hAnsi="Times New Roman" w:cs="Times New Roman"/>
                <w:b/>
                <w:bCs/>
                <w:noProof/>
                <w:webHidden/>
              </w:rPr>
              <w:tab/>
            </w:r>
            <w:r w:rsidR="00F51015" w:rsidRPr="00D1006B">
              <w:rPr>
                <w:rFonts w:ascii="Times New Roman" w:hAnsi="Times New Roman" w:cs="Times New Roman"/>
                <w:b/>
                <w:bCs/>
                <w:noProof/>
                <w:webHidden/>
              </w:rPr>
              <w:fldChar w:fldCharType="begin"/>
            </w:r>
            <w:r w:rsidR="00F51015" w:rsidRPr="00D1006B">
              <w:rPr>
                <w:rFonts w:ascii="Times New Roman" w:hAnsi="Times New Roman" w:cs="Times New Roman"/>
                <w:b/>
                <w:bCs/>
                <w:noProof/>
                <w:webHidden/>
              </w:rPr>
              <w:instrText xml:space="preserve"> PAGEREF _Toc119108282 \h </w:instrText>
            </w:r>
            <w:r w:rsidR="00F51015" w:rsidRPr="00D1006B">
              <w:rPr>
                <w:rFonts w:ascii="Times New Roman" w:hAnsi="Times New Roman" w:cs="Times New Roman"/>
                <w:b/>
                <w:bCs/>
                <w:noProof/>
                <w:webHidden/>
              </w:rPr>
            </w:r>
            <w:r w:rsidR="00F51015" w:rsidRPr="00D1006B">
              <w:rPr>
                <w:rFonts w:ascii="Times New Roman" w:hAnsi="Times New Roman" w:cs="Times New Roman"/>
                <w:b/>
                <w:bCs/>
                <w:noProof/>
                <w:webHidden/>
              </w:rPr>
              <w:fldChar w:fldCharType="separate"/>
            </w:r>
            <w:r w:rsidR="00252682">
              <w:rPr>
                <w:rFonts w:ascii="Times New Roman" w:hAnsi="Times New Roman" w:cs="Times New Roman"/>
                <w:b/>
                <w:bCs/>
                <w:noProof/>
                <w:webHidden/>
              </w:rPr>
              <w:t>55</w:t>
            </w:r>
            <w:r w:rsidR="00F51015" w:rsidRPr="00D1006B">
              <w:rPr>
                <w:rFonts w:ascii="Times New Roman" w:hAnsi="Times New Roman" w:cs="Times New Roman"/>
                <w:b/>
                <w:bCs/>
                <w:noProof/>
                <w:webHidden/>
              </w:rPr>
              <w:fldChar w:fldCharType="end"/>
            </w:r>
          </w:hyperlink>
        </w:p>
        <w:p w14:paraId="647D61DC" w14:textId="48A35891" w:rsidR="00F51015" w:rsidRPr="00F51015" w:rsidRDefault="00000000">
          <w:pPr>
            <w:pStyle w:val="TOC2"/>
            <w:tabs>
              <w:tab w:val="left" w:pos="624"/>
              <w:tab w:val="right" w:pos="9628"/>
            </w:tabs>
            <w:rPr>
              <w:rFonts w:ascii="Times New Roman" w:eastAsiaTheme="minorEastAsia" w:hAnsi="Times New Roman" w:cs="Times New Roman"/>
              <w:noProof/>
            </w:rPr>
          </w:pPr>
          <w:hyperlink w:anchor="_Toc119108283" w:history="1">
            <w:r w:rsidR="00F51015" w:rsidRPr="00F51015">
              <w:rPr>
                <w:rStyle w:val="Hyperlink"/>
                <w:rFonts w:ascii="Times New Roman" w:hAnsi="Times New Roman" w:cs="Times New Roman"/>
                <w:noProof/>
              </w:rPr>
              <w:t>1.</w:t>
            </w:r>
            <w:r w:rsidR="00F51015" w:rsidRPr="00F51015">
              <w:rPr>
                <w:rFonts w:ascii="Times New Roman" w:eastAsiaTheme="minorEastAsia" w:hAnsi="Times New Roman" w:cs="Times New Roman"/>
                <w:noProof/>
              </w:rPr>
              <w:tab/>
            </w:r>
            <w:r w:rsidR="00F51015" w:rsidRPr="00F51015">
              <w:rPr>
                <w:rStyle w:val="Hyperlink"/>
                <w:rFonts w:ascii="Times New Roman" w:hAnsi="Times New Roman" w:cs="Times New Roman"/>
                <w:noProof/>
              </w:rPr>
              <w:t>MÔ TẢ CHỨC NĂNG</w:t>
            </w:r>
            <w:r w:rsidR="00F51015" w:rsidRPr="00F51015">
              <w:rPr>
                <w:rFonts w:ascii="Times New Roman" w:hAnsi="Times New Roman" w:cs="Times New Roman"/>
                <w:noProof/>
                <w:webHidden/>
              </w:rPr>
              <w:tab/>
            </w:r>
            <w:r w:rsidR="00F51015" w:rsidRPr="00F51015">
              <w:rPr>
                <w:rFonts w:ascii="Times New Roman" w:hAnsi="Times New Roman" w:cs="Times New Roman"/>
                <w:noProof/>
                <w:webHidden/>
              </w:rPr>
              <w:fldChar w:fldCharType="begin"/>
            </w:r>
            <w:r w:rsidR="00F51015" w:rsidRPr="00F51015">
              <w:rPr>
                <w:rFonts w:ascii="Times New Roman" w:hAnsi="Times New Roman" w:cs="Times New Roman"/>
                <w:noProof/>
                <w:webHidden/>
              </w:rPr>
              <w:instrText xml:space="preserve"> PAGEREF _Toc119108283 \h </w:instrText>
            </w:r>
            <w:r w:rsidR="00F51015" w:rsidRPr="00F51015">
              <w:rPr>
                <w:rFonts w:ascii="Times New Roman" w:hAnsi="Times New Roman" w:cs="Times New Roman"/>
                <w:noProof/>
                <w:webHidden/>
              </w:rPr>
            </w:r>
            <w:r w:rsidR="00F51015" w:rsidRPr="00F51015">
              <w:rPr>
                <w:rFonts w:ascii="Times New Roman" w:hAnsi="Times New Roman" w:cs="Times New Roman"/>
                <w:noProof/>
                <w:webHidden/>
              </w:rPr>
              <w:fldChar w:fldCharType="separate"/>
            </w:r>
            <w:r w:rsidR="00252682">
              <w:rPr>
                <w:rFonts w:ascii="Times New Roman" w:hAnsi="Times New Roman" w:cs="Times New Roman"/>
                <w:noProof/>
                <w:webHidden/>
              </w:rPr>
              <w:t>55</w:t>
            </w:r>
            <w:r w:rsidR="00F51015" w:rsidRPr="00F51015">
              <w:rPr>
                <w:rFonts w:ascii="Times New Roman" w:hAnsi="Times New Roman" w:cs="Times New Roman"/>
                <w:noProof/>
                <w:webHidden/>
              </w:rPr>
              <w:fldChar w:fldCharType="end"/>
            </w:r>
          </w:hyperlink>
        </w:p>
        <w:p w14:paraId="3920192D" w14:textId="607BDA26" w:rsidR="00F51015" w:rsidRPr="00F51015" w:rsidRDefault="00000000">
          <w:pPr>
            <w:pStyle w:val="TOC3"/>
            <w:tabs>
              <w:tab w:val="right" w:pos="9628"/>
            </w:tabs>
            <w:rPr>
              <w:rFonts w:ascii="Times New Roman" w:eastAsiaTheme="minorEastAsia" w:hAnsi="Times New Roman" w:cs="Times New Roman"/>
              <w:noProof/>
            </w:rPr>
          </w:pPr>
          <w:hyperlink w:anchor="_Toc119108284" w:history="1">
            <w:r w:rsidR="00F51015" w:rsidRPr="00F51015">
              <w:rPr>
                <w:rStyle w:val="Hyperlink"/>
                <w:rFonts w:ascii="Times New Roman" w:hAnsi="Times New Roman" w:cs="Times New Roman"/>
                <w:noProof/>
              </w:rPr>
              <w:t>1.1 Giới thiệu sản phẩm</w:t>
            </w:r>
            <w:r w:rsidR="00F51015" w:rsidRPr="00F51015">
              <w:rPr>
                <w:rFonts w:ascii="Times New Roman" w:hAnsi="Times New Roman" w:cs="Times New Roman"/>
                <w:noProof/>
                <w:webHidden/>
              </w:rPr>
              <w:tab/>
            </w:r>
            <w:r w:rsidR="00F51015" w:rsidRPr="00F51015">
              <w:rPr>
                <w:rFonts w:ascii="Times New Roman" w:hAnsi="Times New Roman" w:cs="Times New Roman"/>
                <w:noProof/>
                <w:webHidden/>
              </w:rPr>
              <w:fldChar w:fldCharType="begin"/>
            </w:r>
            <w:r w:rsidR="00F51015" w:rsidRPr="00F51015">
              <w:rPr>
                <w:rFonts w:ascii="Times New Roman" w:hAnsi="Times New Roman" w:cs="Times New Roman"/>
                <w:noProof/>
                <w:webHidden/>
              </w:rPr>
              <w:instrText xml:space="preserve"> PAGEREF _Toc119108284 \h </w:instrText>
            </w:r>
            <w:r w:rsidR="00F51015" w:rsidRPr="00F51015">
              <w:rPr>
                <w:rFonts w:ascii="Times New Roman" w:hAnsi="Times New Roman" w:cs="Times New Roman"/>
                <w:noProof/>
                <w:webHidden/>
              </w:rPr>
            </w:r>
            <w:r w:rsidR="00F51015" w:rsidRPr="00F51015">
              <w:rPr>
                <w:rFonts w:ascii="Times New Roman" w:hAnsi="Times New Roman" w:cs="Times New Roman"/>
                <w:noProof/>
                <w:webHidden/>
              </w:rPr>
              <w:fldChar w:fldCharType="separate"/>
            </w:r>
            <w:r w:rsidR="00252682">
              <w:rPr>
                <w:rFonts w:ascii="Times New Roman" w:hAnsi="Times New Roman" w:cs="Times New Roman"/>
                <w:noProof/>
                <w:webHidden/>
              </w:rPr>
              <w:t>55</w:t>
            </w:r>
            <w:r w:rsidR="00F51015" w:rsidRPr="00F51015">
              <w:rPr>
                <w:rFonts w:ascii="Times New Roman" w:hAnsi="Times New Roman" w:cs="Times New Roman"/>
                <w:noProof/>
                <w:webHidden/>
              </w:rPr>
              <w:fldChar w:fldCharType="end"/>
            </w:r>
          </w:hyperlink>
        </w:p>
        <w:p w14:paraId="1F72AE8A" w14:textId="0D012316" w:rsidR="00F51015" w:rsidRPr="00F51015" w:rsidRDefault="00000000">
          <w:pPr>
            <w:pStyle w:val="TOC3"/>
            <w:tabs>
              <w:tab w:val="right" w:pos="9628"/>
            </w:tabs>
            <w:rPr>
              <w:rFonts w:ascii="Times New Roman" w:eastAsiaTheme="minorEastAsia" w:hAnsi="Times New Roman" w:cs="Times New Roman"/>
              <w:noProof/>
            </w:rPr>
          </w:pPr>
          <w:hyperlink w:anchor="_Toc119108285" w:history="1">
            <w:r w:rsidR="00F51015" w:rsidRPr="00F51015">
              <w:rPr>
                <w:rStyle w:val="Hyperlink"/>
                <w:rFonts w:ascii="Times New Roman" w:hAnsi="Times New Roman" w:cs="Times New Roman"/>
                <w:noProof/>
              </w:rPr>
              <w:t>1.2 Chức năng sản phẩm</w:t>
            </w:r>
            <w:r w:rsidR="00F51015" w:rsidRPr="00F51015">
              <w:rPr>
                <w:rFonts w:ascii="Times New Roman" w:hAnsi="Times New Roman" w:cs="Times New Roman"/>
                <w:noProof/>
                <w:webHidden/>
              </w:rPr>
              <w:tab/>
            </w:r>
            <w:r w:rsidR="00F51015" w:rsidRPr="00F51015">
              <w:rPr>
                <w:rFonts w:ascii="Times New Roman" w:hAnsi="Times New Roman" w:cs="Times New Roman"/>
                <w:noProof/>
                <w:webHidden/>
              </w:rPr>
              <w:fldChar w:fldCharType="begin"/>
            </w:r>
            <w:r w:rsidR="00F51015" w:rsidRPr="00F51015">
              <w:rPr>
                <w:rFonts w:ascii="Times New Roman" w:hAnsi="Times New Roman" w:cs="Times New Roman"/>
                <w:noProof/>
                <w:webHidden/>
              </w:rPr>
              <w:instrText xml:space="preserve"> PAGEREF _Toc119108285 \h </w:instrText>
            </w:r>
            <w:r w:rsidR="00F51015" w:rsidRPr="00F51015">
              <w:rPr>
                <w:rFonts w:ascii="Times New Roman" w:hAnsi="Times New Roman" w:cs="Times New Roman"/>
                <w:noProof/>
                <w:webHidden/>
              </w:rPr>
            </w:r>
            <w:r w:rsidR="00F51015" w:rsidRPr="00F51015">
              <w:rPr>
                <w:rFonts w:ascii="Times New Roman" w:hAnsi="Times New Roman" w:cs="Times New Roman"/>
                <w:noProof/>
                <w:webHidden/>
              </w:rPr>
              <w:fldChar w:fldCharType="separate"/>
            </w:r>
            <w:r w:rsidR="00252682">
              <w:rPr>
                <w:rFonts w:ascii="Times New Roman" w:hAnsi="Times New Roman" w:cs="Times New Roman"/>
                <w:noProof/>
                <w:webHidden/>
              </w:rPr>
              <w:t>55</w:t>
            </w:r>
            <w:r w:rsidR="00F51015" w:rsidRPr="00F51015">
              <w:rPr>
                <w:rFonts w:ascii="Times New Roman" w:hAnsi="Times New Roman" w:cs="Times New Roman"/>
                <w:noProof/>
                <w:webHidden/>
              </w:rPr>
              <w:fldChar w:fldCharType="end"/>
            </w:r>
          </w:hyperlink>
        </w:p>
        <w:p w14:paraId="0D9E99C9" w14:textId="78A0D57B" w:rsidR="00F51015" w:rsidRPr="00F51015" w:rsidRDefault="00000000">
          <w:pPr>
            <w:pStyle w:val="TOC3"/>
            <w:tabs>
              <w:tab w:val="right" w:pos="9628"/>
            </w:tabs>
            <w:rPr>
              <w:rFonts w:ascii="Times New Roman" w:eastAsiaTheme="minorEastAsia" w:hAnsi="Times New Roman" w:cs="Times New Roman"/>
              <w:noProof/>
            </w:rPr>
          </w:pPr>
          <w:hyperlink w:anchor="_Toc119108286" w:history="1">
            <w:r w:rsidR="00F51015" w:rsidRPr="00F51015">
              <w:rPr>
                <w:rStyle w:val="Hyperlink"/>
                <w:rFonts w:ascii="Times New Roman" w:hAnsi="Times New Roman" w:cs="Times New Roman"/>
                <w:noProof/>
              </w:rPr>
              <w:t>1.3 Hướng dẫn cài đặt</w:t>
            </w:r>
            <w:r w:rsidR="00F51015" w:rsidRPr="00F51015">
              <w:rPr>
                <w:rFonts w:ascii="Times New Roman" w:hAnsi="Times New Roman" w:cs="Times New Roman"/>
                <w:noProof/>
                <w:webHidden/>
              </w:rPr>
              <w:tab/>
            </w:r>
            <w:r w:rsidR="00F51015" w:rsidRPr="00F51015">
              <w:rPr>
                <w:rFonts w:ascii="Times New Roman" w:hAnsi="Times New Roman" w:cs="Times New Roman"/>
                <w:noProof/>
                <w:webHidden/>
              </w:rPr>
              <w:fldChar w:fldCharType="begin"/>
            </w:r>
            <w:r w:rsidR="00F51015" w:rsidRPr="00F51015">
              <w:rPr>
                <w:rFonts w:ascii="Times New Roman" w:hAnsi="Times New Roman" w:cs="Times New Roman"/>
                <w:noProof/>
                <w:webHidden/>
              </w:rPr>
              <w:instrText xml:space="preserve"> PAGEREF _Toc119108286 \h </w:instrText>
            </w:r>
            <w:r w:rsidR="00F51015" w:rsidRPr="00F51015">
              <w:rPr>
                <w:rFonts w:ascii="Times New Roman" w:hAnsi="Times New Roman" w:cs="Times New Roman"/>
                <w:noProof/>
                <w:webHidden/>
              </w:rPr>
            </w:r>
            <w:r w:rsidR="00F51015" w:rsidRPr="00F51015">
              <w:rPr>
                <w:rFonts w:ascii="Times New Roman" w:hAnsi="Times New Roman" w:cs="Times New Roman"/>
                <w:noProof/>
                <w:webHidden/>
              </w:rPr>
              <w:fldChar w:fldCharType="separate"/>
            </w:r>
            <w:r w:rsidR="00252682">
              <w:rPr>
                <w:rFonts w:ascii="Times New Roman" w:hAnsi="Times New Roman" w:cs="Times New Roman"/>
                <w:noProof/>
                <w:webHidden/>
              </w:rPr>
              <w:t>57</w:t>
            </w:r>
            <w:r w:rsidR="00F51015" w:rsidRPr="00F51015">
              <w:rPr>
                <w:rFonts w:ascii="Times New Roman" w:hAnsi="Times New Roman" w:cs="Times New Roman"/>
                <w:noProof/>
                <w:webHidden/>
              </w:rPr>
              <w:fldChar w:fldCharType="end"/>
            </w:r>
          </w:hyperlink>
        </w:p>
        <w:p w14:paraId="187E6999" w14:textId="7B73ABDE" w:rsidR="00F51015" w:rsidRPr="00F51015" w:rsidRDefault="00000000">
          <w:pPr>
            <w:pStyle w:val="TOC4"/>
            <w:tabs>
              <w:tab w:val="right" w:pos="9628"/>
            </w:tabs>
            <w:rPr>
              <w:rFonts w:ascii="Times New Roman" w:eastAsiaTheme="minorEastAsia" w:hAnsi="Times New Roman" w:cs="Times New Roman"/>
              <w:noProof/>
            </w:rPr>
          </w:pPr>
          <w:hyperlink w:anchor="_Toc119108287" w:history="1">
            <w:r w:rsidR="00F51015" w:rsidRPr="00F51015">
              <w:rPr>
                <w:rStyle w:val="Hyperlink"/>
                <w:rFonts w:ascii="Times New Roman" w:hAnsi="Times New Roman" w:cs="Times New Roman"/>
                <w:noProof/>
              </w:rPr>
              <w:t>1.3.1 Trên trình duyệt</w:t>
            </w:r>
            <w:r w:rsidR="00F51015" w:rsidRPr="00F51015">
              <w:rPr>
                <w:rFonts w:ascii="Times New Roman" w:hAnsi="Times New Roman" w:cs="Times New Roman"/>
                <w:noProof/>
                <w:webHidden/>
              </w:rPr>
              <w:tab/>
            </w:r>
            <w:r w:rsidR="00F51015" w:rsidRPr="00F51015">
              <w:rPr>
                <w:rFonts w:ascii="Times New Roman" w:hAnsi="Times New Roman" w:cs="Times New Roman"/>
                <w:noProof/>
                <w:webHidden/>
              </w:rPr>
              <w:fldChar w:fldCharType="begin"/>
            </w:r>
            <w:r w:rsidR="00F51015" w:rsidRPr="00F51015">
              <w:rPr>
                <w:rFonts w:ascii="Times New Roman" w:hAnsi="Times New Roman" w:cs="Times New Roman"/>
                <w:noProof/>
                <w:webHidden/>
              </w:rPr>
              <w:instrText xml:space="preserve"> PAGEREF _Toc119108287 \h </w:instrText>
            </w:r>
            <w:r w:rsidR="00F51015" w:rsidRPr="00F51015">
              <w:rPr>
                <w:rFonts w:ascii="Times New Roman" w:hAnsi="Times New Roman" w:cs="Times New Roman"/>
                <w:noProof/>
                <w:webHidden/>
              </w:rPr>
            </w:r>
            <w:r w:rsidR="00F51015" w:rsidRPr="00F51015">
              <w:rPr>
                <w:rFonts w:ascii="Times New Roman" w:hAnsi="Times New Roman" w:cs="Times New Roman"/>
                <w:noProof/>
                <w:webHidden/>
              </w:rPr>
              <w:fldChar w:fldCharType="separate"/>
            </w:r>
            <w:r w:rsidR="00252682">
              <w:rPr>
                <w:rFonts w:ascii="Times New Roman" w:hAnsi="Times New Roman" w:cs="Times New Roman"/>
                <w:noProof/>
                <w:webHidden/>
              </w:rPr>
              <w:t>57</w:t>
            </w:r>
            <w:r w:rsidR="00F51015" w:rsidRPr="00F51015">
              <w:rPr>
                <w:rFonts w:ascii="Times New Roman" w:hAnsi="Times New Roman" w:cs="Times New Roman"/>
                <w:noProof/>
                <w:webHidden/>
              </w:rPr>
              <w:fldChar w:fldCharType="end"/>
            </w:r>
          </w:hyperlink>
        </w:p>
        <w:p w14:paraId="44A5C130" w14:textId="40E816BC" w:rsidR="00F51015" w:rsidRPr="00F51015" w:rsidRDefault="00000000">
          <w:pPr>
            <w:pStyle w:val="TOC4"/>
            <w:tabs>
              <w:tab w:val="right" w:pos="9628"/>
            </w:tabs>
            <w:rPr>
              <w:rFonts w:ascii="Times New Roman" w:eastAsiaTheme="minorEastAsia" w:hAnsi="Times New Roman" w:cs="Times New Roman"/>
              <w:noProof/>
            </w:rPr>
          </w:pPr>
          <w:hyperlink w:anchor="_Toc119108288" w:history="1">
            <w:r w:rsidR="00F51015" w:rsidRPr="00F51015">
              <w:rPr>
                <w:rStyle w:val="Hyperlink"/>
                <w:rFonts w:ascii="Times New Roman" w:hAnsi="Times New Roman" w:cs="Times New Roman"/>
                <w:noProof/>
              </w:rPr>
              <w:t>1.3.2 Trên thiết bị di động</w:t>
            </w:r>
            <w:r w:rsidR="00F51015" w:rsidRPr="00F51015">
              <w:rPr>
                <w:rFonts w:ascii="Times New Roman" w:hAnsi="Times New Roman" w:cs="Times New Roman"/>
                <w:noProof/>
                <w:webHidden/>
              </w:rPr>
              <w:tab/>
            </w:r>
            <w:r w:rsidR="00F51015" w:rsidRPr="00F51015">
              <w:rPr>
                <w:rFonts w:ascii="Times New Roman" w:hAnsi="Times New Roman" w:cs="Times New Roman"/>
                <w:noProof/>
                <w:webHidden/>
              </w:rPr>
              <w:fldChar w:fldCharType="begin"/>
            </w:r>
            <w:r w:rsidR="00F51015" w:rsidRPr="00F51015">
              <w:rPr>
                <w:rFonts w:ascii="Times New Roman" w:hAnsi="Times New Roman" w:cs="Times New Roman"/>
                <w:noProof/>
                <w:webHidden/>
              </w:rPr>
              <w:instrText xml:space="preserve"> PAGEREF _Toc119108288 \h </w:instrText>
            </w:r>
            <w:r w:rsidR="00F51015" w:rsidRPr="00F51015">
              <w:rPr>
                <w:rFonts w:ascii="Times New Roman" w:hAnsi="Times New Roman" w:cs="Times New Roman"/>
                <w:noProof/>
                <w:webHidden/>
              </w:rPr>
            </w:r>
            <w:r w:rsidR="00F51015" w:rsidRPr="00F51015">
              <w:rPr>
                <w:rFonts w:ascii="Times New Roman" w:hAnsi="Times New Roman" w:cs="Times New Roman"/>
                <w:noProof/>
                <w:webHidden/>
              </w:rPr>
              <w:fldChar w:fldCharType="separate"/>
            </w:r>
            <w:r w:rsidR="00252682">
              <w:rPr>
                <w:rFonts w:ascii="Times New Roman" w:hAnsi="Times New Roman" w:cs="Times New Roman"/>
                <w:noProof/>
                <w:webHidden/>
              </w:rPr>
              <w:t>57</w:t>
            </w:r>
            <w:r w:rsidR="00F51015" w:rsidRPr="00F51015">
              <w:rPr>
                <w:rFonts w:ascii="Times New Roman" w:hAnsi="Times New Roman" w:cs="Times New Roman"/>
                <w:noProof/>
                <w:webHidden/>
              </w:rPr>
              <w:fldChar w:fldCharType="end"/>
            </w:r>
          </w:hyperlink>
        </w:p>
        <w:p w14:paraId="25F12787" w14:textId="4612BE62" w:rsidR="00F51015" w:rsidRPr="00F51015" w:rsidRDefault="00000000">
          <w:pPr>
            <w:pStyle w:val="TOC4"/>
            <w:tabs>
              <w:tab w:val="right" w:pos="9628"/>
            </w:tabs>
            <w:rPr>
              <w:rFonts w:ascii="Times New Roman" w:eastAsiaTheme="minorEastAsia" w:hAnsi="Times New Roman" w:cs="Times New Roman"/>
              <w:noProof/>
            </w:rPr>
          </w:pPr>
          <w:hyperlink w:anchor="_Toc119108289" w:history="1">
            <w:r w:rsidR="00F51015" w:rsidRPr="00F51015">
              <w:rPr>
                <w:rStyle w:val="Hyperlink"/>
                <w:rFonts w:ascii="Times New Roman" w:hAnsi="Times New Roman" w:cs="Times New Roman"/>
                <w:bCs/>
                <w:noProof/>
              </w:rPr>
              <w:t>1.3.3. Trên máy tính (ứng dụng thuần cho Windows, MacOS, Linux)</w:t>
            </w:r>
            <w:r w:rsidR="00F51015" w:rsidRPr="00F51015">
              <w:rPr>
                <w:rFonts w:ascii="Times New Roman" w:hAnsi="Times New Roman" w:cs="Times New Roman"/>
                <w:noProof/>
                <w:webHidden/>
              </w:rPr>
              <w:tab/>
            </w:r>
            <w:r w:rsidR="00F51015" w:rsidRPr="00F51015">
              <w:rPr>
                <w:rFonts w:ascii="Times New Roman" w:hAnsi="Times New Roman" w:cs="Times New Roman"/>
                <w:noProof/>
                <w:webHidden/>
              </w:rPr>
              <w:fldChar w:fldCharType="begin"/>
            </w:r>
            <w:r w:rsidR="00F51015" w:rsidRPr="00F51015">
              <w:rPr>
                <w:rFonts w:ascii="Times New Roman" w:hAnsi="Times New Roman" w:cs="Times New Roman"/>
                <w:noProof/>
                <w:webHidden/>
              </w:rPr>
              <w:instrText xml:space="preserve"> PAGEREF _Toc119108289 \h </w:instrText>
            </w:r>
            <w:r w:rsidR="00F51015" w:rsidRPr="00F51015">
              <w:rPr>
                <w:rFonts w:ascii="Times New Roman" w:hAnsi="Times New Roman" w:cs="Times New Roman"/>
                <w:noProof/>
                <w:webHidden/>
              </w:rPr>
            </w:r>
            <w:r w:rsidR="00F51015" w:rsidRPr="00F51015">
              <w:rPr>
                <w:rFonts w:ascii="Times New Roman" w:hAnsi="Times New Roman" w:cs="Times New Roman"/>
                <w:noProof/>
                <w:webHidden/>
              </w:rPr>
              <w:fldChar w:fldCharType="separate"/>
            </w:r>
            <w:r w:rsidR="00252682">
              <w:rPr>
                <w:rFonts w:ascii="Times New Roman" w:hAnsi="Times New Roman" w:cs="Times New Roman"/>
                <w:noProof/>
                <w:webHidden/>
              </w:rPr>
              <w:t>57</w:t>
            </w:r>
            <w:r w:rsidR="00F51015" w:rsidRPr="00F51015">
              <w:rPr>
                <w:rFonts w:ascii="Times New Roman" w:hAnsi="Times New Roman" w:cs="Times New Roman"/>
                <w:noProof/>
                <w:webHidden/>
              </w:rPr>
              <w:fldChar w:fldCharType="end"/>
            </w:r>
          </w:hyperlink>
        </w:p>
        <w:p w14:paraId="2F863EC2" w14:textId="2507AF88" w:rsidR="00F51015" w:rsidRPr="00F51015" w:rsidRDefault="00000000">
          <w:pPr>
            <w:pStyle w:val="TOC3"/>
            <w:tabs>
              <w:tab w:val="right" w:pos="9628"/>
            </w:tabs>
            <w:rPr>
              <w:rFonts w:ascii="Times New Roman" w:eastAsiaTheme="minorEastAsia" w:hAnsi="Times New Roman" w:cs="Times New Roman"/>
              <w:noProof/>
            </w:rPr>
          </w:pPr>
          <w:hyperlink w:anchor="_Toc119108290" w:history="1">
            <w:r w:rsidR="00F51015" w:rsidRPr="00F51015">
              <w:rPr>
                <w:rStyle w:val="Hyperlink"/>
                <w:rFonts w:ascii="Times New Roman" w:hAnsi="Times New Roman" w:cs="Times New Roman"/>
                <w:noProof/>
              </w:rPr>
              <w:t>1.4. Mô hình ứng dụng</w:t>
            </w:r>
            <w:r w:rsidR="00F51015" w:rsidRPr="00F51015">
              <w:rPr>
                <w:rFonts w:ascii="Times New Roman" w:hAnsi="Times New Roman" w:cs="Times New Roman"/>
                <w:noProof/>
                <w:webHidden/>
              </w:rPr>
              <w:tab/>
            </w:r>
            <w:r w:rsidR="00F51015" w:rsidRPr="00F51015">
              <w:rPr>
                <w:rFonts w:ascii="Times New Roman" w:hAnsi="Times New Roman" w:cs="Times New Roman"/>
                <w:noProof/>
                <w:webHidden/>
              </w:rPr>
              <w:fldChar w:fldCharType="begin"/>
            </w:r>
            <w:r w:rsidR="00F51015" w:rsidRPr="00F51015">
              <w:rPr>
                <w:rFonts w:ascii="Times New Roman" w:hAnsi="Times New Roman" w:cs="Times New Roman"/>
                <w:noProof/>
                <w:webHidden/>
              </w:rPr>
              <w:instrText xml:space="preserve"> PAGEREF _Toc119108290 \h </w:instrText>
            </w:r>
            <w:r w:rsidR="00F51015" w:rsidRPr="00F51015">
              <w:rPr>
                <w:rFonts w:ascii="Times New Roman" w:hAnsi="Times New Roman" w:cs="Times New Roman"/>
                <w:noProof/>
                <w:webHidden/>
              </w:rPr>
            </w:r>
            <w:r w:rsidR="00F51015" w:rsidRPr="00F51015">
              <w:rPr>
                <w:rFonts w:ascii="Times New Roman" w:hAnsi="Times New Roman" w:cs="Times New Roman"/>
                <w:noProof/>
                <w:webHidden/>
              </w:rPr>
              <w:fldChar w:fldCharType="separate"/>
            </w:r>
            <w:r w:rsidR="00252682">
              <w:rPr>
                <w:rFonts w:ascii="Times New Roman" w:hAnsi="Times New Roman" w:cs="Times New Roman"/>
                <w:noProof/>
                <w:webHidden/>
              </w:rPr>
              <w:t>58</w:t>
            </w:r>
            <w:r w:rsidR="00F51015" w:rsidRPr="00F51015">
              <w:rPr>
                <w:rFonts w:ascii="Times New Roman" w:hAnsi="Times New Roman" w:cs="Times New Roman"/>
                <w:noProof/>
                <w:webHidden/>
              </w:rPr>
              <w:fldChar w:fldCharType="end"/>
            </w:r>
          </w:hyperlink>
        </w:p>
        <w:p w14:paraId="4C2274B6" w14:textId="2FE1F537" w:rsidR="00F51015" w:rsidRPr="00F51015" w:rsidRDefault="00000000">
          <w:pPr>
            <w:pStyle w:val="TOC4"/>
            <w:tabs>
              <w:tab w:val="right" w:pos="9628"/>
            </w:tabs>
            <w:rPr>
              <w:rFonts w:ascii="Times New Roman" w:eastAsiaTheme="minorEastAsia" w:hAnsi="Times New Roman" w:cs="Times New Roman"/>
              <w:noProof/>
            </w:rPr>
          </w:pPr>
          <w:hyperlink w:anchor="_Toc119108291" w:history="1">
            <w:r w:rsidR="00F51015" w:rsidRPr="00F51015">
              <w:rPr>
                <w:rStyle w:val="Hyperlink"/>
                <w:rFonts w:ascii="Times New Roman" w:hAnsi="Times New Roman" w:cs="Times New Roman"/>
                <w:noProof/>
              </w:rPr>
              <w:t>1.4.1. Sơ đồ minh họa các tác nhân tương tác với hệ thống:</w:t>
            </w:r>
            <w:r w:rsidR="00F51015" w:rsidRPr="00F51015">
              <w:rPr>
                <w:rFonts w:ascii="Times New Roman" w:hAnsi="Times New Roman" w:cs="Times New Roman"/>
                <w:noProof/>
                <w:webHidden/>
              </w:rPr>
              <w:tab/>
            </w:r>
            <w:r w:rsidR="00F51015" w:rsidRPr="00F51015">
              <w:rPr>
                <w:rFonts w:ascii="Times New Roman" w:hAnsi="Times New Roman" w:cs="Times New Roman"/>
                <w:noProof/>
                <w:webHidden/>
              </w:rPr>
              <w:fldChar w:fldCharType="begin"/>
            </w:r>
            <w:r w:rsidR="00F51015" w:rsidRPr="00F51015">
              <w:rPr>
                <w:rFonts w:ascii="Times New Roman" w:hAnsi="Times New Roman" w:cs="Times New Roman"/>
                <w:noProof/>
                <w:webHidden/>
              </w:rPr>
              <w:instrText xml:space="preserve"> PAGEREF _Toc119108291 \h </w:instrText>
            </w:r>
            <w:r w:rsidR="00F51015" w:rsidRPr="00F51015">
              <w:rPr>
                <w:rFonts w:ascii="Times New Roman" w:hAnsi="Times New Roman" w:cs="Times New Roman"/>
                <w:noProof/>
                <w:webHidden/>
              </w:rPr>
            </w:r>
            <w:r w:rsidR="00F51015" w:rsidRPr="00F51015">
              <w:rPr>
                <w:rFonts w:ascii="Times New Roman" w:hAnsi="Times New Roman" w:cs="Times New Roman"/>
                <w:noProof/>
                <w:webHidden/>
              </w:rPr>
              <w:fldChar w:fldCharType="separate"/>
            </w:r>
            <w:r w:rsidR="00252682">
              <w:rPr>
                <w:rFonts w:ascii="Times New Roman" w:hAnsi="Times New Roman" w:cs="Times New Roman"/>
                <w:noProof/>
                <w:webHidden/>
              </w:rPr>
              <w:t>58</w:t>
            </w:r>
            <w:r w:rsidR="00F51015" w:rsidRPr="00F51015">
              <w:rPr>
                <w:rFonts w:ascii="Times New Roman" w:hAnsi="Times New Roman" w:cs="Times New Roman"/>
                <w:noProof/>
                <w:webHidden/>
              </w:rPr>
              <w:fldChar w:fldCharType="end"/>
            </w:r>
          </w:hyperlink>
        </w:p>
        <w:p w14:paraId="60E45AF5" w14:textId="44E98BBC" w:rsidR="00F51015" w:rsidRPr="00F51015" w:rsidRDefault="00000000">
          <w:pPr>
            <w:pStyle w:val="TOC5"/>
            <w:tabs>
              <w:tab w:val="right" w:pos="9628"/>
            </w:tabs>
            <w:rPr>
              <w:rFonts w:ascii="Times New Roman" w:eastAsiaTheme="minorEastAsia" w:hAnsi="Times New Roman" w:cs="Times New Roman"/>
              <w:noProof/>
            </w:rPr>
          </w:pPr>
          <w:hyperlink w:anchor="_Toc119108292" w:history="1">
            <w:r w:rsidR="00F51015" w:rsidRPr="00F51015">
              <w:rPr>
                <w:rStyle w:val="Hyperlink"/>
                <w:rFonts w:ascii="Times New Roman" w:hAnsi="Times New Roman" w:cs="Times New Roman"/>
                <w:noProof/>
              </w:rPr>
              <w:t>1.4.1.1. Use-case tổng quan:</w:t>
            </w:r>
            <w:r w:rsidR="00F51015" w:rsidRPr="00F51015">
              <w:rPr>
                <w:rFonts w:ascii="Times New Roman" w:hAnsi="Times New Roman" w:cs="Times New Roman"/>
                <w:noProof/>
                <w:webHidden/>
              </w:rPr>
              <w:tab/>
            </w:r>
            <w:r w:rsidR="00F51015" w:rsidRPr="00F51015">
              <w:rPr>
                <w:rFonts w:ascii="Times New Roman" w:hAnsi="Times New Roman" w:cs="Times New Roman"/>
                <w:noProof/>
                <w:webHidden/>
              </w:rPr>
              <w:fldChar w:fldCharType="begin"/>
            </w:r>
            <w:r w:rsidR="00F51015" w:rsidRPr="00F51015">
              <w:rPr>
                <w:rFonts w:ascii="Times New Roman" w:hAnsi="Times New Roman" w:cs="Times New Roman"/>
                <w:noProof/>
                <w:webHidden/>
              </w:rPr>
              <w:instrText xml:space="preserve"> PAGEREF _Toc119108292 \h </w:instrText>
            </w:r>
            <w:r w:rsidR="00F51015" w:rsidRPr="00F51015">
              <w:rPr>
                <w:rFonts w:ascii="Times New Roman" w:hAnsi="Times New Roman" w:cs="Times New Roman"/>
                <w:noProof/>
                <w:webHidden/>
              </w:rPr>
            </w:r>
            <w:r w:rsidR="00F51015" w:rsidRPr="00F51015">
              <w:rPr>
                <w:rFonts w:ascii="Times New Roman" w:hAnsi="Times New Roman" w:cs="Times New Roman"/>
                <w:noProof/>
                <w:webHidden/>
              </w:rPr>
              <w:fldChar w:fldCharType="separate"/>
            </w:r>
            <w:r w:rsidR="00252682">
              <w:rPr>
                <w:rFonts w:ascii="Times New Roman" w:hAnsi="Times New Roman" w:cs="Times New Roman"/>
                <w:noProof/>
                <w:webHidden/>
              </w:rPr>
              <w:t>58</w:t>
            </w:r>
            <w:r w:rsidR="00F51015" w:rsidRPr="00F51015">
              <w:rPr>
                <w:rFonts w:ascii="Times New Roman" w:hAnsi="Times New Roman" w:cs="Times New Roman"/>
                <w:noProof/>
                <w:webHidden/>
              </w:rPr>
              <w:fldChar w:fldCharType="end"/>
            </w:r>
          </w:hyperlink>
        </w:p>
        <w:p w14:paraId="338257F9" w14:textId="4A0B9635" w:rsidR="00F51015" w:rsidRPr="00F51015" w:rsidRDefault="00000000">
          <w:pPr>
            <w:pStyle w:val="TOC5"/>
            <w:tabs>
              <w:tab w:val="right" w:pos="9628"/>
            </w:tabs>
            <w:rPr>
              <w:rFonts w:ascii="Times New Roman" w:eastAsiaTheme="minorEastAsia" w:hAnsi="Times New Roman" w:cs="Times New Roman"/>
              <w:noProof/>
            </w:rPr>
          </w:pPr>
          <w:hyperlink w:anchor="_Toc119108293" w:history="1">
            <w:r w:rsidR="00F51015" w:rsidRPr="00F51015">
              <w:rPr>
                <w:rStyle w:val="Hyperlink"/>
                <w:rFonts w:ascii="Times New Roman" w:hAnsi="Times New Roman" w:cs="Times New Roman"/>
                <w:noProof/>
              </w:rPr>
              <w:t>1.4.1.2. Use-case của các tác nhân bên phía quản lý</w:t>
            </w:r>
            <w:r w:rsidR="00F51015" w:rsidRPr="00F51015">
              <w:rPr>
                <w:rFonts w:ascii="Times New Roman" w:hAnsi="Times New Roman" w:cs="Times New Roman"/>
                <w:noProof/>
                <w:webHidden/>
              </w:rPr>
              <w:tab/>
            </w:r>
            <w:r w:rsidR="00F51015" w:rsidRPr="00F51015">
              <w:rPr>
                <w:rFonts w:ascii="Times New Roman" w:hAnsi="Times New Roman" w:cs="Times New Roman"/>
                <w:noProof/>
                <w:webHidden/>
              </w:rPr>
              <w:fldChar w:fldCharType="begin"/>
            </w:r>
            <w:r w:rsidR="00F51015" w:rsidRPr="00F51015">
              <w:rPr>
                <w:rFonts w:ascii="Times New Roman" w:hAnsi="Times New Roman" w:cs="Times New Roman"/>
                <w:noProof/>
                <w:webHidden/>
              </w:rPr>
              <w:instrText xml:space="preserve"> PAGEREF _Toc119108293 \h </w:instrText>
            </w:r>
            <w:r w:rsidR="00F51015" w:rsidRPr="00F51015">
              <w:rPr>
                <w:rFonts w:ascii="Times New Roman" w:hAnsi="Times New Roman" w:cs="Times New Roman"/>
                <w:noProof/>
                <w:webHidden/>
              </w:rPr>
            </w:r>
            <w:r w:rsidR="00F51015" w:rsidRPr="00F51015">
              <w:rPr>
                <w:rFonts w:ascii="Times New Roman" w:hAnsi="Times New Roman" w:cs="Times New Roman"/>
                <w:noProof/>
                <w:webHidden/>
              </w:rPr>
              <w:fldChar w:fldCharType="separate"/>
            </w:r>
            <w:r w:rsidR="00252682">
              <w:rPr>
                <w:rFonts w:ascii="Times New Roman" w:hAnsi="Times New Roman" w:cs="Times New Roman"/>
                <w:noProof/>
                <w:webHidden/>
              </w:rPr>
              <w:t>58</w:t>
            </w:r>
            <w:r w:rsidR="00F51015" w:rsidRPr="00F51015">
              <w:rPr>
                <w:rFonts w:ascii="Times New Roman" w:hAnsi="Times New Roman" w:cs="Times New Roman"/>
                <w:noProof/>
                <w:webHidden/>
              </w:rPr>
              <w:fldChar w:fldCharType="end"/>
            </w:r>
          </w:hyperlink>
        </w:p>
        <w:p w14:paraId="2A75C5AC" w14:textId="2437BCA4" w:rsidR="00F51015" w:rsidRPr="00F51015" w:rsidRDefault="00000000">
          <w:pPr>
            <w:pStyle w:val="TOC5"/>
            <w:tabs>
              <w:tab w:val="right" w:pos="9628"/>
            </w:tabs>
            <w:rPr>
              <w:rFonts w:ascii="Times New Roman" w:eastAsiaTheme="minorEastAsia" w:hAnsi="Times New Roman" w:cs="Times New Roman"/>
              <w:noProof/>
            </w:rPr>
          </w:pPr>
          <w:hyperlink w:anchor="_Toc119108294" w:history="1">
            <w:r w:rsidR="00F51015" w:rsidRPr="00F51015">
              <w:rPr>
                <w:rStyle w:val="Hyperlink"/>
                <w:rFonts w:ascii="Times New Roman" w:hAnsi="Times New Roman" w:cs="Times New Roman"/>
                <w:noProof/>
              </w:rPr>
              <w:t>1.4.1.3. Use-case của tác nhân khách hàng</w:t>
            </w:r>
            <w:r w:rsidR="00F51015" w:rsidRPr="00F51015">
              <w:rPr>
                <w:rFonts w:ascii="Times New Roman" w:hAnsi="Times New Roman" w:cs="Times New Roman"/>
                <w:noProof/>
                <w:webHidden/>
              </w:rPr>
              <w:tab/>
            </w:r>
            <w:r w:rsidR="00F51015" w:rsidRPr="00F51015">
              <w:rPr>
                <w:rFonts w:ascii="Times New Roman" w:hAnsi="Times New Roman" w:cs="Times New Roman"/>
                <w:noProof/>
                <w:webHidden/>
              </w:rPr>
              <w:fldChar w:fldCharType="begin"/>
            </w:r>
            <w:r w:rsidR="00F51015" w:rsidRPr="00F51015">
              <w:rPr>
                <w:rFonts w:ascii="Times New Roman" w:hAnsi="Times New Roman" w:cs="Times New Roman"/>
                <w:noProof/>
                <w:webHidden/>
              </w:rPr>
              <w:instrText xml:space="preserve"> PAGEREF _Toc119108294 \h </w:instrText>
            </w:r>
            <w:r w:rsidR="00F51015" w:rsidRPr="00F51015">
              <w:rPr>
                <w:rFonts w:ascii="Times New Roman" w:hAnsi="Times New Roman" w:cs="Times New Roman"/>
                <w:noProof/>
                <w:webHidden/>
              </w:rPr>
            </w:r>
            <w:r w:rsidR="00F51015" w:rsidRPr="00F51015">
              <w:rPr>
                <w:rFonts w:ascii="Times New Roman" w:hAnsi="Times New Roman" w:cs="Times New Roman"/>
                <w:noProof/>
                <w:webHidden/>
              </w:rPr>
              <w:fldChar w:fldCharType="separate"/>
            </w:r>
            <w:r w:rsidR="00252682">
              <w:rPr>
                <w:rFonts w:ascii="Times New Roman" w:hAnsi="Times New Roman" w:cs="Times New Roman"/>
                <w:noProof/>
                <w:webHidden/>
              </w:rPr>
              <w:t>60</w:t>
            </w:r>
            <w:r w:rsidR="00F51015" w:rsidRPr="00F51015">
              <w:rPr>
                <w:rFonts w:ascii="Times New Roman" w:hAnsi="Times New Roman" w:cs="Times New Roman"/>
                <w:noProof/>
                <w:webHidden/>
              </w:rPr>
              <w:fldChar w:fldCharType="end"/>
            </w:r>
          </w:hyperlink>
        </w:p>
        <w:p w14:paraId="032D25A3" w14:textId="5C10D678" w:rsidR="00F51015" w:rsidRPr="00F51015" w:rsidRDefault="00000000">
          <w:pPr>
            <w:pStyle w:val="TOC4"/>
            <w:tabs>
              <w:tab w:val="right" w:pos="9628"/>
            </w:tabs>
            <w:rPr>
              <w:rFonts w:ascii="Times New Roman" w:eastAsiaTheme="minorEastAsia" w:hAnsi="Times New Roman" w:cs="Times New Roman"/>
              <w:noProof/>
            </w:rPr>
          </w:pPr>
          <w:hyperlink w:anchor="_Toc119108295" w:history="1">
            <w:r w:rsidR="00F51015" w:rsidRPr="00F51015">
              <w:rPr>
                <w:rStyle w:val="Hyperlink"/>
                <w:rFonts w:ascii="Times New Roman" w:hAnsi="Times New Roman" w:cs="Times New Roman"/>
                <w:noProof/>
              </w:rPr>
              <w:t>1.4.2. Mô hình khái quát hệ cơ sở dữ liệu của hệ thống:</w:t>
            </w:r>
            <w:r w:rsidR="00F51015" w:rsidRPr="00F51015">
              <w:rPr>
                <w:rFonts w:ascii="Times New Roman" w:hAnsi="Times New Roman" w:cs="Times New Roman"/>
                <w:noProof/>
                <w:webHidden/>
              </w:rPr>
              <w:tab/>
            </w:r>
            <w:r w:rsidR="00F51015" w:rsidRPr="00F51015">
              <w:rPr>
                <w:rFonts w:ascii="Times New Roman" w:hAnsi="Times New Roman" w:cs="Times New Roman"/>
                <w:noProof/>
                <w:webHidden/>
              </w:rPr>
              <w:fldChar w:fldCharType="begin"/>
            </w:r>
            <w:r w:rsidR="00F51015" w:rsidRPr="00F51015">
              <w:rPr>
                <w:rFonts w:ascii="Times New Roman" w:hAnsi="Times New Roman" w:cs="Times New Roman"/>
                <w:noProof/>
                <w:webHidden/>
              </w:rPr>
              <w:instrText xml:space="preserve"> PAGEREF _Toc119108295 \h </w:instrText>
            </w:r>
            <w:r w:rsidR="00F51015" w:rsidRPr="00F51015">
              <w:rPr>
                <w:rFonts w:ascii="Times New Roman" w:hAnsi="Times New Roman" w:cs="Times New Roman"/>
                <w:noProof/>
                <w:webHidden/>
              </w:rPr>
            </w:r>
            <w:r w:rsidR="00F51015" w:rsidRPr="00F51015">
              <w:rPr>
                <w:rFonts w:ascii="Times New Roman" w:hAnsi="Times New Roman" w:cs="Times New Roman"/>
                <w:noProof/>
                <w:webHidden/>
              </w:rPr>
              <w:fldChar w:fldCharType="separate"/>
            </w:r>
            <w:r w:rsidR="00252682">
              <w:rPr>
                <w:rFonts w:ascii="Times New Roman" w:hAnsi="Times New Roman" w:cs="Times New Roman"/>
                <w:noProof/>
                <w:webHidden/>
              </w:rPr>
              <w:t>61</w:t>
            </w:r>
            <w:r w:rsidR="00F51015" w:rsidRPr="00F51015">
              <w:rPr>
                <w:rFonts w:ascii="Times New Roman" w:hAnsi="Times New Roman" w:cs="Times New Roman"/>
                <w:noProof/>
                <w:webHidden/>
              </w:rPr>
              <w:fldChar w:fldCharType="end"/>
            </w:r>
          </w:hyperlink>
        </w:p>
        <w:p w14:paraId="7609A2FF" w14:textId="6BFF25A8" w:rsidR="00F51015" w:rsidRPr="00F51015" w:rsidRDefault="00000000">
          <w:pPr>
            <w:pStyle w:val="TOC4"/>
            <w:tabs>
              <w:tab w:val="right" w:pos="9628"/>
            </w:tabs>
            <w:rPr>
              <w:rFonts w:ascii="Times New Roman" w:eastAsiaTheme="minorEastAsia" w:hAnsi="Times New Roman" w:cs="Times New Roman"/>
              <w:noProof/>
            </w:rPr>
          </w:pPr>
          <w:hyperlink w:anchor="_Toc119108296" w:history="1">
            <w:r w:rsidR="00F51015" w:rsidRPr="00F51015">
              <w:rPr>
                <w:rStyle w:val="Hyperlink"/>
                <w:rFonts w:ascii="Times New Roman" w:hAnsi="Times New Roman" w:cs="Times New Roman"/>
                <w:noProof/>
              </w:rPr>
              <w:t>1.4.3. Bước đầu mô tả giao diện:</w:t>
            </w:r>
            <w:r w:rsidR="00F51015" w:rsidRPr="00F51015">
              <w:rPr>
                <w:rFonts w:ascii="Times New Roman" w:hAnsi="Times New Roman" w:cs="Times New Roman"/>
                <w:noProof/>
                <w:webHidden/>
              </w:rPr>
              <w:tab/>
            </w:r>
            <w:r w:rsidR="00F51015" w:rsidRPr="00F51015">
              <w:rPr>
                <w:rFonts w:ascii="Times New Roman" w:hAnsi="Times New Roman" w:cs="Times New Roman"/>
                <w:noProof/>
                <w:webHidden/>
              </w:rPr>
              <w:fldChar w:fldCharType="begin"/>
            </w:r>
            <w:r w:rsidR="00F51015" w:rsidRPr="00F51015">
              <w:rPr>
                <w:rFonts w:ascii="Times New Roman" w:hAnsi="Times New Roman" w:cs="Times New Roman"/>
                <w:noProof/>
                <w:webHidden/>
              </w:rPr>
              <w:instrText xml:space="preserve"> PAGEREF _Toc119108296 \h </w:instrText>
            </w:r>
            <w:r w:rsidR="00F51015" w:rsidRPr="00F51015">
              <w:rPr>
                <w:rFonts w:ascii="Times New Roman" w:hAnsi="Times New Roman" w:cs="Times New Roman"/>
                <w:noProof/>
                <w:webHidden/>
              </w:rPr>
            </w:r>
            <w:r w:rsidR="00F51015" w:rsidRPr="00F51015">
              <w:rPr>
                <w:rFonts w:ascii="Times New Roman" w:hAnsi="Times New Roman" w:cs="Times New Roman"/>
                <w:noProof/>
                <w:webHidden/>
              </w:rPr>
              <w:fldChar w:fldCharType="separate"/>
            </w:r>
            <w:r w:rsidR="00252682">
              <w:rPr>
                <w:rFonts w:ascii="Times New Roman" w:hAnsi="Times New Roman" w:cs="Times New Roman"/>
                <w:noProof/>
                <w:webHidden/>
              </w:rPr>
              <w:t>62</w:t>
            </w:r>
            <w:r w:rsidR="00F51015" w:rsidRPr="00F51015">
              <w:rPr>
                <w:rFonts w:ascii="Times New Roman" w:hAnsi="Times New Roman" w:cs="Times New Roman"/>
                <w:noProof/>
                <w:webHidden/>
              </w:rPr>
              <w:fldChar w:fldCharType="end"/>
            </w:r>
          </w:hyperlink>
        </w:p>
        <w:p w14:paraId="6ABF0719" w14:textId="630B865F" w:rsidR="00F51015" w:rsidRPr="00F51015" w:rsidRDefault="00000000">
          <w:pPr>
            <w:pStyle w:val="TOC3"/>
            <w:tabs>
              <w:tab w:val="right" w:pos="9628"/>
            </w:tabs>
            <w:rPr>
              <w:rFonts w:ascii="Times New Roman" w:eastAsiaTheme="minorEastAsia" w:hAnsi="Times New Roman" w:cs="Times New Roman"/>
              <w:noProof/>
            </w:rPr>
          </w:pPr>
          <w:hyperlink w:anchor="_Toc119108297" w:history="1">
            <w:r w:rsidR="00F51015" w:rsidRPr="00F51015">
              <w:rPr>
                <w:rStyle w:val="Hyperlink"/>
                <w:rFonts w:ascii="Times New Roman" w:hAnsi="Times New Roman" w:cs="Times New Roman"/>
                <w:noProof/>
              </w:rPr>
              <w:t>1.5. Chi tiết chức năng thiết kế:</w:t>
            </w:r>
            <w:r w:rsidR="00F51015" w:rsidRPr="00F51015">
              <w:rPr>
                <w:rFonts w:ascii="Times New Roman" w:hAnsi="Times New Roman" w:cs="Times New Roman"/>
                <w:noProof/>
                <w:webHidden/>
              </w:rPr>
              <w:tab/>
            </w:r>
            <w:r w:rsidR="00F51015" w:rsidRPr="00F51015">
              <w:rPr>
                <w:rFonts w:ascii="Times New Roman" w:hAnsi="Times New Roman" w:cs="Times New Roman"/>
                <w:noProof/>
                <w:webHidden/>
              </w:rPr>
              <w:fldChar w:fldCharType="begin"/>
            </w:r>
            <w:r w:rsidR="00F51015" w:rsidRPr="00F51015">
              <w:rPr>
                <w:rFonts w:ascii="Times New Roman" w:hAnsi="Times New Roman" w:cs="Times New Roman"/>
                <w:noProof/>
                <w:webHidden/>
              </w:rPr>
              <w:instrText xml:space="preserve"> PAGEREF _Toc119108297 \h </w:instrText>
            </w:r>
            <w:r w:rsidR="00F51015" w:rsidRPr="00F51015">
              <w:rPr>
                <w:rFonts w:ascii="Times New Roman" w:hAnsi="Times New Roman" w:cs="Times New Roman"/>
                <w:noProof/>
                <w:webHidden/>
              </w:rPr>
            </w:r>
            <w:r w:rsidR="00F51015" w:rsidRPr="00F51015">
              <w:rPr>
                <w:rFonts w:ascii="Times New Roman" w:hAnsi="Times New Roman" w:cs="Times New Roman"/>
                <w:noProof/>
                <w:webHidden/>
              </w:rPr>
              <w:fldChar w:fldCharType="separate"/>
            </w:r>
            <w:r w:rsidR="00252682">
              <w:rPr>
                <w:rFonts w:ascii="Times New Roman" w:hAnsi="Times New Roman" w:cs="Times New Roman"/>
                <w:noProof/>
                <w:webHidden/>
              </w:rPr>
              <w:t>64</w:t>
            </w:r>
            <w:r w:rsidR="00F51015" w:rsidRPr="00F51015">
              <w:rPr>
                <w:rFonts w:ascii="Times New Roman" w:hAnsi="Times New Roman" w:cs="Times New Roman"/>
                <w:noProof/>
                <w:webHidden/>
              </w:rPr>
              <w:fldChar w:fldCharType="end"/>
            </w:r>
          </w:hyperlink>
        </w:p>
        <w:p w14:paraId="3D804198" w14:textId="3E11EA1C" w:rsidR="00F51015" w:rsidRPr="00F51015" w:rsidRDefault="00000000">
          <w:pPr>
            <w:pStyle w:val="TOC4"/>
            <w:tabs>
              <w:tab w:val="right" w:pos="9628"/>
            </w:tabs>
            <w:rPr>
              <w:rFonts w:ascii="Times New Roman" w:eastAsiaTheme="minorEastAsia" w:hAnsi="Times New Roman" w:cs="Times New Roman"/>
              <w:noProof/>
            </w:rPr>
          </w:pPr>
          <w:hyperlink w:anchor="_Toc119108298" w:history="1">
            <w:r w:rsidR="00F51015" w:rsidRPr="00F51015">
              <w:rPr>
                <w:rStyle w:val="Hyperlink"/>
                <w:rFonts w:ascii="Times New Roman" w:hAnsi="Times New Roman" w:cs="Times New Roman"/>
                <w:noProof/>
              </w:rPr>
              <w:t>1.5.1. Chức năng đăng ký tài khoản</w:t>
            </w:r>
            <w:r w:rsidR="00F51015" w:rsidRPr="00F51015">
              <w:rPr>
                <w:rFonts w:ascii="Times New Roman" w:hAnsi="Times New Roman" w:cs="Times New Roman"/>
                <w:noProof/>
                <w:webHidden/>
              </w:rPr>
              <w:tab/>
            </w:r>
            <w:r w:rsidR="00F51015" w:rsidRPr="00F51015">
              <w:rPr>
                <w:rFonts w:ascii="Times New Roman" w:hAnsi="Times New Roman" w:cs="Times New Roman"/>
                <w:noProof/>
                <w:webHidden/>
              </w:rPr>
              <w:fldChar w:fldCharType="begin"/>
            </w:r>
            <w:r w:rsidR="00F51015" w:rsidRPr="00F51015">
              <w:rPr>
                <w:rFonts w:ascii="Times New Roman" w:hAnsi="Times New Roman" w:cs="Times New Roman"/>
                <w:noProof/>
                <w:webHidden/>
              </w:rPr>
              <w:instrText xml:space="preserve"> PAGEREF _Toc119108298 \h </w:instrText>
            </w:r>
            <w:r w:rsidR="00F51015" w:rsidRPr="00F51015">
              <w:rPr>
                <w:rFonts w:ascii="Times New Roman" w:hAnsi="Times New Roman" w:cs="Times New Roman"/>
                <w:noProof/>
                <w:webHidden/>
              </w:rPr>
            </w:r>
            <w:r w:rsidR="00F51015" w:rsidRPr="00F51015">
              <w:rPr>
                <w:rFonts w:ascii="Times New Roman" w:hAnsi="Times New Roman" w:cs="Times New Roman"/>
                <w:noProof/>
                <w:webHidden/>
              </w:rPr>
              <w:fldChar w:fldCharType="separate"/>
            </w:r>
            <w:r w:rsidR="00252682">
              <w:rPr>
                <w:rFonts w:ascii="Times New Roman" w:hAnsi="Times New Roman" w:cs="Times New Roman"/>
                <w:noProof/>
                <w:webHidden/>
              </w:rPr>
              <w:t>64</w:t>
            </w:r>
            <w:r w:rsidR="00F51015" w:rsidRPr="00F51015">
              <w:rPr>
                <w:rFonts w:ascii="Times New Roman" w:hAnsi="Times New Roman" w:cs="Times New Roman"/>
                <w:noProof/>
                <w:webHidden/>
              </w:rPr>
              <w:fldChar w:fldCharType="end"/>
            </w:r>
          </w:hyperlink>
        </w:p>
        <w:p w14:paraId="7C613331" w14:textId="0557A991" w:rsidR="00F51015" w:rsidRPr="00F51015" w:rsidRDefault="00000000">
          <w:pPr>
            <w:pStyle w:val="TOC4"/>
            <w:tabs>
              <w:tab w:val="right" w:pos="9628"/>
            </w:tabs>
            <w:rPr>
              <w:rFonts w:ascii="Times New Roman" w:eastAsiaTheme="minorEastAsia" w:hAnsi="Times New Roman" w:cs="Times New Roman"/>
              <w:noProof/>
            </w:rPr>
          </w:pPr>
          <w:hyperlink w:anchor="_Toc119108299" w:history="1">
            <w:r w:rsidR="00F51015" w:rsidRPr="00F51015">
              <w:rPr>
                <w:rStyle w:val="Hyperlink"/>
                <w:rFonts w:ascii="Times New Roman" w:hAnsi="Times New Roman" w:cs="Times New Roman"/>
                <w:noProof/>
              </w:rPr>
              <w:t>1.5.2. Chức năng đăng nhập người dùng</w:t>
            </w:r>
            <w:r w:rsidR="00F51015" w:rsidRPr="00F51015">
              <w:rPr>
                <w:rFonts w:ascii="Times New Roman" w:hAnsi="Times New Roman" w:cs="Times New Roman"/>
                <w:noProof/>
                <w:webHidden/>
              </w:rPr>
              <w:tab/>
            </w:r>
            <w:r w:rsidR="00F51015" w:rsidRPr="00F51015">
              <w:rPr>
                <w:rFonts w:ascii="Times New Roman" w:hAnsi="Times New Roman" w:cs="Times New Roman"/>
                <w:noProof/>
                <w:webHidden/>
              </w:rPr>
              <w:fldChar w:fldCharType="begin"/>
            </w:r>
            <w:r w:rsidR="00F51015" w:rsidRPr="00F51015">
              <w:rPr>
                <w:rFonts w:ascii="Times New Roman" w:hAnsi="Times New Roman" w:cs="Times New Roman"/>
                <w:noProof/>
                <w:webHidden/>
              </w:rPr>
              <w:instrText xml:space="preserve"> PAGEREF _Toc119108299 \h </w:instrText>
            </w:r>
            <w:r w:rsidR="00F51015" w:rsidRPr="00F51015">
              <w:rPr>
                <w:rFonts w:ascii="Times New Roman" w:hAnsi="Times New Roman" w:cs="Times New Roman"/>
                <w:noProof/>
                <w:webHidden/>
              </w:rPr>
            </w:r>
            <w:r w:rsidR="00F51015" w:rsidRPr="00F51015">
              <w:rPr>
                <w:rFonts w:ascii="Times New Roman" w:hAnsi="Times New Roman" w:cs="Times New Roman"/>
                <w:noProof/>
                <w:webHidden/>
              </w:rPr>
              <w:fldChar w:fldCharType="separate"/>
            </w:r>
            <w:r w:rsidR="00252682">
              <w:rPr>
                <w:rFonts w:ascii="Times New Roman" w:hAnsi="Times New Roman" w:cs="Times New Roman"/>
                <w:noProof/>
                <w:webHidden/>
              </w:rPr>
              <w:t>66</w:t>
            </w:r>
            <w:r w:rsidR="00F51015" w:rsidRPr="00F51015">
              <w:rPr>
                <w:rFonts w:ascii="Times New Roman" w:hAnsi="Times New Roman" w:cs="Times New Roman"/>
                <w:noProof/>
                <w:webHidden/>
              </w:rPr>
              <w:fldChar w:fldCharType="end"/>
            </w:r>
          </w:hyperlink>
        </w:p>
        <w:p w14:paraId="37F5C9E0" w14:textId="11C984A1" w:rsidR="00F51015" w:rsidRPr="00F51015" w:rsidRDefault="00000000">
          <w:pPr>
            <w:pStyle w:val="TOC4"/>
            <w:tabs>
              <w:tab w:val="right" w:pos="9628"/>
            </w:tabs>
            <w:rPr>
              <w:rFonts w:ascii="Times New Roman" w:eastAsiaTheme="minorEastAsia" w:hAnsi="Times New Roman" w:cs="Times New Roman"/>
              <w:noProof/>
            </w:rPr>
          </w:pPr>
          <w:hyperlink w:anchor="_Toc119108300" w:history="1">
            <w:r w:rsidR="00F51015" w:rsidRPr="00F51015">
              <w:rPr>
                <w:rStyle w:val="Hyperlink"/>
                <w:rFonts w:ascii="Times New Roman" w:hAnsi="Times New Roman" w:cs="Times New Roman"/>
                <w:noProof/>
              </w:rPr>
              <w:t>1.5.3. Chức năng hiển thị thông tin sản phẩm</w:t>
            </w:r>
            <w:r w:rsidR="00F51015" w:rsidRPr="00F51015">
              <w:rPr>
                <w:rFonts w:ascii="Times New Roman" w:hAnsi="Times New Roman" w:cs="Times New Roman"/>
                <w:noProof/>
                <w:webHidden/>
              </w:rPr>
              <w:tab/>
            </w:r>
            <w:r w:rsidR="00F51015" w:rsidRPr="00F51015">
              <w:rPr>
                <w:rFonts w:ascii="Times New Roman" w:hAnsi="Times New Roman" w:cs="Times New Roman"/>
                <w:noProof/>
                <w:webHidden/>
              </w:rPr>
              <w:fldChar w:fldCharType="begin"/>
            </w:r>
            <w:r w:rsidR="00F51015" w:rsidRPr="00F51015">
              <w:rPr>
                <w:rFonts w:ascii="Times New Roman" w:hAnsi="Times New Roman" w:cs="Times New Roman"/>
                <w:noProof/>
                <w:webHidden/>
              </w:rPr>
              <w:instrText xml:space="preserve"> PAGEREF _Toc119108300 \h </w:instrText>
            </w:r>
            <w:r w:rsidR="00F51015" w:rsidRPr="00F51015">
              <w:rPr>
                <w:rFonts w:ascii="Times New Roman" w:hAnsi="Times New Roman" w:cs="Times New Roman"/>
                <w:noProof/>
                <w:webHidden/>
              </w:rPr>
            </w:r>
            <w:r w:rsidR="00F51015" w:rsidRPr="00F51015">
              <w:rPr>
                <w:rFonts w:ascii="Times New Roman" w:hAnsi="Times New Roman" w:cs="Times New Roman"/>
                <w:noProof/>
                <w:webHidden/>
              </w:rPr>
              <w:fldChar w:fldCharType="separate"/>
            </w:r>
            <w:r w:rsidR="00252682">
              <w:rPr>
                <w:rFonts w:ascii="Times New Roman" w:hAnsi="Times New Roman" w:cs="Times New Roman"/>
                <w:noProof/>
                <w:webHidden/>
              </w:rPr>
              <w:t>68</w:t>
            </w:r>
            <w:r w:rsidR="00F51015" w:rsidRPr="00F51015">
              <w:rPr>
                <w:rFonts w:ascii="Times New Roman" w:hAnsi="Times New Roman" w:cs="Times New Roman"/>
                <w:noProof/>
                <w:webHidden/>
              </w:rPr>
              <w:fldChar w:fldCharType="end"/>
            </w:r>
          </w:hyperlink>
        </w:p>
        <w:p w14:paraId="6B4E5F94" w14:textId="2B00E457" w:rsidR="00F51015" w:rsidRPr="00F51015" w:rsidRDefault="00000000">
          <w:pPr>
            <w:pStyle w:val="TOC4"/>
            <w:tabs>
              <w:tab w:val="right" w:pos="9628"/>
            </w:tabs>
            <w:rPr>
              <w:rFonts w:ascii="Times New Roman" w:eastAsiaTheme="minorEastAsia" w:hAnsi="Times New Roman" w:cs="Times New Roman"/>
              <w:noProof/>
            </w:rPr>
          </w:pPr>
          <w:hyperlink w:anchor="_Toc119108301" w:history="1">
            <w:r w:rsidR="00F51015" w:rsidRPr="00F51015">
              <w:rPr>
                <w:rStyle w:val="Hyperlink"/>
                <w:rFonts w:ascii="Times New Roman" w:hAnsi="Times New Roman" w:cs="Times New Roman"/>
                <w:noProof/>
              </w:rPr>
              <w:t>1.5.4. Chức năng giỏ hàng</w:t>
            </w:r>
            <w:r w:rsidR="00F51015" w:rsidRPr="00F51015">
              <w:rPr>
                <w:rFonts w:ascii="Times New Roman" w:hAnsi="Times New Roman" w:cs="Times New Roman"/>
                <w:noProof/>
                <w:webHidden/>
              </w:rPr>
              <w:tab/>
            </w:r>
            <w:r w:rsidR="00F51015" w:rsidRPr="00F51015">
              <w:rPr>
                <w:rFonts w:ascii="Times New Roman" w:hAnsi="Times New Roman" w:cs="Times New Roman"/>
                <w:noProof/>
                <w:webHidden/>
              </w:rPr>
              <w:fldChar w:fldCharType="begin"/>
            </w:r>
            <w:r w:rsidR="00F51015" w:rsidRPr="00F51015">
              <w:rPr>
                <w:rFonts w:ascii="Times New Roman" w:hAnsi="Times New Roman" w:cs="Times New Roman"/>
                <w:noProof/>
                <w:webHidden/>
              </w:rPr>
              <w:instrText xml:space="preserve"> PAGEREF _Toc119108301 \h </w:instrText>
            </w:r>
            <w:r w:rsidR="00F51015" w:rsidRPr="00F51015">
              <w:rPr>
                <w:rFonts w:ascii="Times New Roman" w:hAnsi="Times New Roman" w:cs="Times New Roman"/>
                <w:noProof/>
                <w:webHidden/>
              </w:rPr>
            </w:r>
            <w:r w:rsidR="00F51015" w:rsidRPr="00F51015">
              <w:rPr>
                <w:rFonts w:ascii="Times New Roman" w:hAnsi="Times New Roman" w:cs="Times New Roman"/>
                <w:noProof/>
                <w:webHidden/>
              </w:rPr>
              <w:fldChar w:fldCharType="separate"/>
            </w:r>
            <w:r w:rsidR="00252682">
              <w:rPr>
                <w:rFonts w:ascii="Times New Roman" w:hAnsi="Times New Roman" w:cs="Times New Roman"/>
                <w:noProof/>
                <w:webHidden/>
              </w:rPr>
              <w:t>70</w:t>
            </w:r>
            <w:r w:rsidR="00F51015" w:rsidRPr="00F51015">
              <w:rPr>
                <w:rFonts w:ascii="Times New Roman" w:hAnsi="Times New Roman" w:cs="Times New Roman"/>
                <w:noProof/>
                <w:webHidden/>
              </w:rPr>
              <w:fldChar w:fldCharType="end"/>
            </w:r>
          </w:hyperlink>
        </w:p>
        <w:p w14:paraId="38B59C5D" w14:textId="5166F74B" w:rsidR="00F51015" w:rsidRPr="00F51015" w:rsidRDefault="00000000">
          <w:pPr>
            <w:pStyle w:val="TOC4"/>
            <w:tabs>
              <w:tab w:val="right" w:pos="9628"/>
            </w:tabs>
            <w:rPr>
              <w:rFonts w:ascii="Times New Roman" w:eastAsiaTheme="minorEastAsia" w:hAnsi="Times New Roman" w:cs="Times New Roman"/>
              <w:noProof/>
            </w:rPr>
          </w:pPr>
          <w:hyperlink w:anchor="_Toc119108302" w:history="1">
            <w:r w:rsidR="00F51015" w:rsidRPr="00F51015">
              <w:rPr>
                <w:rStyle w:val="Hyperlink"/>
                <w:rFonts w:ascii="Times New Roman" w:hAnsi="Times New Roman" w:cs="Times New Roman"/>
                <w:noProof/>
              </w:rPr>
              <w:t>1.5.5. Chức năng đặt hàng</w:t>
            </w:r>
            <w:r w:rsidR="00F51015" w:rsidRPr="00F51015">
              <w:rPr>
                <w:rFonts w:ascii="Times New Roman" w:hAnsi="Times New Roman" w:cs="Times New Roman"/>
                <w:noProof/>
                <w:webHidden/>
              </w:rPr>
              <w:tab/>
            </w:r>
            <w:r w:rsidR="00F51015" w:rsidRPr="00F51015">
              <w:rPr>
                <w:rFonts w:ascii="Times New Roman" w:hAnsi="Times New Roman" w:cs="Times New Roman"/>
                <w:noProof/>
                <w:webHidden/>
              </w:rPr>
              <w:fldChar w:fldCharType="begin"/>
            </w:r>
            <w:r w:rsidR="00F51015" w:rsidRPr="00F51015">
              <w:rPr>
                <w:rFonts w:ascii="Times New Roman" w:hAnsi="Times New Roman" w:cs="Times New Roman"/>
                <w:noProof/>
                <w:webHidden/>
              </w:rPr>
              <w:instrText xml:space="preserve"> PAGEREF _Toc119108302 \h </w:instrText>
            </w:r>
            <w:r w:rsidR="00F51015" w:rsidRPr="00F51015">
              <w:rPr>
                <w:rFonts w:ascii="Times New Roman" w:hAnsi="Times New Roman" w:cs="Times New Roman"/>
                <w:noProof/>
                <w:webHidden/>
              </w:rPr>
            </w:r>
            <w:r w:rsidR="00F51015" w:rsidRPr="00F51015">
              <w:rPr>
                <w:rFonts w:ascii="Times New Roman" w:hAnsi="Times New Roman" w:cs="Times New Roman"/>
                <w:noProof/>
                <w:webHidden/>
              </w:rPr>
              <w:fldChar w:fldCharType="separate"/>
            </w:r>
            <w:r w:rsidR="00252682">
              <w:rPr>
                <w:rFonts w:ascii="Times New Roman" w:hAnsi="Times New Roman" w:cs="Times New Roman"/>
                <w:noProof/>
                <w:webHidden/>
              </w:rPr>
              <w:t>72</w:t>
            </w:r>
            <w:r w:rsidR="00F51015" w:rsidRPr="00F51015">
              <w:rPr>
                <w:rFonts w:ascii="Times New Roman" w:hAnsi="Times New Roman" w:cs="Times New Roman"/>
                <w:noProof/>
                <w:webHidden/>
              </w:rPr>
              <w:fldChar w:fldCharType="end"/>
            </w:r>
          </w:hyperlink>
        </w:p>
        <w:p w14:paraId="2A3C6F55" w14:textId="40E87F93" w:rsidR="00F51015" w:rsidRPr="00F51015" w:rsidRDefault="00000000">
          <w:pPr>
            <w:pStyle w:val="TOC4"/>
            <w:tabs>
              <w:tab w:val="right" w:pos="9628"/>
            </w:tabs>
            <w:rPr>
              <w:rFonts w:ascii="Times New Roman" w:eastAsiaTheme="minorEastAsia" w:hAnsi="Times New Roman" w:cs="Times New Roman"/>
              <w:noProof/>
            </w:rPr>
          </w:pPr>
          <w:hyperlink w:anchor="_Toc119108303" w:history="1">
            <w:r w:rsidR="00F51015" w:rsidRPr="00F51015">
              <w:rPr>
                <w:rStyle w:val="Hyperlink"/>
                <w:rFonts w:ascii="Times New Roman" w:hAnsi="Times New Roman" w:cs="Times New Roman"/>
                <w:noProof/>
              </w:rPr>
              <w:t>1.5.6. Quản lý chung</w:t>
            </w:r>
            <w:r w:rsidR="00F51015" w:rsidRPr="00F51015">
              <w:rPr>
                <w:rFonts w:ascii="Times New Roman" w:hAnsi="Times New Roman" w:cs="Times New Roman"/>
                <w:noProof/>
                <w:webHidden/>
              </w:rPr>
              <w:tab/>
            </w:r>
            <w:r w:rsidR="00F51015" w:rsidRPr="00F51015">
              <w:rPr>
                <w:rFonts w:ascii="Times New Roman" w:hAnsi="Times New Roman" w:cs="Times New Roman"/>
                <w:noProof/>
                <w:webHidden/>
              </w:rPr>
              <w:fldChar w:fldCharType="begin"/>
            </w:r>
            <w:r w:rsidR="00F51015" w:rsidRPr="00F51015">
              <w:rPr>
                <w:rFonts w:ascii="Times New Roman" w:hAnsi="Times New Roman" w:cs="Times New Roman"/>
                <w:noProof/>
                <w:webHidden/>
              </w:rPr>
              <w:instrText xml:space="preserve"> PAGEREF _Toc119108303 \h </w:instrText>
            </w:r>
            <w:r w:rsidR="00F51015" w:rsidRPr="00F51015">
              <w:rPr>
                <w:rFonts w:ascii="Times New Roman" w:hAnsi="Times New Roman" w:cs="Times New Roman"/>
                <w:noProof/>
                <w:webHidden/>
              </w:rPr>
            </w:r>
            <w:r w:rsidR="00F51015" w:rsidRPr="00F51015">
              <w:rPr>
                <w:rFonts w:ascii="Times New Roman" w:hAnsi="Times New Roman" w:cs="Times New Roman"/>
                <w:noProof/>
                <w:webHidden/>
              </w:rPr>
              <w:fldChar w:fldCharType="separate"/>
            </w:r>
            <w:r w:rsidR="00252682">
              <w:rPr>
                <w:rFonts w:ascii="Times New Roman" w:hAnsi="Times New Roman" w:cs="Times New Roman"/>
                <w:noProof/>
                <w:webHidden/>
              </w:rPr>
              <w:t>74</w:t>
            </w:r>
            <w:r w:rsidR="00F51015" w:rsidRPr="00F51015">
              <w:rPr>
                <w:rFonts w:ascii="Times New Roman" w:hAnsi="Times New Roman" w:cs="Times New Roman"/>
                <w:noProof/>
                <w:webHidden/>
              </w:rPr>
              <w:fldChar w:fldCharType="end"/>
            </w:r>
          </w:hyperlink>
        </w:p>
        <w:p w14:paraId="6B87D7A8" w14:textId="7FAAA4E2" w:rsidR="00F51015" w:rsidRPr="00F51015" w:rsidRDefault="00000000">
          <w:pPr>
            <w:pStyle w:val="TOC5"/>
            <w:tabs>
              <w:tab w:val="right" w:pos="9628"/>
            </w:tabs>
            <w:rPr>
              <w:rFonts w:ascii="Times New Roman" w:eastAsiaTheme="minorEastAsia" w:hAnsi="Times New Roman" w:cs="Times New Roman"/>
              <w:noProof/>
            </w:rPr>
          </w:pPr>
          <w:hyperlink w:anchor="_Toc119108304" w:history="1">
            <w:r w:rsidR="00F51015" w:rsidRPr="00F51015">
              <w:rPr>
                <w:rStyle w:val="Hyperlink"/>
                <w:rFonts w:ascii="Times New Roman" w:hAnsi="Times New Roman" w:cs="Times New Roman"/>
                <w:noProof/>
              </w:rPr>
              <w:t>1.5.6.1. Quản lý người dùng</w:t>
            </w:r>
            <w:r w:rsidR="00F51015" w:rsidRPr="00F51015">
              <w:rPr>
                <w:rFonts w:ascii="Times New Roman" w:hAnsi="Times New Roman" w:cs="Times New Roman"/>
                <w:noProof/>
                <w:webHidden/>
              </w:rPr>
              <w:tab/>
            </w:r>
            <w:r w:rsidR="00F51015" w:rsidRPr="00F51015">
              <w:rPr>
                <w:rFonts w:ascii="Times New Roman" w:hAnsi="Times New Roman" w:cs="Times New Roman"/>
                <w:noProof/>
                <w:webHidden/>
              </w:rPr>
              <w:fldChar w:fldCharType="begin"/>
            </w:r>
            <w:r w:rsidR="00F51015" w:rsidRPr="00F51015">
              <w:rPr>
                <w:rFonts w:ascii="Times New Roman" w:hAnsi="Times New Roman" w:cs="Times New Roman"/>
                <w:noProof/>
                <w:webHidden/>
              </w:rPr>
              <w:instrText xml:space="preserve"> PAGEREF _Toc119108304 \h </w:instrText>
            </w:r>
            <w:r w:rsidR="00F51015" w:rsidRPr="00F51015">
              <w:rPr>
                <w:rFonts w:ascii="Times New Roman" w:hAnsi="Times New Roman" w:cs="Times New Roman"/>
                <w:noProof/>
                <w:webHidden/>
              </w:rPr>
            </w:r>
            <w:r w:rsidR="00F51015" w:rsidRPr="00F51015">
              <w:rPr>
                <w:rFonts w:ascii="Times New Roman" w:hAnsi="Times New Roman" w:cs="Times New Roman"/>
                <w:noProof/>
                <w:webHidden/>
              </w:rPr>
              <w:fldChar w:fldCharType="separate"/>
            </w:r>
            <w:r w:rsidR="00252682">
              <w:rPr>
                <w:rFonts w:ascii="Times New Roman" w:hAnsi="Times New Roman" w:cs="Times New Roman"/>
                <w:noProof/>
                <w:webHidden/>
              </w:rPr>
              <w:t>74</w:t>
            </w:r>
            <w:r w:rsidR="00F51015" w:rsidRPr="00F51015">
              <w:rPr>
                <w:rFonts w:ascii="Times New Roman" w:hAnsi="Times New Roman" w:cs="Times New Roman"/>
                <w:noProof/>
                <w:webHidden/>
              </w:rPr>
              <w:fldChar w:fldCharType="end"/>
            </w:r>
          </w:hyperlink>
        </w:p>
        <w:p w14:paraId="556948AF" w14:textId="0524A073" w:rsidR="00F51015" w:rsidRPr="00F51015" w:rsidRDefault="00000000">
          <w:pPr>
            <w:pStyle w:val="TOC5"/>
            <w:tabs>
              <w:tab w:val="right" w:pos="9628"/>
            </w:tabs>
            <w:rPr>
              <w:rFonts w:ascii="Times New Roman" w:eastAsiaTheme="minorEastAsia" w:hAnsi="Times New Roman" w:cs="Times New Roman"/>
              <w:noProof/>
            </w:rPr>
          </w:pPr>
          <w:hyperlink w:anchor="_Toc119108305" w:history="1">
            <w:r w:rsidR="00F51015" w:rsidRPr="00F51015">
              <w:rPr>
                <w:rStyle w:val="Hyperlink"/>
                <w:rFonts w:ascii="Times New Roman" w:hAnsi="Times New Roman" w:cs="Times New Roman"/>
                <w:noProof/>
              </w:rPr>
              <w:t>1.5.6.2. Quản lý sản phẩm</w:t>
            </w:r>
            <w:r w:rsidR="00F51015" w:rsidRPr="00F51015">
              <w:rPr>
                <w:rFonts w:ascii="Times New Roman" w:hAnsi="Times New Roman" w:cs="Times New Roman"/>
                <w:noProof/>
                <w:webHidden/>
              </w:rPr>
              <w:tab/>
            </w:r>
            <w:r w:rsidR="00F51015" w:rsidRPr="00F51015">
              <w:rPr>
                <w:rFonts w:ascii="Times New Roman" w:hAnsi="Times New Roman" w:cs="Times New Roman"/>
                <w:noProof/>
                <w:webHidden/>
              </w:rPr>
              <w:fldChar w:fldCharType="begin"/>
            </w:r>
            <w:r w:rsidR="00F51015" w:rsidRPr="00F51015">
              <w:rPr>
                <w:rFonts w:ascii="Times New Roman" w:hAnsi="Times New Roman" w:cs="Times New Roman"/>
                <w:noProof/>
                <w:webHidden/>
              </w:rPr>
              <w:instrText xml:space="preserve"> PAGEREF _Toc119108305 \h </w:instrText>
            </w:r>
            <w:r w:rsidR="00F51015" w:rsidRPr="00F51015">
              <w:rPr>
                <w:rFonts w:ascii="Times New Roman" w:hAnsi="Times New Roman" w:cs="Times New Roman"/>
                <w:noProof/>
                <w:webHidden/>
              </w:rPr>
            </w:r>
            <w:r w:rsidR="00F51015" w:rsidRPr="00F51015">
              <w:rPr>
                <w:rFonts w:ascii="Times New Roman" w:hAnsi="Times New Roman" w:cs="Times New Roman"/>
                <w:noProof/>
                <w:webHidden/>
              </w:rPr>
              <w:fldChar w:fldCharType="separate"/>
            </w:r>
            <w:r w:rsidR="00252682">
              <w:rPr>
                <w:rFonts w:ascii="Times New Roman" w:hAnsi="Times New Roman" w:cs="Times New Roman"/>
                <w:noProof/>
                <w:webHidden/>
              </w:rPr>
              <w:t>76</w:t>
            </w:r>
            <w:r w:rsidR="00F51015" w:rsidRPr="00F51015">
              <w:rPr>
                <w:rFonts w:ascii="Times New Roman" w:hAnsi="Times New Roman" w:cs="Times New Roman"/>
                <w:noProof/>
                <w:webHidden/>
              </w:rPr>
              <w:fldChar w:fldCharType="end"/>
            </w:r>
          </w:hyperlink>
        </w:p>
        <w:p w14:paraId="431636C5" w14:textId="57750343" w:rsidR="00F51015" w:rsidRPr="00F51015" w:rsidRDefault="00000000">
          <w:pPr>
            <w:pStyle w:val="TOC5"/>
            <w:tabs>
              <w:tab w:val="right" w:pos="9628"/>
            </w:tabs>
            <w:rPr>
              <w:rFonts w:ascii="Times New Roman" w:eastAsiaTheme="minorEastAsia" w:hAnsi="Times New Roman" w:cs="Times New Roman"/>
              <w:noProof/>
            </w:rPr>
          </w:pPr>
          <w:hyperlink w:anchor="_Toc119108306" w:history="1">
            <w:r w:rsidR="00F51015" w:rsidRPr="00F51015">
              <w:rPr>
                <w:rStyle w:val="Hyperlink"/>
                <w:rFonts w:ascii="Times New Roman" w:hAnsi="Times New Roman" w:cs="Times New Roman"/>
                <w:noProof/>
              </w:rPr>
              <w:t>1.5.6.3. Quán lý đơn đặt hàng</w:t>
            </w:r>
            <w:r w:rsidR="00F51015" w:rsidRPr="00F51015">
              <w:rPr>
                <w:rFonts w:ascii="Times New Roman" w:hAnsi="Times New Roman" w:cs="Times New Roman"/>
                <w:noProof/>
                <w:webHidden/>
              </w:rPr>
              <w:tab/>
            </w:r>
            <w:r w:rsidR="00F51015" w:rsidRPr="00F51015">
              <w:rPr>
                <w:rFonts w:ascii="Times New Roman" w:hAnsi="Times New Roman" w:cs="Times New Roman"/>
                <w:noProof/>
                <w:webHidden/>
              </w:rPr>
              <w:fldChar w:fldCharType="begin"/>
            </w:r>
            <w:r w:rsidR="00F51015" w:rsidRPr="00F51015">
              <w:rPr>
                <w:rFonts w:ascii="Times New Roman" w:hAnsi="Times New Roman" w:cs="Times New Roman"/>
                <w:noProof/>
                <w:webHidden/>
              </w:rPr>
              <w:instrText xml:space="preserve"> PAGEREF _Toc119108306 \h </w:instrText>
            </w:r>
            <w:r w:rsidR="00F51015" w:rsidRPr="00F51015">
              <w:rPr>
                <w:rFonts w:ascii="Times New Roman" w:hAnsi="Times New Roman" w:cs="Times New Roman"/>
                <w:noProof/>
                <w:webHidden/>
              </w:rPr>
            </w:r>
            <w:r w:rsidR="00F51015" w:rsidRPr="00F51015">
              <w:rPr>
                <w:rFonts w:ascii="Times New Roman" w:hAnsi="Times New Roman" w:cs="Times New Roman"/>
                <w:noProof/>
                <w:webHidden/>
              </w:rPr>
              <w:fldChar w:fldCharType="separate"/>
            </w:r>
            <w:r w:rsidR="00252682">
              <w:rPr>
                <w:rFonts w:ascii="Times New Roman" w:hAnsi="Times New Roman" w:cs="Times New Roman"/>
                <w:noProof/>
                <w:webHidden/>
              </w:rPr>
              <w:t>78</w:t>
            </w:r>
            <w:r w:rsidR="00F51015" w:rsidRPr="00F51015">
              <w:rPr>
                <w:rFonts w:ascii="Times New Roman" w:hAnsi="Times New Roman" w:cs="Times New Roman"/>
                <w:noProof/>
                <w:webHidden/>
              </w:rPr>
              <w:fldChar w:fldCharType="end"/>
            </w:r>
          </w:hyperlink>
        </w:p>
        <w:p w14:paraId="463FEB33" w14:textId="25836C2B" w:rsidR="00F51015" w:rsidRPr="00F51015" w:rsidRDefault="00000000">
          <w:pPr>
            <w:pStyle w:val="TOC4"/>
            <w:tabs>
              <w:tab w:val="right" w:pos="9628"/>
            </w:tabs>
            <w:rPr>
              <w:rFonts w:ascii="Times New Roman" w:eastAsiaTheme="minorEastAsia" w:hAnsi="Times New Roman" w:cs="Times New Roman"/>
              <w:noProof/>
            </w:rPr>
          </w:pPr>
          <w:hyperlink w:anchor="_Toc119108307" w:history="1">
            <w:r w:rsidR="00F51015" w:rsidRPr="00F51015">
              <w:rPr>
                <w:rStyle w:val="Hyperlink"/>
                <w:rFonts w:ascii="Times New Roman" w:hAnsi="Times New Roman" w:cs="Times New Roman"/>
                <w:noProof/>
              </w:rPr>
              <w:t>1.5.7. Thống kê:</w:t>
            </w:r>
            <w:r w:rsidR="00F51015" w:rsidRPr="00F51015">
              <w:rPr>
                <w:rFonts w:ascii="Times New Roman" w:hAnsi="Times New Roman" w:cs="Times New Roman"/>
                <w:noProof/>
                <w:webHidden/>
              </w:rPr>
              <w:tab/>
            </w:r>
            <w:r w:rsidR="00F51015" w:rsidRPr="00F51015">
              <w:rPr>
                <w:rFonts w:ascii="Times New Roman" w:hAnsi="Times New Roman" w:cs="Times New Roman"/>
                <w:noProof/>
                <w:webHidden/>
              </w:rPr>
              <w:fldChar w:fldCharType="begin"/>
            </w:r>
            <w:r w:rsidR="00F51015" w:rsidRPr="00F51015">
              <w:rPr>
                <w:rFonts w:ascii="Times New Roman" w:hAnsi="Times New Roman" w:cs="Times New Roman"/>
                <w:noProof/>
                <w:webHidden/>
              </w:rPr>
              <w:instrText xml:space="preserve"> PAGEREF _Toc119108307 \h </w:instrText>
            </w:r>
            <w:r w:rsidR="00F51015" w:rsidRPr="00F51015">
              <w:rPr>
                <w:rFonts w:ascii="Times New Roman" w:hAnsi="Times New Roman" w:cs="Times New Roman"/>
                <w:noProof/>
                <w:webHidden/>
              </w:rPr>
            </w:r>
            <w:r w:rsidR="00F51015" w:rsidRPr="00F51015">
              <w:rPr>
                <w:rFonts w:ascii="Times New Roman" w:hAnsi="Times New Roman" w:cs="Times New Roman"/>
                <w:noProof/>
                <w:webHidden/>
              </w:rPr>
              <w:fldChar w:fldCharType="separate"/>
            </w:r>
            <w:r w:rsidR="00252682">
              <w:rPr>
                <w:rFonts w:ascii="Times New Roman" w:hAnsi="Times New Roman" w:cs="Times New Roman"/>
                <w:noProof/>
                <w:webHidden/>
              </w:rPr>
              <w:t>80</w:t>
            </w:r>
            <w:r w:rsidR="00F51015" w:rsidRPr="00F51015">
              <w:rPr>
                <w:rFonts w:ascii="Times New Roman" w:hAnsi="Times New Roman" w:cs="Times New Roman"/>
                <w:noProof/>
                <w:webHidden/>
              </w:rPr>
              <w:fldChar w:fldCharType="end"/>
            </w:r>
          </w:hyperlink>
        </w:p>
        <w:p w14:paraId="1D2ECFE2" w14:textId="57AB2B09" w:rsidR="00F51015" w:rsidRPr="00F51015" w:rsidRDefault="00000000">
          <w:pPr>
            <w:pStyle w:val="TOC5"/>
            <w:tabs>
              <w:tab w:val="right" w:pos="9628"/>
            </w:tabs>
            <w:rPr>
              <w:rFonts w:ascii="Times New Roman" w:eastAsiaTheme="minorEastAsia" w:hAnsi="Times New Roman" w:cs="Times New Roman"/>
              <w:noProof/>
            </w:rPr>
          </w:pPr>
          <w:hyperlink w:anchor="_Toc119108308" w:history="1">
            <w:r w:rsidR="00F51015" w:rsidRPr="00F51015">
              <w:rPr>
                <w:rStyle w:val="Hyperlink"/>
                <w:rFonts w:ascii="Times New Roman" w:hAnsi="Times New Roman" w:cs="Times New Roman"/>
                <w:noProof/>
              </w:rPr>
              <w:t>1.5.7.1. Thống kê Doanh thu</w:t>
            </w:r>
            <w:r w:rsidR="00F51015" w:rsidRPr="00F51015">
              <w:rPr>
                <w:rFonts w:ascii="Times New Roman" w:hAnsi="Times New Roman" w:cs="Times New Roman"/>
                <w:noProof/>
                <w:webHidden/>
              </w:rPr>
              <w:tab/>
            </w:r>
            <w:r w:rsidR="00F51015" w:rsidRPr="00F51015">
              <w:rPr>
                <w:rFonts w:ascii="Times New Roman" w:hAnsi="Times New Roman" w:cs="Times New Roman"/>
                <w:noProof/>
                <w:webHidden/>
              </w:rPr>
              <w:fldChar w:fldCharType="begin"/>
            </w:r>
            <w:r w:rsidR="00F51015" w:rsidRPr="00F51015">
              <w:rPr>
                <w:rFonts w:ascii="Times New Roman" w:hAnsi="Times New Roman" w:cs="Times New Roman"/>
                <w:noProof/>
                <w:webHidden/>
              </w:rPr>
              <w:instrText xml:space="preserve"> PAGEREF _Toc119108308 \h </w:instrText>
            </w:r>
            <w:r w:rsidR="00F51015" w:rsidRPr="00F51015">
              <w:rPr>
                <w:rFonts w:ascii="Times New Roman" w:hAnsi="Times New Roman" w:cs="Times New Roman"/>
                <w:noProof/>
                <w:webHidden/>
              </w:rPr>
            </w:r>
            <w:r w:rsidR="00F51015" w:rsidRPr="00F51015">
              <w:rPr>
                <w:rFonts w:ascii="Times New Roman" w:hAnsi="Times New Roman" w:cs="Times New Roman"/>
                <w:noProof/>
                <w:webHidden/>
              </w:rPr>
              <w:fldChar w:fldCharType="separate"/>
            </w:r>
            <w:r w:rsidR="00252682">
              <w:rPr>
                <w:rFonts w:ascii="Times New Roman" w:hAnsi="Times New Roman" w:cs="Times New Roman"/>
                <w:noProof/>
                <w:webHidden/>
              </w:rPr>
              <w:t>80</w:t>
            </w:r>
            <w:r w:rsidR="00F51015" w:rsidRPr="00F51015">
              <w:rPr>
                <w:rFonts w:ascii="Times New Roman" w:hAnsi="Times New Roman" w:cs="Times New Roman"/>
                <w:noProof/>
                <w:webHidden/>
              </w:rPr>
              <w:fldChar w:fldCharType="end"/>
            </w:r>
          </w:hyperlink>
        </w:p>
        <w:p w14:paraId="27E9C81A" w14:textId="58253D58" w:rsidR="00F51015" w:rsidRPr="00F51015" w:rsidRDefault="00000000">
          <w:pPr>
            <w:pStyle w:val="TOC5"/>
            <w:tabs>
              <w:tab w:val="right" w:pos="9628"/>
            </w:tabs>
            <w:rPr>
              <w:rFonts w:ascii="Times New Roman" w:eastAsiaTheme="minorEastAsia" w:hAnsi="Times New Roman" w:cs="Times New Roman"/>
              <w:noProof/>
            </w:rPr>
          </w:pPr>
          <w:hyperlink w:anchor="_Toc119108309" w:history="1">
            <w:r w:rsidR="00F51015" w:rsidRPr="00F51015">
              <w:rPr>
                <w:rStyle w:val="Hyperlink"/>
                <w:rFonts w:ascii="Times New Roman" w:hAnsi="Times New Roman" w:cs="Times New Roman"/>
                <w:noProof/>
              </w:rPr>
              <w:t>1.5.7.2. Thống kê Bán chạy</w:t>
            </w:r>
            <w:r w:rsidR="00F51015" w:rsidRPr="00F51015">
              <w:rPr>
                <w:rFonts w:ascii="Times New Roman" w:hAnsi="Times New Roman" w:cs="Times New Roman"/>
                <w:noProof/>
                <w:webHidden/>
              </w:rPr>
              <w:tab/>
            </w:r>
            <w:r w:rsidR="00F51015" w:rsidRPr="00F51015">
              <w:rPr>
                <w:rFonts w:ascii="Times New Roman" w:hAnsi="Times New Roman" w:cs="Times New Roman"/>
                <w:noProof/>
                <w:webHidden/>
              </w:rPr>
              <w:fldChar w:fldCharType="begin"/>
            </w:r>
            <w:r w:rsidR="00F51015" w:rsidRPr="00F51015">
              <w:rPr>
                <w:rFonts w:ascii="Times New Roman" w:hAnsi="Times New Roman" w:cs="Times New Roman"/>
                <w:noProof/>
                <w:webHidden/>
              </w:rPr>
              <w:instrText xml:space="preserve"> PAGEREF _Toc119108309 \h </w:instrText>
            </w:r>
            <w:r w:rsidR="00F51015" w:rsidRPr="00F51015">
              <w:rPr>
                <w:rFonts w:ascii="Times New Roman" w:hAnsi="Times New Roman" w:cs="Times New Roman"/>
                <w:noProof/>
                <w:webHidden/>
              </w:rPr>
            </w:r>
            <w:r w:rsidR="00F51015" w:rsidRPr="00F51015">
              <w:rPr>
                <w:rFonts w:ascii="Times New Roman" w:hAnsi="Times New Roman" w:cs="Times New Roman"/>
                <w:noProof/>
                <w:webHidden/>
              </w:rPr>
              <w:fldChar w:fldCharType="separate"/>
            </w:r>
            <w:r w:rsidR="00252682">
              <w:rPr>
                <w:rFonts w:ascii="Times New Roman" w:hAnsi="Times New Roman" w:cs="Times New Roman"/>
                <w:noProof/>
                <w:webHidden/>
              </w:rPr>
              <w:t>82</w:t>
            </w:r>
            <w:r w:rsidR="00F51015" w:rsidRPr="00F51015">
              <w:rPr>
                <w:rFonts w:ascii="Times New Roman" w:hAnsi="Times New Roman" w:cs="Times New Roman"/>
                <w:noProof/>
                <w:webHidden/>
              </w:rPr>
              <w:fldChar w:fldCharType="end"/>
            </w:r>
          </w:hyperlink>
        </w:p>
        <w:p w14:paraId="4EAE4D5C" w14:textId="0B4AB230" w:rsidR="00F51015" w:rsidRPr="00F51015" w:rsidRDefault="00000000">
          <w:pPr>
            <w:pStyle w:val="TOC2"/>
            <w:tabs>
              <w:tab w:val="left" w:pos="624"/>
              <w:tab w:val="right" w:pos="9628"/>
            </w:tabs>
            <w:rPr>
              <w:rFonts w:ascii="Times New Roman" w:eastAsiaTheme="minorEastAsia" w:hAnsi="Times New Roman" w:cs="Times New Roman"/>
              <w:noProof/>
            </w:rPr>
          </w:pPr>
          <w:hyperlink w:anchor="_Toc119108310" w:history="1">
            <w:r w:rsidR="00F51015" w:rsidRPr="00F51015">
              <w:rPr>
                <w:rStyle w:val="Hyperlink"/>
                <w:rFonts w:ascii="Times New Roman" w:hAnsi="Times New Roman" w:cs="Times New Roman"/>
                <w:noProof/>
              </w:rPr>
              <w:t>2.</w:t>
            </w:r>
            <w:r w:rsidR="00F51015" w:rsidRPr="00F51015">
              <w:rPr>
                <w:rFonts w:ascii="Times New Roman" w:eastAsiaTheme="minorEastAsia" w:hAnsi="Times New Roman" w:cs="Times New Roman"/>
                <w:noProof/>
              </w:rPr>
              <w:tab/>
            </w:r>
            <w:r w:rsidR="00F51015" w:rsidRPr="00F51015">
              <w:rPr>
                <w:rStyle w:val="Hyperlink"/>
                <w:rFonts w:ascii="Times New Roman" w:hAnsi="Times New Roman" w:cs="Times New Roman"/>
                <w:noProof/>
              </w:rPr>
              <w:t>HƯỚNG DẪN SỬ DỤNG</w:t>
            </w:r>
            <w:r w:rsidR="00F51015" w:rsidRPr="00F51015">
              <w:rPr>
                <w:rFonts w:ascii="Times New Roman" w:hAnsi="Times New Roman" w:cs="Times New Roman"/>
                <w:noProof/>
                <w:webHidden/>
              </w:rPr>
              <w:tab/>
            </w:r>
            <w:r w:rsidR="00F51015" w:rsidRPr="00F51015">
              <w:rPr>
                <w:rFonts w:ascii="Times New Roman" w:hAnsi="Times New Roman" w:cs="Times New Roman"/>
                <w:noProof/>
                <w:webHidden/>
              </w:rPr>
              <w:fldChar w:fldCharType="begin"/>
            </w:r>
            <w:r w:rsidR="00F51015" w:rsidRPr="00F51015">
              <w:rPr>
                <w:rFonts w:ascii="Times New Roman" w:hAnsi="Times New Roman" w:cs="Times New Roman"/>
                <w:noProof/>
                <w:webHidden/>
              </w:rPr>
              <w:instrText xml:space="preserve"> PAGEREF _Toc119108310 \h </w:instrText>
            </w:r>
            <w:r w:rsidR="00F51015" w:rsidRPr="00F51015">
              <w:rPr>
                <w:rFonts w:ascii="Times New Roman" w:hAnsi="Times New Roman" w:cs="Times New Roman"/>
                <w:noProof/>
                <w:webHidden/>
              </w:rPr>
            </w:r>
            <w:r w:rsidR="00F51015" w:rsidRPr="00F51015">
              <w:rPr>
                <w:rFonts w:ascii="Times New Roman" w:hAnsi="Times New Roman" w:cs="Times New Roman"/>
                <w:noProof/>
                <w:webHidden/>
              </w:rPr>
              <w:fldChar w:fldCharType="separate"/>
            </w:r>
            <w:r w:rsidR="00252682">
              <w:rPr>
                <w:rFonts w:ascii="Times New Roman" w:hAnsi="Times New Roman" w:cs="Times New Roman"/>
                <w:noProof/>
                <w:webHidden/>
              </w:rPr>
              <w:t>83</w:t>
            </w:r>
            <w:r w:rsidR="00F51015" w:rsidRPr="00F51015">
              <w:rPr>
                <w:rFonts w:ascii="Times New Roman" w:hAnsi="Times New Roman" w:cs="Times New Roman"/>
                <w:noProof/>
                <w:webHidden/>
              </w:rPr>
              <w:fldChar w:fldCharType="end"/>
            </w:r>
          </w:hyperlink>
        </w:p>
        <w:p w14:paraId="0FDA99F1" w14:textId="37850AD8" w:rsidR="00F51015" w:rsidRPr="00F51015" w:rsidRDefault="00000000">
          <w:pPr>
            <w:pStyle w:val="TOC3"/>
            <w:tabs>
              <w:tab w:val="right" w:pos="9628"/>
            </w:tabs>
            <w:rPr>
              <w:rFonts w:ascii="Times New Roman" w:eastAsiaTheme="minorEastAsia" w:hAnsi="Times New Roman" w:cs="Times New Roman"/>
              <w:noProof/>
            </w:rPr>
          </w:pPr>
          <w:hyperlink w:anchor="_Toc119108311" w:history="1">
            <w:r w:rsidR="00F51015" w:rsidRPr="00F51015">
              <w:rPr>
                <w:rStyle w:val="Hyperlink"/>
                <w:rFonts w:ascii="Times New Roman" w:hAnsi="Times New Roman" w:cs="Times New Roman"/>
                <w:noProof/>
              </w:rPr>
              <w:t>2.1 Màn hình chức năng chính</w:t>
            </w:r>
            <w:r w:rsidR="00F51015" w:rsidRPr="00F51015">
              <w:rPr>
                <w:rFonts w:ascii="Times New Roman" w:hAnsi="Times New Roman" w:cs="Times New Roman"/>
                <w:noProof/>
                <w:webHidden/>
              </w:rPr>
              <w:tab/>
            </w:r>
            <w:r w:rsidR="00F51015" w:rsidRPr="00F51015">
              <w:rPr>
                <w:rFonts w:ascii="Times New Roman" w:hAnsi="Times New Roman" w:cs="Times New Roman"/>
                <w:noProof/>
                <w:webHidden/>
              </w:rPr>
              <w:fldChar w:fldCharType="begin"/>
            </w:r>
            <w:r w:rsidR="00F51015" w:rsidRPr="00F51015">
              <w:rPr>
                <w:rFonts w:ascii="Times New Roman" w:hAnsi="Times New Roman" w:cs="Times New Roman"/>
                <w:noProof/>
                <w:webHidden/>
              </w:rPr>
              <w:instrText xml:space="preserve"> PAGEREF _Toc119108311 \h </w:instrText>
            </w:r>
            <w:r w:rsidR="00F51015" w:rsidRPr="00F51015">
              <w:rPr>
                <w:rFonts w:ascii="Times New Roman" w:hAnsi="Times New Roman" w:cs="Times New Roman"/>
                <w:noProof/>
                <w:webHidden/>
              </w:rPr>
            </w:r>
            <w:r w:rsidR="00F51015" w:rsidRPr="00F51015">
              <w:rPr>
                <w:rFonts w:ascii="Times New Roman" w:hAnsi="Times New Roman" w:cs="Times New Roman"/>
                <w:noProof/>
                <w:webHidden/>
              </w:rPr>
              <w:fldChar w:fldCharType="separate"/>
            </w:r>
            <w:r w:rsidR="00252682">
              <w:rPr>
                <w:rFonts w:ascii="Times New Roman" w:hAnsi="Times New Roman" w:cs="Times New Roman"/>
                <w:noProof/>
                <w:webHidden/>
              </w:rPr>
              <w:t>83</w:t>
            </w:r>
            <w:r w:rsidR="00F51015" w:rsidRPr="00F51015">
              <w:rPr>
                <w:rFonts w:ascii="Times New Roman" w:hAnsi="Times New Roman" w:cs="Times New Roman"/>
                <w:noProof/>
                <w:webHidden/>
              </w:rPr>
              <w:fldChar w:fldCharType="end"/>
            </w:r>
          </w:hyperlink>
        </w:p>
        <w:p w14:paraId="50506C05" w14:textId="73C45BDD" w:rsidR="00F51015" w:rsidRPr="00F51015" w:rsidRDefault="00000000">
          <w:pPr>
            <w:pStyle w:val="TOC4"/>
            <w:tabs>
              <w:tab w:val="right" w:pos="9628"/>
            </w:tabs>
            <w:rPr>
              <w:rFonts w:ascii="Times New Roman" w:eastAsiaTheme="minorEastAsia" w:hAnsi="Times New Roman" w:cs="Times New Roman"/>
              <w:noProof/>
            </w:rPr>
          </w:pPr>
          <w:hyperlink w:anchor="_Toc119108312" w:history="1">
            <w:r w:rsidR="00F51015" w:rsidRPr="00F51015">
              <w:rPr>
                <w:rStyle w:val="Hyperlink"/>
                <w:rFonts w:ascii="Times New Roman" w:hAnsi="Times New Roman" w:cs="Times New Roman"/>
                <w:noProof/>
              </w:rPr>
              <w:t>2.1.1 Chức năng đăng ký tài khoản</w:t>
            </w:r>
            <w:r w:rsidR="00F51015" w:rsidRPr="00F51015">
              <w:rPr>
                <w:rFonts w:ascii="Times New Roman" w:hAnsi="Times New Roman" w:cs="Times New Roman"/>
                <w:noProof/>
                <w:webHidden/>
              </w:rPr>
              <w:tab/>
            </w:r>
            <w:r w:rsidR="00F51015" w:rsidRPr="00F51015">
              <w:rPr>
                <w:rFonts w:ascii="Times New Roman" w:hAnsi="Times New Roman" w:cs="Times New Roman"/>
                <w:noProof/>
                <w:webHidden/>
              </w:rPr>
              <w:fldChar w:fldCharType="begin"/>
            </w:r>
            <w:r w:rsidR="00F51015" w:rsidRPr="00F51015">
              <w:rPr>
                <w:rFonts w:ascii="Times New Roman" w:hAnsi="Times New Roman" w:cs="Times New Roman"/>
                <w:noProof/>
                <w:webHidden/>
              </w:rPr>
              <w:instrText xml:space="preserve"> PAGEREF _Toc119108312 \h </w:instrText>
            </w:r>
            <w:r w:rsidR="00F51015" w:rsidRPr="00F51015">
              <w:rPr>
                <w:rFonts w:ascii="Times New Roman" w:hAnsi="Times New Roman" w:cs="Times New Roman"/>
                <w:noProof/>
                <w:webHidden/>
              </w:rPr>
            </w:r>
            <w:r w:rsidR="00F51015" w:rsidRPr="00F51015">
              <w:rPr>
                <w:rFonts w:ascii="Times New Roman" w:hAnsi="Times New Roman" w:cs="Times New Roman"/>
                <w:noProof/>
                <w:webHidden/>
              </w:rPr>
              <w:fldChar w:fldCharType="separate"/>
            </w:r>
            <w:r w:rsidR="00252682">
              <w:rPr>
                <w:rFonts w:ascii="Times New Roman" w:hAnsi="Times New Roman" w:cs="Times New Roman"/>
                <w:noProof/>
                <w:webHidden/>
              </w:rPr>
              <w:t>83</w:t>
            </w:r>
            <w:r w:rsidR="00F51015" w:rsidRPr="00F51015">
              <w:rPr>
                <w:rFonts w:ascii="Times New Roman" w:hAnsi="Times New Roman" w:cs="Times New Roman"/>
                <w:noProof/>
                <w:webHidden/>
              </w:rPr>
              <w:fldChar w:fldCharType="end"/>
            </w:r>
          </w:hyperlink>
        </w:p>
        <w:p w14:paraId="384CE1DF" w14:textId="139812C8" w:rsidR="00F51015" w:rsidRPr="00F51015" w:rsidRDefault="00000000">
          <w:pPr>
            <w:pStyle w:val="TOC4"/>
            <w:tabs>
              <w:tab w:val="right" w:pos="9628"/>
            </w:tabs>
            <w:rPr>
              <w:rFonts w:ascii="Times New Roman" w:eastAsiaTheme="minorEastAsia" w:hAnsi="Times New Roman" w:cs="Times New Roman"/>
              <w:noProof/>
            </w:rPr>
          </w:pPr>
          <w:hyperlink w:anchor="_Toc119108313" w:history="1">
            <w:r w:rsidR="00F51015" w:rsidRPr="00F51015">
              <w:rPr>
                <w:rStyle w:val="Hyperlink"/>
                <w:rFonts w:ascii="Times New Roman" w:hAnsi="Times New Roman" w:cs="Times New Roman"/>
                <w:noProof/>
              </w:rPr>
              <w:t>2.1.2 Chức năng đăng nhập người dùng</w:t>
            </w:r>
            <w:r w:rsidR="00F51015" w:rsidRPr="00F51015">
              <w:rPr>
                <w:rFonts w:ascii="Times New Roman" w:hAnsi="Times New Roman" w:cs="Times New Roman"/>
                <w:noProof/>
                <w:webHidden/>
              </w:rPr>
              <w:tab/>
            </w:r>
            <w:r w:rsidR="00F51015" w:rsidRPr="00F51015">
              <w:rPr>
                <w:rFonts w:ascii="Times New Roman" w:hAnsi="Times New Roman" w:cs="Times New Roman"/>
                <w:noProof/>
                <w:webHidden/>
              </w:rPr>
              <w:fldChar w:fldCharType="begin"/>
            </w:r>
            <w:r w:rsidR="00F51015" w:rsidRPr="00F51015">
              <w:rPr>
                <w:rFonts w:ascii="Times New Roman" w:hAnsi="Times New Roman" w:cs="Times New Roman"/>
                <w:noProof/>
                <w:webHidden/>
              </w:rPr>
              <w:instrText xml:space="preserve"> PAGEREF _Toc119108313 \h </w:instrText>
            </w:r>
            <w:r w:rsidR="00F51015" w:rsidRPr="00F51015">
              <w:rPr>
                <w:rFonts w:ascii="Times New Roman" w:hAnsi="Times New Roman" w:cs="Times New Roman"/>
                <w:noProof/>
                <w:webHidden/>
              </w:rPr>
            </w:r>
            <w:r w:rsidR="00F51015" w:rsidRPr="00F51015">
              <w:rPr>
                <w:rFonts w:ascii="Times New Roman" w:hAnsi="Times New Roman" w:cs="Times New Roman"/>
                <w:noProof/>
                <w:webHidden/>
              </w:rPr>
              <w:fldChar w:fldCharType="separate"/>
            </w:r>
            <w:r w:rsidR="00252682">
              <w:rPr>
                <w:rFonts w:ascii="Times New Roman" w:hAnsi="Times New Roman" w:cs="Times New Roman"/>
                <w:noProof/>
                <w:webHidden/>
              </w:rPr>
              <w:t>84</w:t>
            </w:r>
            <w:r w:rsidR="00F51015" w:rsidRPr="00F51015">
              <w:rPr>
                <w:rFonts w:ascii="Times New Roman" w:hAnsi="Times New Roman" w:cs="Times New Roman"/>
                <w:noProof/>
                <w:webHidden/>
              </w:rPr>
              <w:fldChar w:fldCharType="end"/>
            </w:r>
          </w:hyperlink>
        </w:p>
        <w:p w14:paraId="7881EA9F" w14:textId="637A3727" w:rsidR="00F51015" w:rsidRPr="00F51015" w:rsidRDefault="00000000">
          <w:pPr>
            <w:pStyle w:val="TOC4"/>
            <w:tabs>
              <w:tab w:val="right" w:pos="9628"/>
            </w:tabs>
            <w:rPr>
              <w:rFonts w:ascii="Times New Roman" w:eastAsiaTheme="minorEastAsia" w:hAnsi="Times New Roman" w:cs="Times New Roman"/>
              <w:noProof/>
            </w:rPr>
          </w:pPr>
          <w:hyperlink w:anchor="_Toc119108314" w:history="1">
            <w:r w:rsidR="00F51015" w:rsidRPr="00F51015">
              <w:rPr>
                <w:rStyle w:val="Hyperlink"/>
                <w:rFonts w:ascii="Times New Roman" w:hAnsi="Times New Roman" w:cs="Times New Roman"/>
                <w:noProof/>
              </w:rPr>
              <w:t>2.1.3 Chức năng hiển thị sản phẩm</w:t>
            </w:r>
            <w:r w:rsidR="00F51015" w:rsidRPr="00F51015">
              <w:rPr>
                <w:rFonts w:ascii="Times New Roman" w:hAnsi="Times New Roman" w:cs="Times New Roman"/>
                <w:noProof/>
                <w:webHidden/>
              </w:rPr>
              <w:tab/>
            </w:r>
            <w:r w:rsidR="00F51015" w:rsidRPr="00F51015">
              <w:rPr>
                <w:rFonts w:ascii="Times New Roman" w:hAnsi="Times New Roman" w:cs="Times New Roman"/>
                <w:noProof/>
                <w:webHidden/>
              </w:rPr>
              <w:fldChar w:fldCharType="begin"/>
            </w:r>
            <w:r w:rsidR="00F51015" w:rsidRPr="00F51015">
              <w:rPr>
                <w:rFonts w:ascii="Times New Roman" w:hAnsi="Times New Roman" w:cs="Times New Roman"/>
                <w:noProof/>
                <w:webHidden/>
              </w:rPr>
              <w:instrText xml:space="preserve"> PAGEREF _Toc119108314 \h </w:instrText>
            </w:r>
            <w:r w:rsidR="00F51015" w:rsidRPr="00F51015">
              <w:rPr>
                <w:rFonts w:ascii="Times New Roman" w:hAnsi="Times New Roman" w:cs="Times New Roman"/>
                <w:noProof/>
                <w:webHidden/>
              </w:rPr>
            </w:r>
            <w:r w:rsidR="00F51015" w:rsidRPr="00F51015">
              <w:rPr>
                <w:rFonts w:ascii="Times New Roman" w:hAnsi="Times New Roman" w:cs="Times New Roman"/>
                <w:noProof/>
                <w:webHidden/>
              </w:rPr>
              <w:fldChar w:fldCharType="separate"/>
            </w:r>
            <w:r w:rsidR="00252682">
              <w:rPr>
                <w:rFonts w:ascii="Times New Roman" w:hAnsi="Times New Roman" w:cs="Times New Roman"/>
                <w:noProof/>
                <w:webHidden/>
              </w:rPr>
              <w:t>85</w:t>
            </w:r>
            <w:r w:rsidR="00F51015" w:rsidRPr="00F51015">
              <w:rPr>
                <w:rFonts w:ascii="Times New Roman" w:hAnsi="Times New Roman" w:cs="Times New Roman"/>
                <w:noProof/>
                <w:webHidden/>
              </w:rPr>
              <w:fldChar w:fldCharType="end"/>
            </w:r>
          </w:hyperlink>
        </w:p>
        <w:p w14:paraId="2B12C1F6" w14:textId="1907328B" w:rsidR="00F51015" w:rsidRPr="00F51015" w:rsidRDefault="00000000">
          <w:pPr>
            <w:pStyle w:val="TOC4"/>
            <w:tabs>
              <w:tab w:val="right" w:pos="9628"/>
            </w:tabs>
            <w:rPr>
              <w:rFonts w:ascii="Times New Roman" w:eastAsiaTheme="minorEastAsia" w:hAnsi="Times New Roman" w:cs="Times New Roman"/>
              <w:noProof/>
            </w:rPr>
          </w:pPr>
          <w:hyperlink w:anchor="_Toc119108315" w:history="1">
            <w:r w:rsidR="00F51015" w:rsidRPr="00F51015">
              <w:rPr>
                <w:rStyle w:val="Hyperlink"/>
                <w:rFonts w:ascii="Times New Roman" w:hAnsi="Times New Roman" w:cs="Times New Roman"/>
                <w:noProof/>
              </w:rPr>
              <w:t>2.1.4 Chức năng giỏ hàng</w:t>
            </w:r>
            <w:r w:rsidR="00F51015" w:rsidRPr="00F51015">
              <w:rPr>
                <w:rFonts w:ascii="Times New Roman" w:hAnsi="Times New Roman" w:cs="Times New Roman"/>
                <w:noProof/>
                <w:webHidden/>
              </w:rPr>
              <w:tab/>
            </w:r>
            <w:r w:rsidR="00F51015" w:rsidRPr="00F51015">
              <w:rPr>
                <w:rFonts w:ascii="Times New Roman" w:hAnsi="Times New Roman" w:cs="Times New Roman"/>
                <w:noProof/>
                <w:webHidden/>
              </w:rPr>
              <w:fldChar w:fldCharType="begin"/>
            </w:r>
            <w:r w:rsidR="00F51015" w:rsidRPr="00F51015">
              <w:rPr>
                <w:rFonts w:ascii="Times New Roman" w:hAnsi="Times New Roman" w:cs="Times New Roman"/>
                <w:noProof/>
                <w:webHidden/>
              </w:rPr>
              <w:instrText xml:space="preserve"> PAGEREF _Toc119108315 \h </w:instrText>
            </w:r>
            <w:r w:rsidR="00F51015" w:rsidRPr="00F51015">
              <w:rPr>
                <w:rFonts w:ascii="Times New Roman" w:hAnsi="Times New Roman" w:cs="Times New Roman"/>
                <w:noProof/>
                <w:webHidden/>
              </w:rPr>
            </w:r>
            <w:r w:rsidR="00F51015" w:rsidRPr="00F51015">
              <w:rPr>
                <w:rFonts w:ascii="Times New Roman" w:hAnsi="Times New Roman" w:cs="Times New Roman"/>
                <w:noProof/>
                <w:webHidden/>
              </w:rPr>
              <w:fldChar w:fldCharType="separate"/>
            </w:r>
            <w:r w:rsidR="00252682">
              <w:rPr>
                <w:rFonts w:ascii="Times New Roman" w:hAnsi="Times New Roman" w:cs="Times New Roman"/>
                <w:noProof/>
                <w:webHidden/>
              </w:rPr>
              <w:t>86</w:t>
            </w:r>
            <w:r w:rsidR="00F51015" w:rsidRPr="00F51015">
              <w:rPr>
                <w:rFonts w:ascii="Times New Roman" w:hAnsi="Times New Roman" w:cs="Times New Roman"/>
                <w:noProof/>
                <w:webHidden/>
              </w:rPr>
              <w:fldChar w:fldCharType="end"/>
            </w:r>
          </w:hyperlink>
        </w:p>
        <w:p w14:paraId="09A7B8F0" w14:textId="371F766E" w:rsidR="00F51015" w:rsidRPr="00F51015" w:rsidRDefault="00000000">
          <w:pPr>
            <w:pStyle w:val="TOC4"/>
            <w:tabs>
              <w:tab w:val="right" w:pos="9628"/>
            </w:tabs>
            <w:rPr>
              <w:rFonts w:ascii="Times New Roman" w:eastAsiaTheme="minorEastAsia" w:hAnsi="Times New Roman" w:cs="Times New Roman"/>
              <w:noProof/>
            </w:rPr>
          </w:pPr>
          <w:hyperlink w:anchor="_Toc119108316" w:history="1">
            <w:r w:rsidR="00F51015" w:rsidRPr="00F51015">
              <w:rPr>
                <w:rStyle w:val="Hyperlink"/>
                <w:rFonts w:ascii="Times New Roman" w:hAnsi="Times New Roman" w:cs="Times New Roman"/>
                <w:noProof/>
              </w:rPr>
              <w:t>2.1.5 Chức năng đặt hàng</w:t>
            </w:r>
            <w:r w:rsidR="00F51015" w:rsidRPr="00F51015">
              <w:rPr>
                <w:rFonts w:ascii="Times New Roman" w:hAnsi="Times New Roman" w:cs="Times New Roman"/>
                <w:noProof/>
                <w:webHidden/>
              </w:rPr>
              <w:tab/>
            </w:r>
            <w:r w:rsidR="00F51015" w:rsidRPr="00F51015">
              <w:rPr>
                <w:rFonts w:ascii="Times New Roman" w:hAnsi="Times New Roman" w:cs="Times New Roman"/>
                <w:noProof/>
                <w:webHidden/>
              </w:rPr>
              <w:fldChar w:fldCharType="begin"/>
            </w:r>
            <w:r w:rsidR="00F51015" w:rsidRPr="00F51015">
              <w:rPr>
                <w:rFonts w:ascii="Times New Roman" w:hAnsi="Times New Roman" w:cs="Times New Roman"/>
                <w:noProof/>
                <w:webHidden/>
              </w:rPr>
              <w:instrText xml:space="preserve"> PAGEREF _Toc119108316 \h </w:instrText>
            </w:r>
            <w:r w:rsidR="00F51015" w:rsidRPr="00F51015">
              <w:rPr>
                <w:rFonts w:ascii="Times New Roman" w:hAnsi="Times New Roman" w:cs="Times New Roman"/>
                <w:noProof/>
                <w:webHidden/>
              </w:rPr>
            </w:r>
            <w:r w:rsidR="00F51015" w:rsidRPr="00F51015">
              <w:rPr>
                <w:rFonts w:ascii="Times New Roman" w:hAnsi="Times New Roman" w:cs="Times New Roman"/>
                <w:noProof/>
                <w:webHidden/>
              </w:rPr>
              <w:fldChar w:fldCharType="separate"/>
            </w:r>
            <w:r w:rsidR="00252682">
              <w:rPr>
                <w:rFonts w:ascii="Times New Roman" w:hAnsi="Times New Roman" w:cs="Times New Roman"/>
                <w:noProof/>
                <w:webHidden/>
              </w:rPr>
              <w:t>87</w:t>
            </w:r>
            <w:r w:rsidR="00F51015" w:rsidRPr="00F51015">
              <w:rPr>
                <w:rFonts w:ascii="Times New Roman" w:hAnsi="Times New Roman" w:cs="Times New Roman"/>
                <w:noProof/>
                <w:webHidden/>
              </w:rPr>
              <w:fldChar w:fldCharType="end"/>
            </w:r>
          </w:hyperlink>
        </w:p>
        <w:p w14:paraId="026E7601" w14:textId="58381431" w:rsidR="00F51015" w:rsidRPr="00F51015" w:rsidRDefault="00000000">
          <w:pPr>
            <w:pStyle w:val="TOC4"/>
            <w:tabs>
              <w:tab w:val="right" w:pos="9628"/>
            </w:tabs>
            <w:rPr>
              <w:rFonts w:ascii="Times New Roman" w:eastAsiaTheme="minorEastAsia" w:hAnsi="Times New Roman" w:cs="Times New Roman"/>
              <w:noProof/>
            </w:rPr>
          </w:pPr>
          <w:hyperlink w:anchor="_Toc119108317" w:history="1">
            <w:r w:rsidR="00F51015" w:rsidRPr="00F51015">
              <w:rPr>
                <w:rStyle w:val="Hyperlink"/>
                <w:rFonts w:ascii="Times New Roman" w:hAnsi="Times New Roman" w:cs="Times New Roman"/>
                <w:noProof/>
              </w:rPr>
              <w:t>2.1.6 Chức năng gửi e-mail xác nhận sản phẩm được giao cho khách hàng</w:t>
            </w:r>
            <w:r w:rsidR="00F51015" w:rsidRPr="00F51015">
              <w:rPr>
                <w:rFonts w:ascii="Times New Roman" w:hAnsi="Times New Roman" w:cs="Times New Roman"/>
                <w:noProof/>
                <w:webHidden/>
              </w:rPr>
              <w:tab/>
            </w:r>
            <w:r w:rsidR="00F51015" w:rsidRPr="00F51015">
              <w:rPr>
                <w:rFonts w:ascii="Times New Roman" w:hAnsi="Times New Roman" w:cs="Times New Roman"/>
                <w:noProof/>
                <w:webHidden/>
              </w:rPr>
              <w:fldChar w:fldCharType="begin"/>
            </w:r>
            <w:r w:rsidR="00F51015" w:rsidRPr="00F51015">
              <w:rPr>
                <w:rFonts w:ascii="Times New Roman" w:hAnsi="Times New Roman" w:cs="Times New Roman"/>
                <w:noProof/>
                <w:webHidden/>
              </w:rPr>
              <w:instrText xml:space="preserve"> PAGEREF _Toc119108317 \h </w:instrText>
            </w:r>
            <w:r w:rsidR="00F51015" w:rsidRPr="00F51015">
              <w:rPr>
                <w:rFonts w:ascii="Times New Roman" w:hAnsi="Times New Roman" w:cs="Times New Roman"/>
                <w:noProof/>
                <w:webHidden/>
              </w:rPr>
            </w:r>
            <w:r w:rsidR="00F51015" w:rsidRPr="00F51015">
              <w:rPr>
                <w:rFonts w:ascii="Times New Roman" w:hAnsi="Times New Roman" w:cs="Times New Roman"/>
                <w:noProof/>
                <w:webHidden/>
              </w:rPr>
              <w:fldChar w:fldCharType="separate"/>
            </w:r>
            <w:r w:rsidR="00252682">
              <w:rPr>
                <w:rFonts w:ascii="Times New Roman" w:hAnsi="Times New Roman" w:cs="Times New Roman"/>
                <w:noProof/>
                <w:webHidden/>
              </w:rPr>
              <w:t>88</w:t>
            </w:r>
            <w:r w:rsidR="00F51015" w:rsidRPr="00F51015">
              <w:rPr>
                <w:rFonts w:ascii="Times New Roman" w:hAnsi="Times New Roman" w:cs="Times New Roman"/>
                <w:noProof/>
                <w:webHidden/>
              </w:rPr>
              <w:fldChar w:fldCharType="end"/>
            </w:r>
          </w:hyperlink>
        </w:p>
        <w:p w14:paraId="62B1BB49" w14:textId="081F7FA8" w:rsidR="00F51015" w:rsidRPr="00F51015" w:rsidRDefault="00000000">
          <w:pPr>
            <w:pStyle w:val="TOC4"/>
            <w:tabs>
              <w:tab w:val="right" w:pos="9628"/>
            </w:tabs>
            <w:rPr>
              <w:rFonts w:ascii="Times New Roman" w:eastAsiaTheme="minorEastAsia" w:hAnsi="Times New Roman" w:cs="Times New Roman"/>
              <w:noProof/>
            </w:rPr>
          </w:pPr>
          <w:hyperlink w:anchor="_Toc119108318" w:history="1">
            <w:r w:rsidR="00F51015" w:rsidRPr="00F51015">
              <w:rPr>
                <w:rStyle w:val="Hyperlink"/>
                <w:rFonts w:ascii="Times New Roman" w:hAnsi="Times New Roman" w:cs="Times New Roman"/>
                <w:noProof/>
              </w:rPr>
              <w:t>2.1.7. Chức năng quản lý sách:</w:t>
            </w:r>
            <w:r w:rsidR="00F51015" w:rsidRPr="00F51015">
              <w:rPr>
                <w:rFonts w:ascii="Times New Roman" w:hAnsi="Times New Roman" w:cs="Times New Roman"/>
                <w:noProof/>
                <w:webHidden/>
              </w:rPr>
              <w:tab/>
            </w:r>
            <w:r w:rsidR="00F51015" w:rsidRPr="00F51015">
              <w:rPr>
                <w:rFonts w:ascii="Times New Roman" w:hAnsi="Times New Roman" w:cs="Times New Roman"/>
                <w:noProof/>
                <w:webHidden/>
              </w:rPr>
              <w:fldChar w:fldCharType="begin"/>
            </w:r>
            <w:r w:rsidR="00F51015" w:rsidRPr="00F51015">
              <w:rPr>
                <w:rFonts w:ascii="Times New Roman" w:hAnsi="Times New Roman" w:cs="Times New Roman"/>
                <w:noProof/>
                <w:webHidden/>
              </w:rPr>
              <w:instrText xml:space="preserve"> PAGEREF _Toc119108318 \h </w:instrText>
            </w:r>
            <w:r w:rsidR="00F51015" w:rsidRPr="00F51015">
              <w:rPr>
                <w:rFonts w:ascii="Times New Roman" w:hAnsi="Times New Roman" w:cs="Times New Roman"/>
                <w:noProof/>
                <w:webHidden/>
              </w:rPr>
            </w:r>
            <w:r w:rsidR="00F51015" w:rsidRPr="00F51015">
              <w:rPr>
                <w:rFonts w:ascii="Times New Roman" w:hAnsi="Times New Roman" w:cs="Times New Roman"/>
                <w:noProof/>
                <w:webHidden/>
              </w:rPr>
              <w:fldChar w:fldCharType="separate"/>
            </w:r>
            <w:r w:rsidR="00252682">
              <w:rPr>
                <w:rFonts w:ascii="Times New Roman" w:hAnsi="Times New Roman" w:cs="Times New Roman"/>
                <w:noProof/>
                <w:webHidden/>
              </w:rPr>
              <w:t>88</w:t>
            </w:r>
            <w:r w:rsidR="00F51015" w:rsidRPr="00F51015">
              <w:rPr>
                <w:rFonts w:ascii="Times New Roman" w:hAnsi="Times New Roman" w:cs="Times New Roman"/>
                <w:noProof/>
                <w:webHidden/>
              </w:rPr>
              <w:fldChar w:fldCharType="end"/>
            </w:r>
          </w:hyperlink>
        </w:p>
        <w:p w14:paraId="576ABED4" w14:textId="7C918203" w:rsidR="00F51015" w:rsidRPr="00F51015" w:rsidRDefault="00000000">
          <w:pPr>
            <w:pStyle w:val="TOC4"/>
            <w:tabs>
              <w:tab w:val="right" w:pos="9628"/>
            </w:tabs>
            <w:rPr>
              <w:rFonts w:ascii="Times New Roman" w:eastAsiaTheme="minorEastAsia" w:hAnsi="Times New Roman" w:cs="Times New Roman"/>
              <w:noProof/>
            </w:rPr>
          </w:pPr>
          <w:hyperlink w:anchor="_Toc119108319" w:history="1">
            <w:r w:rsidR="00F51015" w:rsidRPr="00F51015">
              <w:rPr>
                <w:rStyle w:val="Hyperlink"/>
                <w:rFonts w:ascii="Times New Roman" w:hAnsi="Times New Roman" w:cs="Times New Roman"/>
                <w:noProof/>
              </w:rPr>
              <w:t>2.1.8. Chức năng quản lý người dùng</w:t>
            </w:r>
            <w:r w:rsidR="00F51015" w:rsidRPr="00F51015">
              <w:rPr>
                <w:rFonts w:ascii="Times New Roman" w:hAnsi="Times New Roman" w:cs="Times New Roman"/>
                <w:noProof/>
                <w:webHidden/>
              </w:rPr>
              <w:tab/>
            </w:r>
            <w:r w:rsidR="00F51015" w:rsidRPr="00F51015">
              <w:rPr>
                <w:rFonts w:ascii="Times New Roman" w:hAnsi="Times New Roman" w:cs="Times New Roman"/>
                <w:noProof/>
                <w:webHidden/>
              </w:rPr>
              <w:fldChar w:fldCharType="begin"/>
            </w:r>
            <w:r w:rsidR="00F51015" w:rsidRPr="00F51015">
              <w:rPr>
                <w:rFonts w:ascii="Times New Roman" w:hAnsi="Times New Roman" w:cs="Times New Roman"/>
                <w:noProof/>
                <w:webHidden/>
              </w:rPr>
              <w:instrText xml:space="preserve"> PAGEREF _Toc119108319 \h </w:instrText>
            </w:r>
            <w:r w:rsidR="00F51015" w:rsidRPr="00F51015">
              <w:rPr>
                <w:rFonts w:ascii="Times New Roman" w:hAnsi="Times New Roman" w:cs="Times New Roman"/>
                <w:noProof/>
                <w:webHidden/>
              </w:rPr>
            </w:r>
            <w:r w:rsidR="00F51015" w:rsidRPr="00F51015">
              <w:rPr>
                <w:rFonts w:ascii="Times New Roman" w:hAnsi="Times New Roman" w:cs="Times New Roman"/>
                <w:noProof/>
                <w:webHidden/>
              </w:rPr>
              <w:fldChar w:fldCharType="separate"/>
            </w:r>
            <w:r w:rsidR="00252682">
              <w:rPr>
                <w:rFonts w:ascii="Times New Roman" w:hAnsi="Times New Roman" w:cs="Times New Roman"/>
                <w:noProof/>
                <w:webHidden/>
              </w:rPr>
              <w:t>89</w:t>
            </w:r>
            <w:r w:rsidR="00F51015" w:rsidRPr="00F51015">
              <w:rPr>
                <w:rFonts w:ascii="Times New Roman" w:hAnsi="Times New Roman" w:cs="Times New Roman"/>
                <w:noProof/>
                <w:webHidden/>
              </w:rPr>
              <w:fldChar w:fldCharType="end"/>
            </w:r>
          </w:hyperlink>
        </w:p>
        <w:p w14:paraId="3527BDA8" w14:textId="265FF257" w:rsidR="00F51015" w:rsidRPr="00F51015" w:rsidRDefault="00000000">
          <w:pPr>
            <w:pStyle w:val="TOC4"/>
            <w:tabs>
              <w:tab w:val="right" w:pos="9628"/>
            </w:tabs>
            <w:rPr>
              <w:rFonts w:ascii="Times New Roman" w:eastAsiaTheme="minorEastAsia" w:hAnsi="Times New Roman" w:cs="Times New Roman"/>
              <w:noProof/>
            </w:rPr>
          </w:pPr>
          <w:hyperlink w:anchor="_Toc119108320" w:history="1">
            <w:r w:rsidR="00F51015" w:rsidRPr="00F51015">
              <w:rPr>
                <w:rStyle w:val="Hyperlink"/>
                <w:rFonts w:ascii="Times New Roman" w:hAnsi="Times New Roman" w:cs="Times New Roman"/>
                <w:noProof/>
              </w:rPr>
              <w:t>2.1.9. Chức năng quản lý các đơn đặt hàng</w:t>
            </w:r>
            <w:r w:rsidR="00F51015" w:rsidRPr="00F51015">
              <w:rPr>
                <w:rFonts w:ascii="Times New Roman" w:hAnsi="Times New Roman" w:cs="Times New Roman"/>
                <w:noProof/>
                <w:webHidden/>
              </w:rPr>
              <w:tab/>
            </w:r>
            <w:r w:rsidR="00F51015" w:rsidRPr="00F51015">
              <w:rPr>
                <w:rFonts w:ascii="Times New Roman" w:hAnsi="Times New Roman" w:cs="Times New Roman"/>
                <w:noProof/>
                <w:webHidden/>
              </w:rPr>
              <w:fldChar w:fldCharType="begin"/>
            </w:r>
            <w:r w:rsidR="00F51015" w:rsidRPr="00F51015">
              <w:rPr>
                <w:rFonts w:ascii="Times New Roman" w:hAnsi="Times New Roman" w:cs="Times New Roman"/>
                <w:noProof/>
                <w:webHidden/>
              </w:rPr>
              <w:instrText xml:space="preserve"> PAGEREF _Toc119108320 \h </w:instrText>
            </w:r>
            <w:r w:rsidR="00F51015" w:rsidRPr="00F51015">
              <w:rPr>
                <w:rFonts w:ascii="Times New Roman" w:hAnsi="Times New Roman" w:cs="Times New Roman"/>
                <w:noProof/>
                <w:webHidden/>
              </w:rPr>
            </w:r>
            <w:r w:rsidR="00F51015" w:rsidRPr="00F51015">
              <w:rPr>
                <w:rFonts w:ascii="Times New Roman" w:hAnsi="Times New Roman" w:cs="Times New Roman"/>
                <w:noProof/>
                <w:webHidden/>
              </w:rPr>
              <w:fldChar w:fldCharType="separate"/>
            </w:r>
            <w:r w:rsidR="00252682">
              <w:rPr>
                <w:rFonts w:ascii="Times New Roman" w:hAnsi="Times New Roman" w:cs="Times New Roman"/>
                <w:noProof/>
                <w:webHidden/>
              </w:rPr>
              <w:t>89</w:t>
            </w:r>
            <w:r w:rsidR="00F51015" w:rsidRPr="00F51015">
              <w:rPr>
                <w:rFonts w:ascii="Times New Roman" w:hAnsi="Times New Roman" w:cs="Times New Roman"/>
                <w:noProof/>
                <w:webHidden/>
              </w:rPr>
              <w:fldChar w:fldCharType="end"/>
            </w:r>
          </w:hyperlink>
        </w:p>
        <w:p w14:paraId="50A3AC6C" w14:textId="4EDD6F9B" w:rsidR="00F51015" w:rsidRPr="00F51015" w:rsidRDefault="00000000">
          <w:pPr>
            <w:pStyle w:val="TOC4"/>
            <w:tabs>
              <w:tab w:val="right" w:pos="9628"/>
            </w:tabs>
            <w:rPr>
              <w:rFonts w:ascii="Times New Roman" w:eastAsiaTheme="minorEastAsia" w:hAnsi="Times New Roman" w:cs="Times New Roman"/>
              <w:noProof/>
            </w:rPr>
          </w:pPr>
          <w:hyperlink w:anchor="_Toc119108321" w:history="1">
            <w:r w:rsidR="00F51015" w:rsidRPr="00F51015">
              <w:rPr>
                <w:rStyle w:val="Hyperlink"/>
                <w:rFonts w:ascii="Times New Roman" w:hAnsi="Times New Roman" w:cs="Times New Roman"/>
                <w:noProof/>
              </w:rPr>
              <w:t>2.1.10. Thống kê doanh thu</w:t>
            </w:r>
            <w:r w:rsidR="00F51015" w:rsidRPr="00F51015">
              <w:rPr>
                <w:rFonts w:ascii="Times New Roman" w:hAnsi="Times New Roman" w:cs="Times New Roman"/>
                <w:noProof/>
                <w:webHidden/>
              </w:rPr>
              <w:tab/>
            </w:r>
            <w:r w:rsidR="00F51015" w:rsidRPr="00F51015">
              <w:rPr>
                <w:rFonts w:ascii="Times New Roman" w:hAnsi="Times New Roman" w:cs="Times New Roman"/>
                <w:noProof/>
                <w:webHidden/>
              </w:rPr>
              <w:fldChar w:fldCharType="begin"/>
            </w:r>
            <w:r w:rsidR="00F51015" w:rsidRPr="00F51015">
              <w:rPr>
                <w:rFonts w:ascii="Times New Roman" w:hAnsi="Times New Roman" w:cs="Times New Roman"/>
                <w:noProof/>
                <w:webHidden/>
              </w:rPr>
              <w:instrText xml:space="preserve"> PAGEREF _Toc119108321 \h </w:instrText>
            </w:r>
            <w:r w:rsidR="00F51015" w:rsidRPr="00F51015">
              <w:rPr>
                <w:rFonts w:ascii="Times New Roman" w:hAnsi="Times New Roman" w:cs="Times New Roman"/>
                <w:noProof/>
                <w:webHidden/>
              </w:rPr>
            </w:r>
            <w:r w:rsidR="00F51015" w:rsidRPr="00F51015">
              <w:rPr>
                <w:rFonts w:ascii="Times New Roman" w:hAnsi="Times New Roman" w:cs="Times New Roman"/>
                <w:noProof/>
                <w:webHidden/>
              </w:rPr>
              <w:fldChar w:fldCharType="separate"/>
            </w:r>
            <w:r w:rsidR="00252682">
              <w:rPr>
                <w:rFonts w:ascii="Times New Roman" w:hAnsi="Times New Roman" w:cs="Times New Roman"/>
                <w:noProof/>
                <w:webHidden/>
              </w:rPr>
              <w:t>89</w:t>
            </w:r>
            <w:r w:rsidR="00F51015" w:rsidRPr="00F51015">
              <w:rPr>
                <w:rFonts w:ascii="Times New Roman" w:hAnsi="Times New Roman" w:cs="Times New Roman"/>
                <w:noProof/>
                <w:webHidden/>
              </w:rPr>
              <w:fldChar w:fldCharType="end"/>
            </w:r>
          </w:hyperlink>
        </w:p>
        <w:p w14:paraId="321A95A2" w14:textId="0942B680" w:rsidR="00F51015" w:rsidRPr="00F51015" w:rsidRDefault="00000000">
          <w:pPr>
            <w:pStyle w:val="TOC4"/>
            <w:tabs>
              <w:tab w:val="right" w:pos="9628"/>
            </w:tabs>
            <w:rPr>
              <w:rFonts w:ascii="Times New Roman" w:eastAsiaTheme="minorEastAsia" w:hAnsi="Times New Roman" w:cs="Times New Roman"/>
              <w:noProof/>
            </w:rPr>
          </w:pPr>
          <w:hyperlink w:anchor="_Toc119108322" w:history="1">
            <w:r w:rsidR="00F51015" w:rsidRPr="00F51015">
              <w:rPr>
                <w:rStyle w:val="Hyperlink"/>
                <w:rFonts w:ascii="Times New Roman" w:hAnsi="Times New Roman" w:cs="Times New Roman"/>
                <w:noProof/>
              </w:rPr>
              <w:t>2.1.11. Thống kê sản phẩm bán chạy</w:t>
            </w:r>
            <w:r w:rsidR="00F51015" w:rsidRPr="00F51015">
              <w:rPr>
                <w:rFonts w:ascii="Times New Roman" w:hAnsi="Times New Roman" w:cs="Times New Roman"/>
                <w:noProof/>
                <w:webHidden/>
              </w:rPr>
              <w:tab/>
            </w:r>
            <w:r w:rsidR="00F51015" w:rsidRPr="00F51015">
              <w:rPr>
                <w:rFonts w:ascii="Times New Roman" w:hAnsi="Times New Roman" w:cs="Times New Roman"/>
                <w:noProof/>
                <w:webHidden/>
              </w:rPr>
              <w:fldChar w:fldCharType="begin"/>
            </w:r>
            <w:r w:rsidR="00F51015" w:rsidRPr="00F51015">
              <w:rPr>
                <w:rFonts w:ascii="Times New Roman" w:hAnsi="Times New Roman" w:cs="Times New Roman"/>
                <w:noProof/>
                <w:webHidden/>
              </w:rPr>
              <w:instrText xml:space="preserve"> PAGEREF _Toc119108322 \h </w:instrText>
            </w:r>
            <w:r w:rsidR="00F51015" w:rsidRPr="00F51015">
              <w:rPr>
                <w:rFonts w:ascii="Times New Roman" w:hAnsi="Times New Roman" w:cs="Times New Roman"/>
                <w:noProof/>
                <w:webHidden/>
              </w:rPr>
            </w:r>
            <w:r w:rsidR="00F51015" w:rsidRPr="00F51015">
              <w:rPr>
                <w:rFonts w:ascii="Times New Roman" w:hAnsi="Times New Roman" w:cs="Times New Roman"/>
                <w:noProof/>
                <w:webHidden/>
              </w:rPr>
              <w:fldChar w:fldCharType="separate"/>
            </w:r>
            <w:r w:rsidR="00252682">
              <w:rPr>
                <w:rFonts w:ascii="Times New Roman" w:hAnsi="Times New Roman" w:cs="Times New Roman"/>
                <w:noProof/>
                <w:webHidden/>
              </w:rPr>
              <w:t>90</w:t>
            </w:r>
            <w:r w:rsidR="00F51015" w:rsidRPr="00F51015">
              <w:rPr>
                <w:rFonts w:ascii="Times New Roman" w:hAnsi="Times New Roman" w:cs="Times New Roman"/>
                <w:noProof/>
                <w:webHidden/>
              </w:rPr>
              <w:fldChar w:fldCharType="end"/>
            </w:r>
          </w:hyperlink>
        </w:p>
        <w:p w14:paraId="40EB3EFE" w14:textId="7EE682C4" w:rsidR="00F51015" w:rsidRPr="00F51015" w:rsidRDefault="00000000">
          <w:pPr>
            <w:pStyle w:val="TOC3"/>
            <w:tabs>
              <w:tab w:val="right" w:pos="9628"/>
            </w:tabs>
            <w:rPr>
              <w:rFonts w:ascii="Times New Roman" w:eastAsiaTheme="minorEastAsia" w:hAnsi="Times New Roman" w:cs="Times New Roman"/>
              <w:noProof/>
            </w:rPr>
          </w:pPr>
          <w:hyperlink w:anchor="_Toc119108323" w:history="1">
            <w:r w:rsidR="00F51015" w:rsidRPr="00F51015">
              <w:rPr>
                <w:rStyle w:val="Hyperlink"/>
                <w:rFonts w:ascii="Times New Roman" w:hAnsi="Times New Roman" w:cs="Times New Roman"/>
                <w:noProof/>
              </w:rPr>
              <w:t>2.2 Các vấn đề thường gặp</w:t>
            </w:r>
            <w:r w:rsidR="00F51015" w:rsidRPr="00F51015">
              <w:rPr>
                <w:rFonts w:ascii="Times New Roman" w:hAnsi="Times New Roman" w:cs="Times New Roman"/>
                <w:noProof/>
                <w:webHidden/>
              </w:rPr>
              <w:tab/>
            </w:r>
            <w:r w:rsidR="00F51015" w:rsidRPr="00F51015">
              <w:rPr>
                <w:rFonts w:ascii="Times New Roman" w:hAnsi="Times New Roman" w:cs="Times New Roman"/>
                <w:noProof/>
                <w:webHidden/>
              </w:rPr>
              <w:fldChar w:fldCharType="begin"/>
            </w:r>
            <w:r w:rsidR="00F51015" w:rsidRPr="00F51015">
              <w:rPr>
                <w:rFonts w:ascii="Times New Roman" w:hAnsi="Times New Roman" w:cs="Times New Roman"/>
                <w:noProof/>
                <w:webHidden/>
              </w:rPr>
              <w:instrText xml:space="preserve"> PAGEREF _Toc119108323 \h </w:instrText>
            </w:r>
            <w:r w:rsidR="00F51015" w:rsidRPr="00F51015">
              <w:rPr>
                <w:rFonts w:ascii="Times New Roman" w:hAnsi="Times New Roman" w:cs="Times New Roman"/>
                <w:noProof/>
                <w:webHidden/>
              </w:rPr>
            </w:r>
            <w:r w:rsidR="00F51015" w:rsidRPr="00F51015">
              <w:rPr>
                <w:rFonts w:ascii="Times New Roman" w:hAnsi="Times New Roman" w:cs="Times New Roman"/>
                <w:noProof/>
                <w:webHidden/>
              </w:rPr>
              <w:fldChar w:fldCharType="separate"/>
            </w:r>
            <w:r w:rsidR="00252682">
              <w:rPr>
                <w:rFonts w:ascii="Times New Roman" w:hAnsi="Times New Roman" w:cs="Times New Roman"/>
                <w:noProof/>
                <w:webHidden/>
              </w:rPr>
              <w:t>90</w:t>
            </w:r>
            <w:r w:rsidR="00F51015" w:rsidRPr="00F51015">
              <w:rPr>
                <w:rFonts w:ascii="Times New Roman" w:hAnsi="Times New Roman" w:cs="Times New Roman"/>
                <w:noProof/>
                <w:webHidden/>
              </w:rPr>
              <w:fldChar w:fldCharType="end"/>
            </w:r>
          </w:hyperlink>
        </w:p>
        <w:p w14:paraId="1BDC79A2" w14:textId="146E2710" w:rsidR="00F51015" w:rsidRPr="00F51015" w:rsidRDefault="00000000">
          <w:pPr>
            <w:pStyle w:val="TOC4"/>
            <w:tabs>
              <w:tab w:val="right" w:pos="9628"/>
            </w:tabs>
            <w:rPr>
              <w:rFonts w:ascii="Times New Roman" w:eastAsiaTheme="minorEastAsia" w:hAnsi="Times New Roman" w:cs="Times New Roman"/>
              <w:noProof/>
            </w:rPr>
          </w:pPr>
          <w:hyperlink w:anchor="_Toc119108324" w:history="1">
            <w:r w:rsidR="00F51015" w:rsidRPr="00F51015">
              <w:rPr>
                <w:rStyle w:val="Hyperlink"/>
                <w:rFonts w:ascii="Times New Roman" w:hAnsi="Times New Roman" w:cs="Times New Roman"/>
                <w:noProof/>
              </w:rPr>
              <w:t>2.2.1 Lỗi không thông báo sai thông tin đăng nhập:</w:t>
            </w:r>
            <w:r w:rsidR="00F51015" w:rsidRPr="00F51015">
              <w:rPr>
                <w:rFonts w:ascii="Times New Roman" w:hAnsi="Times New Roman" w:cs="Times New Roman"/>
                <w:noProof/>
                <w:webHidden/>
              </w:rPr>
              <w:tab/>
            </w:r>
            <w:r w:rsidR="00F51015" w:rsidRPr="00F51015">
              <w:rPr>
                <w:rFonts w:ascii="Times New Roman" w:hAnsi="Times New Roman" w:cs="Times New Roman"/>
                <w:noProof/>
                <w:webHidden/>
              </w:rPr>
              <w:fldChar w:fldCharType="begin"/>
            </w:r>
            <w:r w:rsidR="00F51015" w:rsidRPr="00F51015">
              <w:rPr>
                <w:rFonts w:ascii="Times New Roman" w:hAnsi="Times New Roman" w:cs="Times New Roman"/>
                <w:noProof/>
                <w:webHidden/>
              </w:rPr>
              <w:instrText xml:space="preserve"> PAGEREF _Toc119108324 \h </w:instrText>
            </w:r>
            <w:r w:rsidR="00F51015" w:rsidRPr="00F51015">
              <w:rPr>
                <w:rFonts w:ascii="Times New Roman" w:hAnsi="Times New Roman" w:cs="Times New Roman"/>
                <w:noProof/>
                <w:webHidden/>
              </w:rPr>
            </w:r>
            <w:r w:rsidR="00F51015" w:rsidRPr="00F51015">
              <w:rPr>
                <w:rFonts w:ascii="Times New Roman" w:hAnsi="Times New Roman" w:cs="Times New Roman"/>
                <w:noProof/>
                <w:webHidden/>
              </w:rPr>
              <w:fldChar w:fldCharType="separate"/>
            </w:r>
            <w:r w:rsidR="00252682">
              <w:rPr>
                <w:rFonts w:ascii="Times New Roman" w:hAnsi="Times New Roman" w:cs="Times New Roman"/>
                <w:noProof/>
                <w:webHidden/>
              </w:rPr>
              <w:t>90</w:t>
            </w:r>
            <w:r w:rsidR="00F51015" w:rsidRPr="00F51015">
              <w:rPr>
                <w:rFonts w:ascii="Times New Roman" w:hAnsi="Times New Roman" w:cs="Times New Roman"/>
                <w:noProof/>
                <w:webHidden/>
              </w:rPr>
              <w:fldChar w:fldCharType="end"/>
            </w:r>
          </w:hyperlink>
        </w:p>
        <w:p w14:paraId="7432E9C8" w14:textId="2585C60E" w:rsidR="00F51015" w:rsidRPr="00F51015" w:rsidRDefault="00000000">
          <w:pPr>
            <w:pStyle w:val="TOC4"/>
            <w:tabs>
              <w:tab w:val="right" w:pos="9628"/>
            </w:tabs>
            <w:rPr>
              <w:rFonts w:ascii="Times New Roman" w:eastAsiaTheme="minorEastAsia" w:hAnsi="Times New Roman" w:cs="Times New Roman"/>
              <w:noProof/>
            </w:rPr>
          </w:pPr>
          <w:hyperlink w:anchor="_Toc119108325" w:history="1">
            <w:r w:rsidR="00F51015" w:rsidRPr="00F51015">
              <w:rPr>
                <w:rStyle w:val="Hyperlink"/>
                <w:rFonts w:ascii="Times New Roman" w:hAnsi="Times New Roman" w:cs="Times New Roman"/>
                <w:noProof/>
              </w:rPr>
              <w:t xml:space="preserve">2.2.2 Lỗi khi nhấn quá nhiều lần nút </w:t>
            </w:r>
            <w:r w:rsidR="00F51015" w:rsidRPr="00F51015">
              <w:rPr>
                <w:rStyle w:val="Hyperlink"/>
                <w:rFonts w:ascii="Times New Roman" w:hAnsi="Times New Roman" w:cs="Times New Roman"/>
                <w:i/>
                <w:noProof/>
              </w:rPr>
              <w:t>Thanh toán</w:t>
            </w:r>
            <w:r w:rsidR="00F51015" w:rsidRPr="00F51015">
              <w:rPr>
                <w:rStyle w:val="Hyperlink"/>
                <w:rFonts w:ascii="Times New Roman" w:hAnsi="Times New Roman" w:cs="Times New Roman"/>
                <w:noProof/>
              </w:rPr>
              <w:t xml:space="preserve"> trong giao diện thanh toán sản phẩm</w:t>
            </w:r>
            <w:r w:rsidR="00F51015" w:rsidRPr="00F51015">
              <w:rPr>
                <w:rFonts w:ascii="Times New Roman" w:hAnsi="Times New Roman" w:cs="Times New Roman"/>
                <w:noProof/>
                <w:webHidden/>
              </w:rPr>
              <w:tab/>
            </w:r>
            <w:r w:rsidR="00F51015" w:rsidRPr="00F51015">
              <w:rPr>
                <w:rFonts w:ascii="Times New Roman" w:hAnsi="Times New Roman" w:cs="Times New Roman"/>
                <w:noProof/>
                <w:webHidden/>
              </w:rPr>
              <w:fldChar w:fldCharType="begin"/>
            </w:r>
            <w:r w:rsidR="00F51015" w:rsidRPr="00F51015">
              <w:rPr>
                <w:rFonts w:ascii="Times New Roman" w:hAnsi="Times New Roman" w:cs="Times New Roman"/>
                <w:noProof/>
                <w:webHidden/>
              </w:rPr>
              <w:instrText xml:space="preserve"> PAGEREF _Toc119108325 \h </w:instrText>
            </w:r>
            <w:r w:rsidR="00F51015" w:rsidRPr="00F51015">
              <w:rPr>
                <w:rFonts w:ascii="Times New Roman" w:hAnsi="Times New Roman" w:cs="Times New Roman"/>
                <w:noProof/>
                <w:webHidden/>
              </w:rPr>
            </w:r>
            <w:r w:rsidR="00F51015" w:rsidRPr="00F51015">
              <w:rPr>
                <w:rFonts w:ascii="Times New Roman" w:hAnsi="Times New Roman" w:cs="Times New Roman"/>
                <w:noProof/>
                <w:webHidden/>
              </w:rPr>
              <w:fldChar w:fldCharType="separate"/>
            </w:r>
            <w:r w:rsidR="00252682">
              <w:rPr>
                <w:rFonts w:ascii="Times New Roman" w:hAnsi="Times New Roman" w:cs="Times New Roman"/>
                <w:noProof/>
                <w:webHidden/>
              </w:rPr>
              <w:t>91</w:t>
            </w:r>
            <w:r w:rsidR="00F51015" w:rsidRPr="00F51015">
              <w:rPr>
                <w:rFonts w:ascii="Times New Roman" w:hAnsi="Times New Roman" w:cs="Times New Roman"/>
                <w:noProof/>
                <w:webHidden/>
              </w:rPr>
              <w:fldChar w:fldCharType="end"/>
            </w:r>
          </w:hyperlink>
        </w:p>
        <w:p w14:paraId="603F84C2" w14:textId="16B5E454" w:rsidR="00F51015" w:rsidRPr="00F51015" w:rsidRDefault="00000000">
          <w:pPr>
            <w:pStyle w:val="TOC4"/>
            <w:tabs>
              <w:tab w:val="right" w:pos="9628"/>
            </w:tabs>
            <w:rPr>
              <w:rFonts w:ascii="Times New Roman" w:eastAsiaTheme="minorEastAsia" w:hAnsi="Times New Roman" w:cs="Times New Roman"/>
              <w:noProof/>
            </w:rPr>
          </w:pPr>
          <w:hyperlink w:anchor="_Toc119108326" w:history="1">
            <w:r w:rsidR="00F51015" w:rsidRPr="00F51015">
              <w:rPr>
                <w:rStyle w:val="Hyperlink"/>
                <w:rFonts w:ascii="Times New Roman" w:hAnsi="Times New Roman" w:cs="Times New Roman"/>
                <w:noProof/>
              </w:rPr>
              <w:t>2.2.3 Lỗi đăng xuất khi nhấn vào liên kết trang chủ trong giao diện chi tiết sản phẩm:</w:t>
            </w:r>
            <w:r w:rsidR="00F51015" w:rsidRPr="00F51015">
              <w:rPr>
                <w:rFonts w:ascii="Times New Roman" w:hAnsi="Times New Roman" w:cs="Times New Roman"/>
                <w:noProof/>
                <w:webHidden/>
              </w:rPr>
              <w:tab/>
            </w:r>
            <w:r w:rsidR="00F51015" w:rsidRPr="00F51015">
              <w:rPr>
                <w:rFonts w:ascii="Times New Roman" w:hAnsi="Times New Roman" w:cs="Times New Roman"/>
                <w:noProof/>
                <w:webHidden/>
              </w:rPr>
              <w:fldChar w:fldCharType="begin"/>
            </w:r>
            <w:r w:rsidR="00F51015" w:rsidRPr="00F51015">
              <w:rPr>
                <w:rFonts w:ascii="Times New Roman" w:hAnsi="Times New Roman" w:cs="Times New Roman"/>
                <w:noProof/>
                <w:webHidden/>
              </w:rPr>
              <w:instrText xml:space="preserve"> PAGEREF _Toc119108326 \h </w:instrText>
            </w:r>
            <w:r w:rsidR="00F51015" w:rsidRPr="00F51015">
              <w:rPr>
                <w:rFonts w:ascii="Times New Roman" w:hAnsi="Times New Roman" w:cs="Times New Roman"/>
                <w:noProof/>
                <w:webHidden/>
              </w:rPr>
            </w:r>
            <w:r w:rsidR="00F51015" w:rsidRPr="00F51015">
              <w:rPr>
                <w:rFonts w:ascii="Times New Roman" w:hAnsi="Times New Roman" w:cs="Times New Roman"/>
                <w:noProof/>
                <w:webHidden/>
              </w:rPr>
              <w:fldChar w:fldCharType="separate"/>
            </w:r>
            <w:r w:rsidR="00252682">
              <w:rPr>
                <w:rFonts w:ascii="Times New Roman" w:hAnsi="Times New Roman" w:cs="Times New Roman"/>
                <w:noProof/>
                <w:webHidden/>
              </w:rPr>
              <w:t>91</w:t>
            </w:r>
            <w:r w:rsidR="00F51015" w:rsidRPr="00F51015">
              <w:rPr>
                <w:rFonts w:ascii="Times New Roman" w:hAnsi="Times New Roman" w:cs="Times New Roman"/>
                <w:noProof/>
                <w:webHidden/>
              </w:rPr>
              <w:fldChar w:fldCharType="end"/>
            </w:r>
          </w:hyperlink>
        </w:p>
        <w:p w14:paraId="7FD4DDEA" w14:textId="7227FF3B" w:rsidR="00F51015" w:rsidRPr="00F51015" w:rsidRDefault="00000000">
          <w:pPr>
            <w:pStyle w:val="TOC4"/>
            <w:tabs>
              <w:tab w:val="right" w:pos="9628"/>
            </w:tabs>
            <w:rPr>
              <w:rFonts w:ascii="Times New Roman" w:eastAsiaTheme="minorEastAsia" w:hAnsi="Times New Roman" w:cs="Times New Roman"/>
              <w:noProof/>
            </w:rPr>
          </w:pPr>
          <w:hyperlink w:anchor="_Toc119108327" w:history="1">
            <w:r w:rsidR="00F51015" w:rsidRPr="00F51015">
              <w:rPr>
                <w:rStyle w:val="Hyperlink"/>
                <w:rFonts w:ascii="Times New Roman" w:hAnsi="Times New Roman" w:cs="Times New Roman"/>
                <w:noProof/>
              </w:rPr>
              <w:t>2.2.4. Một số tính năng tìm kiếm không hoạt động:</w:t>
            </w:r>
            <w:r w:rsidR="00F51015" w:rsidRPr="00F51015">
              <w:rPr>
                <w:rFonts w:ascii="Times New Roman" w:hAnsi="Times New Roman" w:cs="Times New Roman"/>
                <w:noProof/>
                <w:webHidden/>
              </w:rPr>
              <w:tab/>
            </w:r>
            <w:r w:rsidR="00F51015" w:rsidRPr="00F51015">
              <w:rPr>
                <w:rFonts w:ascii="Times New Roman" w:hAnsi="Times New Roman" w:cs="Times New Roman"/>
                <w:noProof/>
                <w:webHidden/>
              </w:rPr>
              <w:fldChar w:fldCharType="begin"/>
            </w:r>
            <w:r w:rsidR="00F51015" w:rsidRPr="00F51015">
              <w:rPr>
                <w:rFonts w:ascii="Times New Roman" w:hAnsi="Times New Roman" w:cs="Times New Roman"/>
                <w:noProof/>
                <w:webHidden/>
              </w:rPr>
              <w:instrText xml:space="preserve"> PAGEREF _Toc119108327 \h </w:instrText>
            </w:r>
            <w:r w:rsidR="00F51015" w:rsidRPr="00F51015">
              <w:rPr>
                <w:rFonts w:ascii="Times New Roman" w:hAnsi="Times New Roman" w:cs="Times New Roman"/>
                <w:noProof/>
                <w:webHidden/>
              </w:rPr>
            </w:r>
            <w:r w:rsidR="00F51015" w:rsidRPr="00F51015">
              <w:rPr>
                <w:rFonts w:ascii="Times New Roman" w:hAnsi="Times New Roman" w:cs="Times New Roman"/>
                <w:noProof/>
                <w:webHidden/>
              </w:rPr>
              <w:fldChar w:fldCharType="separate"/>
            </w:r>
            <w:r w:rsidR="00252682">
              <w:rPr>
                <w:rFonts w:ascii="Times New Roman" w:hAnsi="Times New Roman" w:cs="Times New Roman"/>
                <w:noProof/>
                <w:webHidden/>
              </w:rPr>
              <w:t>92</w:t>
            </w:r>
            <w:r w:rsidR="00F51015" w:rsidRPr="00F51015">
              <w:rPr>
                <w:rFonts w:ascii="Times New Roman" w:hAnsi="Times New Roman" w:cs="Times New Roman"/>
                <w:noProof/>
                <w:webHidden/>
              </w:rPr>
              <w:fldChar w:fldCharType="end"/>
            </w:r>
          </w:hyperlink>
        </w:p>
        <w:p w14:paraId="2452593D" w14:textId="17D1262D" w:rsidR="00F51015" w:rsidRPr="00F51015" w:rsidRDefault="00000000">
          <w:pPr>
            <w:pStyle w:val="TOC3"/>
            <w:tabs>
              <w:tab w:val="right" w:pos="9628"/>
            </w:tabs>
            <w:rPr>
              <w:rFonts w:ascii="Times New Roman" w:eastAsiaTheme="minorEastAsia" w:hAnsi="Times New Roman" w:cs="Times New Roman"/>
              <w:noProof/>
            </w:rPr>
          </w:pPr>
          <w:hyperlink w:anchor="_Toc119108328" w:history="1">
            <w:r w:rsidR="00F51015" w:rsidRPr="00F51015">
              <w:rPr>
                <w:rStyle w:val="Hyperlink"/>
                <w:rFonts w:ascii="Times New Roman" w:hAnsi="Times New Roman" w:cs="Times New Roman"/>
                <w:noProof/>
              </w:rPr>
              <w:t>2.3. Các tính năng chưa hoàn thiện:</w:t>
            </w:r>
            <w:r w:rsidR="00F51015" w:rsidRPr="00F51015">
              <w:rPr>
                <w:rFonts w:ascii="Times New Roman" w:hAnsi="Times New Roman" w:cs="Times New Roman"/>
                <w:noProof/>
                <w:webHidden/>
              </w:rPr>
              <w:tab/>
            </w:r>
            <w:r w:rsidR="00F51015" w:rsidRPr="00F51015">
              <w:rPr>
                <w:rFonts w:ascii="Times New Roman" w:hAnsi="Times New Roman" w:cs="Times New Roman"/>
                <w:noProof/>
                <w:webHidden/>
              </w:rPr>
              <w:fldChar w:fldCharType="begin"/>
            </w:r>
            <w:r w:rsidR="00F51015" w:rsidRPr="00F51015">
              <w:rPr>
                <w:rFonts w:ascii="Times New Roman" w:hAnsi="Times New Roman" w:cs="Times New Roman"/>
                <w:noProof/>
                <w:webHidden/>
              </w:rPr>
              <w:instrText xml:space="preserve"> PAGEREF _Toc119108328 \h </w:instrText>
            </w:r>
            <w:r w:rsidR="00F51015" w:rsidRPr="00F51015">
              <w:rPr>
                <w:rFonts w:ascii="Times New Roman" w:hAnsi="Times New Roman" w:cs="Times New Roman"/>
                <w:noProof/>
                <w:webHidden/>
              </w:rPr>
            </w:r>
            <w:r w:rsidR="00F51015" w:rsidRPr="00F51015">
              <w:rPr>
                <w:rFonts w:ascii="Times New Roman" w:hAnsi="Times New Roman" w:cs="Times New Roman"/>
                <w:noProof/>
                <w:webHidden/>
              </w:rPr>
              <w:fldChar w:fldCharType="separate"/>
            </w:r>
            <w:r w:rsidR="00252682">
              <w:rPr>
                <w:rFonts w:ascii="Times New Roman" w:hAnsi="Times New Roman" w:cs="Times New Roman"/>
                <w:noProof/>
                <w:webHidden/>
              </w:rPr>
              <w:t>92</w:t>
            </w:r>
            <w:r w:rsidR="00F51015" w:rsidRPr="00F51015">
              <w:rPr>
                <w:rFonts w:ascii="Times New Roman" w:hAnsi="Times New Roman" w:cs="Times New Roman"/>
                <w:noProof/>
                <w:webHidden/>
              </w:rPr>
              <w:fldChar w:fldCharType="end"/>
            </w:r>
          </w:hyperlink>
        </w:p>
        <w:p w14:paraId="06363D20" w14:textId="490E016C" w:rsidR="00F51015" w:rsidRPr="00F51015" w:rsidRDefault="00000000">
          <w:pPr>
            <w:pStyle w:val="TOC4"/>
            <w:tabs>
              <w:tab w:val="right" w:pos="9628"/>
            </w:tabs>
            <w:rPr>
              <w:rFonts w:ascii="Times New Roman" w:eastAsiaTheme="minorEastAsia" w:hAnsi="Times New Roman" w:cs="Times New Roman"/>
              <w:noProof/>
            </w:rPr>
          </w:pPr>
          <w:hyperlink w:anchor="_Toc119108329" w:history="1">
            <w:r w:rsidR="00F51015" w:rsidRPr="00F51015">
              <w:rPr>
                <w:rStyle w:val="Hyperlink"/>
                <w:rFonts w:ascii="Times New Roman" w:hAnsi="Times New Roman" w:cs="Times New Roman"/>
                <w:noProof/>
              </w:rPr>
              <w:t>2.3.1. Thiết kế trang hiển thị thông tin cá nhân của khách hàng đã đăng nhập:</w:t>
            </w:r>
            <w:r w:rsidR="00F51015" w:rsidRPr="00F51015">
              <w:rPr>
                <w:rFonts w:ascii="Times New Roman" w:hAnsi="Times New Roman" w:cs="Times New Roman"/>
                <w:noProof/>
                <w:webHidden/>
              </w:rPr>
              <w:tab/>
            </w:r>
            <w:r w:rsidR="00F51015" w:rsidRPr="00F51015">
              <w:rPr>
                <w:rFonts w:ascii="Times New Roman" w:hAnsi="Times New Roman" w:cs="Times New Roman"/>
                <w:noProof/>
                <w:webHidden/>
              </w:rPr>
              <w:fldChar w:fldCharType="begin"/>
            </w:r>
            <w:r w:rsidR="00F51015" w:rsidRPr="00F51015">
              <w:rPr>
                <w:rFonts w:ascii="Times New Roman" w:hAnsi="Times New Roman" w:cs="Times New Roman"/>
                <w:noProof/>
                <w:webHidden/>
              </w:rPr>
              <w:instrText xml:space="preserve"> PAGEREF _Toc119108329 \h </w:instrText>
            </w:r>
            <w:r w:rsidR="00F51015" w:rsidRPr="00F51015">
              <w:rPr>
                <w:rFonts w:ascii="Times New Roman" w:hAnsi="Times New Roman" w:cs="Times New Roman"/>
                <w:noProof/>
                <w:webHidden/>
              </w:rPr>
            </w:r>
            <w:r w:rsidR="00F51015" w:rsidRPr="00F51015">
              <w:rPr>
                <w:rFonts w:ascii="Times New Roman" w:hAnsi="Times New Roman" w:cs="Times New Roman"/>
                <w:noProof/>
                <w:webHidden/>
              </w:rPr>
              <w:fldChar w:fldCharType="separate"/>
            </w:r>
            <w:r w:rsidR="00252682">
              <w:rPr>
                <w:rFonts w:ascii="Times New Roman" w:hAnsi="Times New Roman" w:cs="Times New Roman"/>
                <w:noProof/>
                <w:webHidden/>
              </w:rPr>
              <w:t>92</w:t>
            </w:r>
            <w:r w:rsidR="00F51015" w:rsidRPr="00F51015">
              <w:rPr>
                <w:rFonts w:ascii="Times New Roman" w:hAnsi="Times New Roman" w:cs="Times New Roman"/>
                <w:noProof/>
                <w:webHidden/>
              </w:rPr>
              <w:fldChar w:fldCharType="end"/>
            </w:r>
          </w:hyperlink>
        </w:p>
        <w:p w14:paraId="69D39E6F" w14:textId="33F02C9F" w:rsidR="00F51015" w:rsidRPr="00F51015" w:rsidRDefault="00000000">
          <w:pPr>
            <w:pStyle w:val="TOC4"/>
            <w:tabs>
              <w:tab w:val="right" w:pos="9628"/>
            </w:tabs>
            <w:rPr>
              <w:rFonts w:ascii="Times New Roman" w:eastAsiaTheme="minorEastAsia" w:hAnsi="Times New Roman" w:cs="Times New Roman"/>
              <w:noProof/>
            </w:rPr>
          </w:pPr>
          <w:hyperlink w:anchor="_Toc119108330" w:history="1">
            <w:r w:rsidR="00F51015" w:rsidRPr="00F51015">
              <w:rPr>
                <w:rStyle w:val="Hyperlink"/>
                <w:rFonts w:ascii="Times New Roman" w:hAnsi="Times New Roman" w:cs="Times New Roman"/>
                <w:noProof/>
              </w:rPr>
              <w:t>2.3.2. Triển khai trang web:</w:t>
            </w:r>
            <w:r w:rsidR="00F51015" w:rsidRPr="00F51015">
              <w:rPr>
                <w:rFonts w:ascii="Times New Roman" w:hAnsi="Times New Roman" w:cs="Times New Roman"/>
                <w:noProof/>
                <w:webHidden/>
              </w:rPr>
              <w:tab/>
            </w:r>
            <w:r w:rsidR="00F51015" w:rsidRPr="00F51015">
              <w:rPr>
                <w:rFonts w:ascii="Times New Roman" w:hAnsi="Times New Roman" w:cs="Times New Roman"/>
                <w:noProof/>
                <w:webHidden/>
              </w:rPr>
              <w:fldChar w:fldCharType="begin"/>
            </w:r>
            <w:r w:rsidR="00F51015" w:rsidRPr="00F51015">
              <w:rPr>
                <w:rFonts w:ascii="Times New Roman" w:hAnsi="Times New Roman" w:cs="Times New Roman"/>
                <w:noProof/>
                <w:webHidden/>
              </w:rPr>
              <w:instrText xml:space="preserve"> PAGEREF _Toc119108330 \h </w:instrText>
            </w:r>
            <w:r w:rsidR="00F51015" w:rsidRPr="00F51015">
              <w:rPr>
                <w:rFonts w:ascii="Times New Roman" w:hAnsi="Times New Roman" w:cs="Times New Roman"/>
                <w:noProof/>
                <w:webHidden/>
              </w:rPr>
            </w:r>
            <w:r w:rsidR="00F51015" w:rsidRPr="00F51015">
              <w:rPr>
                <w:rFonts w:ascii="Times New Roman" w:hAnsi="Times New Roman" w:cs="Times New Roman"/>
                <w:noProof/>
                <w:webHidden/>
              </w:rPr>
              <w:fldChar w:fldCharType="separate"/>
            </w:r>
            <w:r w:rsidR="00252682">
              <w:rPr>
                <w:rFonts w:ascii="Times New Roman" w:hAnsi="Times New Roman" w:cs="Times New Roman"/>
                <w:noProof/>
                <w:webHidden/>
              </w:rPr>
              <w:t>92</w:t>
            </w:r>
            <w:r w:rsidR="00F51015" w:rsidRPr="00F51015">
              <w:rPr>
                <w:rFonts w:ascii="Times New Roman" w:hAnsi="Times New Roman" w:cs="Times New Roman"/>
                <w:noProof/>
                <w:webHidden/>
              </w:rPr>
              <w:fldChar w:fldCharType="end"/>
            </w:r>
          </w:hyperlink>
        </w:p>
        <w:p w14:paraId="7671EFCC" w14:textId="531F828B" w:rsidR="00F51015" w:rsidRPr="00F51015" w:rsidRDefault="00000000">
          <w:pPr>
            <w:pStyle w:val="TOC4"/>
            <w:tabs>
              <w:tab w:val="right" w:pos="9628"/>
            </w:tabs>
            <w:rPr>
              <w:rFonts w:ascii="Times New Roman" w:eastAsiaTheme="minorEastAsia" w:hAnsi="Times New Roman" w:cs="Times New Roman"/>
              <w:noProof/>
            </w:rPr>
          </w:pPr>
          <w:hyperlink w:anchor="_Toc119108331" w:history="1">
            <w:r w:rsidR="00F51015" w:rsidRPr="00F51015">
              <w:rPr>
                <w:rStyle w:val="Hyperlink"/>
                <w:rFonts w:ascii="Times New Roman" w:hAnsi="Times New Roman" w:cs="Times New Roman"/>
                <w:noProof/>
              </w:rPr>
              <w:t>2.3.3. Thiếu sót tính năng cấp lại mật khẩu trong trường hợp người dùng quên mật khẩu:</w:t>
            </w:r>
            <w:r w:rsidR="00F51015" w:rsidRPr="00F51015">
              <w:rPr>
                <w:rFonts w:ascii="Times New Roman" w:hAnsi="Times New Roman" w:cs="Times New Roman"/>
                <w:noProof/>
                <w:webHidden/>
              </w:rPr>
              <w:tab/>
            </w:r>
            <w:r w:rsidR="00F51015" w:rsidRPr="00F51015">
              <w:rPr>
                <w:rFonts w:ascii="Times New Roman" w:hAnsi="Times New Roman" w:cs="Times New Roman"/>
                <w:noProof/>
                <w:webHidden/>
              </w:rPr>
              <w:fldChar w:fldCharType="begin"/>
            </w:r>
            <w:r w:rsidR="00F51015" w:rsidRPr="00F51015">
              <w:rPr>
                <w:rFonts w:ascii="Times New Roman" w:hAnsi="Times New Roman" w:cs="Times New Roman"/>
                <w:noProof/>
                <w:webHidden/>
              </w:rPr>
              <w:instrText xml:space="preserve"> PAGEREF _Toc119108331 \h </w:instrText>
            </w:r>
            <w:r w:rsidR="00F51015" w:rsidRPr="00F51015">
              <w:rPr>
                <w:rFonts w:ascii="Times New Roman" w:hAnsi="Times New Roman" w:cs="Times New Roman"/>
                <w:noProof/>
                <w:webHidden/>
              </w:rPr>
            </w:r>
            <w:r w:rsidR="00F51015" w:rsidRPr="00F51015">
              <w:rPr>
                <w:rFonts w:ascii="Times New Roman" w:hAnsi="Times New Roman" w:cs="Times New Roman"/>
                <w:noProof/>
                <w:webHidden/>
              </w:rPr>
              <w:fldChar w:fldCharType="separate"/>
            </w:r>
            <w:r w:rsidR="00252682">
              <w:rPr>
                <w:rFonts w:ascii="Times New Roman" w:hAnsi="Times New Roman" w:cs="Times New Roman"/>
                <w:noProof/>
                <w:webHidden/>
              </w:rPr>
              <w:t>92</w:t>
            </w:r>
            <w:r w:rsidR="00F51015" w:rsidRPr="00F51015">
              <w:rPr>
                <w:rFonts w:ascii="Times New Roman" w:hAnsi="Times New Roman" w:cs="Times New Roman"/>
                <w:noProof/>
                <w:webHidden/>
              </w:rPr>
              <w:fldChar w:fldCharType="end"/>
            </w:r>
          </w:hyperlink>
        </w:p>
        <w:p w14:paraId="0C095F65" w14:textId="7A14E618" w:rsidR="00F51015" w:rsidRPr="00F51015" w:rsidRDefault="00000000">
          <w:pPr>
            <w:pStyle w:val="TOC4"/>
            <w:tabs>
              <w:tab w:val="right" w:pos="9628"/>
            </w:tabs>
            <w:rPr>
              <w:rFonts w:ascii="Times New Roman" w:eastAsiaTheme="minorEastAsia" w:hAnsi="Times New Roman" w:cs="Times New Roman"/>
              <w:noProof/>
            </w:rPr>
          </w:pPr>
          <w:hyperlink w:anchor="_Toc119108332" w:history="1">
            <w:r w:rsidR="00F51015" w:rsidRPr="00F51015">
              <w:rPr>
                <w:rStyle w:val="Hyperlink"/>
                <w:rFonts w:ascii="Times New Roman" w:hAnsi="Times New Roman" w:cs="Times New Roman"/>
                <w:noProof/>
              </w:rPr>
              <w:t>2.3.4. Chưa phát triển được tính năng minh họa doanh thu bằng biểu đồ:</w:t>
            </w:r>
            <w:r w:rsidR="00F51015" w:rsidRPr="00F51015">
              <w:rPr>
                <w:rFonts w:ascii="Times New Roman" w:hAnsi="Times New Roman" w:cs="Times New Roman"/>
                <w:noProof/>
                <w:webHidden/>
              </w:rPr>
              <w:tab/>
            </w:r>
            <w:r w:rsidR="00F51015" w:rsidRPr="00F51015">
              <w:rPr>
                <w:rFonts w:ascii="Times New Roman" w:hAnsi="Times New Roman" w:cs="Times New Roman"/>
                <w:noProof/>
                <w:webHidden/>
              </w:rPr>
              <w:fldChar w:fldCharType="begin"/>
            </w:r>
            <w:r w:rsidR="00F51015" w:rsidRPr="00F51015">
              <w:rPr>
                <w:rFonts w:ascii="Times New Roman" w:hAnsi="Times New Roman" w:cs="Times New Roman"/>
                <w:noProof/>
                <w:webHidden/>
              </w:rPr>
              <w:instrText xml:space="preserve"> PAGEREF _Toc119108332 \h </w:instrText>
            </w:r>
            <w:r w:rsidR="00F51015" w:rsidRPr="00F51015">
              <w:rPr>
                <w:rFonts w:ascii="Times New Roman" w:hAnsi="Times New Roman" w:cs="Times New Roman"/>
                <w:noProof/>
                <w:webHidden/>
              </w:rPr>
            </w:r>
            <w:r w:rsidR="00F51015" w:rsidRPr="00F51015">
              <w:rPr>
                <w:rFonts w:ascii="Times New Roman" w:hAnsi="Times New Roman" w:cs="Times New Roman"/>
                <w:noProof/>
                <w:webHidden/>
              </w:rPr>
              <w:fldChar w:fldCharType="separate"/>
            </w:r>
            <w:r w:rsidR="00252682">
              <w:rPr>
                <w:rFonts w:ascii="Times New Roman" w:hAnsi="Times New Roman" w:cs="Times New Roman"/>
                <w:noProof/>
                <w:webHidden/>
              </w:rPr>
              <w:t>93</w:t>
            </w:r>
            <w:r w:rsidR="00F51015" w:rsidRPr="00F51015">
              <w:rPr>
                <w:rFonts w:ascii="Times New Roman" w:hAnsi="Times New Roman" w:cs="Times New Roman"/>
                <w:noProof/>
                <w:webHidden/>
              </w:rPr>
              <w:fldChar w:fldCharType="end"/>
            </w:r>
          </w:hyperlink>
        </w:p>
        <w:p w14:paraId="5E9D69F3" w14:textId="46CA96D4" w:rsidR="00F51015" w:rsidRPr="00B07720" w:rsidRDefault="00000000">
          <w:pPr>
            <w:pStyle w:val="TOC1"/>
            <w:tabs>
              <w:tab w:val="right" w:pos="9628"/>
            </w:tabs>
            <w:rPr>
              <w:rFonts w:ascii="Times New Roman" w:eastAsiaTheme="minorEastAsia" w:hAnsi="Times New Roman" w:cs="Times New Roman"/>
              <w:b/>
              <w:bCs/>
              <w:noProof/>
            </w:rPr>
          </w:pPr>
          <w:hyperlink w:anchor="_Toc119108333" w:history="1">
            <w:r w:rsidR="00F51015" w:rsidRPr="00B07720">
              <w:rPr>
                <w:rStyle w:val="Hyperlink"/>
                <w:rFonts w:ascii="Times New Roman" w:hAnsi="Times New Roman" w:cs="Times New Roman"/>
                <w:b/>
                <w:bCs/>
                <w:noProof/>
              </w:rPr>
              <w:t>TÀI LIỆU THAM KHẢO</w:t>
            </w:r>
            <w:r w:rsidR="00F51015" w:rsidRPr="00B07720">
              <w:rPr>
                <w:rFonts w:ascii="Times New Roman" w:hAnsi="Times New Roman" w:cs="Times New Roman"/>
                <w:b/>
                <w:bCs/>
                <w:noProof/>
                <w:webHidden/>
              </w:rPr>
              <w:tab/>
            </w:r>
            <w:r w:rsidR="00F51015" w:rsidRPr="00B07720">
              <w:rPr>
                <w:rFonts w:ascii="Times New Roman" w:hAnsi="Times New Roman" w:cs="Times New Roman"/>
                <w:b/>
                <w:bCs/>
                <w:noProof/>
                <w:webHidden/>
              </w:rPr>
              <w:fldChar w:fldCharType="begin"/>
            </w:r>
            <w:r w:rsidR="00F51015" w:rsidRPr="00B07720">
              <w:rPr>
                <w:rFonts w:ascii="Times New Roman" w:hAnsi="Times New Roman" w:cs="Times New Roman"/>
                <w:b/>
                <w:bCs/>
                <w:noProof/>
                <w:webHidden/>
              </w:rPr>
              <w:instrText xml:space="preserve"> PAGEREF _Toc119108333 \h </w:instrText>
            </w:r>
            <w:r w:rsidR="00F51015" w:rsidRPr="00B07720">
              <w:rPr>
                <w:rFonts w:ascii="Times New Roman" w:hAnsi="Times New Roman" w:cs="Times New Roman"/>
                <w:b/>
                <w:bCs/>
                <w:noProof/>
                <w:webHidden/>
              </w:rPr>
            </w:r>
            <w:r w:rsidR="00F51015" w:rsidRPr="00B07720">
              <w:rPr>
                <w:rFonts w:ascii="Times New Roman" w:hAnsi="Times New Roman" w:cs="Times New Roman"/>
                <w:b/>
                <w:bCs/>
                <w:noProof/>
                <w:webHidden/>
              </w:rPr>
              <w:fldChar w:fldCharType="separate"/>
            </w:r>
            <w:r w:rsidR="00252682">
              <w:rPr>
                <w:rFonts w:ascii="Times New Roman" w:hAnsi="Times New Roman" w:cs="Times New Roman"/>
                <w:b/>
                <w:bCs/>
                <w:noProof/>
                <w:webHidden/>
              </w:rPr>
              <w:t>94</w:t>
            </w:r>
            <w:r w:rsidR="00F51015" w:rsidRPr="00B07720">
              <w:rPr>
                <w:rFonts w:ascii="Times New Roman" w:hAnsi="Times New Roman" w:cs="Times New Roman"/>
                <w:b/>
                <w:bCs/>
                <w:noProof/>
                <w:webHidden/>
              </w:rPr>
              <w:fldChar w:fldCharType="end"/>
            </w:r>
          </w:hyperlink>
        </w:p>
        <w:p w14:paraId="57F67B53" w14:textId="2AEF605C" w:rsidR="00F51015" w:rsidRPr="00B07720" w:rsidRDefault="00000000">
          <w:pPr>
            <w:pStyle w:val="TOC1"/>
            <w:tabs>
              <w:tab w:val="right" w:pos="9628"/>
            </w:tabs>
            <w:rPr>
              <w:rFonts w:ascii="Times New Roman" w:eastAsiaTheme="minorEastAsia" w:hAnsi="Times New Roman" w:cs="Times New Roman"/>
              <w:b/>
              <w:bCs/>
              <w:noProof/>
            </w:rPr>
          </w:pPr>
          <w:hyperlink w:anchor="_Toc119108334" w:history="1">
            <w:r w:rsidR="00F51015" w:rsidRPr="00B07720">
              <w:rPr>
                <w:rStyle w:val="Hyperlink"/>
                <w:rFonts w:ascii="Times New Roman" w:hAnsi="Times New Roman" w:cs="Times New Roman"/>
                <w:b/>
                <w:bCs/>
                <w:noProof/>
              </w:rPr>
              <w:t>CHÚ THÍCH</w:t>
            </w:r>
            <w:r w:rsidR="00F51015" w:rsidRPr="00B07720">
              <w:rPr>
                <w:rFonts w:ascii="Times New Roman" w:hAnsi="Times New Roman" w:cs="Times New Roman"/>
                <w:b/>
                <w:bCs/>
                <w:noProof/>
                <w:webHidden/>
              </w:rPr>
              <w:tab/>
            </w:r>
            <w:r w:rsidR="00F51015" w:rsidRPr="00B07720">
              <w:rPr>
                <w:rFonts w:ascii="Times New Roman" w:hAnsi="Times New Roman" w:cs="Times New Roman"/>
                <w:b/>
                <w:bCs/>
                <w:noProof/>
                <w:webHidden/>
              </w:rPr>
              <w:fldChar w:fldCharType="begin"/>
            </w:r>
            <w:r w:rsidR="00F51015" w:rsidRPr="00B07720">
              <w:rPr>
                <w:rFonts w:ascii="Times New Roman" w:hAnsi="Times New Roman" w:cs="Times New Roman"/>
                <w:b/>
                <w:bCs/>
                <w:noProof/>
                <w:webHidden/>
              </w:rPr>
              <w:instrText xml:space="preserve"> PAGEREF _Toc119108334 \h </w:instrText>
            </w:r>
            <w:r w:rsidR="00F51015" w:rsidRPr="00B07720">
              <w:rPr>
                <w:rFonts w:ascii="Times New Roman" w:hAnsi="Times New Roman" w:cs="Times New Roman"/>
                <w:b/>
                <w:bCs/>
                <w:noProof/>
                <w:webHidden/>
              </w:rPr>
            </w:r>
            <w:r w:rsidR="00F51015" w:rsidRPr="00B07720">
              <w:rPr>
                <w:rFonts w:ascii="Times New Roman" w:hAnsi="Times New Roman" w:cs="Times New Roman"/>
                <w:b/>
                <w:bCs/>
                <w:noProof/>
                <w:webHidden/>
              </w:rPr>
              <w:fldChar w:fldCharType="separate"/>
            </w:r>
            <w:r w:rsidR="00252682">
              <w:rPr>
                <w:rFonts w:ascii="Times New Roman" w:hAnsi="Times New Roman" w:cs="Times New Roman"/>
                <w:b/>
                <w:bCs/>
                <w:noProof/>
                <w:webHidden/>
              </w:rPr>
              <w:t>95</w:t>
            </w:r>
            <w:r w:rsidR="00F51015" w:rsidRPr="00B07720">
              <w:rPr>
                <w:rFonts w:ascii="Times New Roman" w:hAnsi="Times New Roman" w:cs="Times New Roman"/>
                <w:b/>
                <w:bCs/>
                <w:noProof/>
                <w:webHidden/>
              </w:rPr>
              <w:fldChar w:fldCharType="end"/>
            </w:r>
          </w:hyperlink>
        </w:p>
        <w:p w14:paraId="25E5F625" w14:textId="75AEEB31" w:rsidR="00F51015" w:rsidRPr="00F51015" w:rsidRDefault="00000000">
          <w:pPr>
            <w:pStyle w:val="TOC4"/>
            <w:tabs>
              <w:tab w:val="right" w:pos="9628"/>
            </w:tabs>
            <w:rPr>
              <w:rFonts w:ascii="Times New Roman" w:eastAsiaTheme="minorEastAsia" w:hAnsi="Times New Roman" w:cs="Times New Roman"/>
              <w:noProof/>
            </w:rPr>
          </w:pPr>
          <w:hyperlink w:anchor="_Toc119108335" w:history="1">
            <w:r w:rsidR="00F51015" w:rsidRPr="00F51015">
              <w:rPr>
                <w:rStyle w:val="Hyperlink"/>
                <w:rFonts w:ascii="Times New Roman" w:hAnsi="Times New Roman" w:cs="Times New Roman"/>
                <w:noProof/>
              </w:rPr>
              <w:t>Liên kết</w:t>
            </w:r>
            <w:r w:rsidR="00F51015" w:rsidRPr="00F51015">
              <w:rPr>
                <w:rFonts w:ascii="Times New Roman" w:hAnsi="Times New Roman" w:cs="Times New Roman"/>
                <w:noProof/>
                <w:webHidden/>
              </w:rPr>
              <w:tab/>
            </w:r>
            <w:r w:rsidR="00F51015" w:rsidRPr="00F51015">
              <w:rPr>
                <w:rFonts w:ascii="Times New Roman" w:hAnsi="Times New Roman" w:cs="Times New Roman"/>
                <w:noProof/>
                <w:webHidden/>
              </w:rPr>
              <w:fldChar w:fldCharType="begin"/>
            </w:r>
            <w:r w:rsidR="00F51015" w:rsidRPr="00F51015">
              <w:rPr>
                <w:rFonts w:ascii="Times New Roman" w:hAnsi="Times New Roman" w:cs="Times New Roman"/>
                <w:noProof/>
                <w:webHidden/>
              </w:rPr>
              <w:instrText xml:space="preserve"> PAGEREF _Toc119108335 \h </w:instrText>
            </w:r>
            <w:r w:rsidR="00F51015" w:rsidRPr="00F51015">
              <w:rPr>
                <w:rFonts w:ascii="Times New Roman" w:hAnsi="Times New Roman" w:cs="Times New Roman"/>
                <w:noProof/>
                <w:webHidden/>
              </w:rPr>
            </w:r>
            <w:r w:rsidR="00F51015" w:rsidRPr="00F51015">
              <w:rPr>
                <w:rFonts w:ascii="Times New Roman" w:hAnsi="Times New Roman" w:cs="Times New Roman"/>
                <w:noProof/>
                <w:webHidden/>
              </w:rPr>
              <w:fldChar w:fldCharType="separate"/>
            </w:r>
            <w:r w:rsidR="00252682">
              <w:rPr>
                <w:rFonts w:ascii="Times New Roman" w:hAnsi="Times New Roman" w:cs="Times New Roman"/>
                <w:noProof/>
                <w:webHidden/>
              </w:rPr>
              <w:t>95</w:t>
            </w:r>
            <w:r w:rsidR="00F51015" w:rsidRPr="00F51015">
              <w:rPr>
                <w:rFonts w:ascii="Times New Roman" w:hAnsi="Times New Roman" w:cs="Times New Roman"/>
                <w:noProof/>
                <w:webHidden/>
              </w:rPr>
              <w:fldChar w:fldCharType="end"/>
            </w:r>
          </w:hyperlink>
        </w:p>
        <w:p w14:paraId="0220BEDD" w14:textId="55C68E24" w:rsidR="00F51015" w:rsidRPr="00F51015" w:rsidRDefault="00000000">
          <w:pPr>
            <w:pStyle w:val="TOC4"/>
            <w:tabs>
              <w:tab w:val="right" w:pos="9628"/>
            </w:tabs>
            <w:rPr>
              <w:rFonts w:ascii="Times New Roman" w:eastAsiaTheme="minorEastAsia" w:hAnsi="Times New Roman" w:cs="Times New Roman"/>
              <w:noProof/>
            </w:rPr>
          </w:pPr>
          <w:hyperlink w:anchor="_Toc119108336" w:history="1">
            <w:r w:rsidR="00F51015" w:rsidRPr="00F51015">
              <w:rPr>
                <w:rStyle w:val="Hyperlink"/>
                <w:rFonts w:ascii="Times New Roman" w:hAnsi="Times New Roman" w:cs="Times New Roman"/>
                <w:noProof/>
              </w:rPr>
              <w:t>Danh mục hình ảnh</w:t>
            </w:r>
            <w:r w:rsidR="00F51015" w:rsidRPr="00F51015">
              <w:rPr>
                <w:rFonts w:ascii="Times New Roman" w:hAnsi="Times New Roman" w:cs="Times New Roman"/>
                <w:noProof/>
                <w:webHidden/>
              </w:rPr>
              <w:tab/>
            </w:r>
            <w:r w:rsidR="00F51015" w:rsidRPr="00F51015">
              <w:rPr>
                <w:rFonts w:ascii="Times New Roman" w:hAnsi="Times New Roman" w:cs="Times New Roman"/>
                <w:noProof/>
                <w:webHidden/>
              </w:rPr>
              <w:fldChar w:fldCharType="begin"/>
            </w:r>
            <w:r w:rsidR="00F51015" w:rsidRPr="00F51015">
              <w:rPr>
                <w:rFonts w:ascii="Times New Roman" w:hAnsi="Times New Roman" w:cs="Times New Roman"/>
                <w:noProof/>
                <w:webHidden/>
              </w:rPr>
              <w:instrText xml:space="preserve"> PAGEREF _Toc119108336 \h </w:instrText>
            </w:r>
            <w:r w:rsidR="00F51015" w:rsidRPr="00F51015">
              <w:rPr>
                <w:rFonts w:ascii="Times New Roman" w:hAnsi="Times New Roman" w:cs="Times New Roman"/>
                <w:noProof/>
                <w:webHidden/>
              </w:rPr>
            </w:r>
            <w:r w:rsidR="00F51015" w:rsidRPr="00F51015">
              <w:rPr>
                <w:rFonts w:ascii="Times New Roman" w:hAnsi="Times New Roman" w:cs="Times New Roman"/>
                <w:noProof/>
                <w:webHidden/>
              </w:rPr>
              <w:fldChar w:fldCharType="separate"/>
            </w:r>
            <w:r w:rsidR="00252682">
              <w:rPr>
                <w:rFonts w:ascii="Times New Roman" w:hAnsi="Times New Roman" w:cs="Times New Roman"/>
                <w:noProof/>
                <w:webHidden/>
              </w:rPr>
              <w:t>96</w:t>
            </w:r>
            <w:r w:rsidR="00F51015" w:rsidRPr="00F51015">
              <w:rPr>
                <w:rFonts w:ascii="Times New Roman" w:hAnsi="Times New Roman" w:cs="Times New Roman"/>
                <w:noProof/>
                <w:webHidden/>
              </w:rPr>
              <w:fldChar w:fldCharType="end"/>
            </w:r>
          </w:hyperlink>
        </w:p>
        <w:p w14:paraId="3D46DA75" w14:textId="08AEA250" w:rsidR="00F51015" w:rsidRPr="00F51015" w:rsidRDefault="00000000">
          <w:pPr>
            <w:pStyle w:val="TOC4"/>
            <w:tabs>
              <w:tab w:val="right" w:pos="9628"/>
            </w:tabs>
            <w:rPr>
              <w:rFonts w:ascii="Times New Roman" w:eastAsiaTheme="minorEastAsia" w:hAnsi="Times New Roman" w:cs="Times New Roman"/>
              <w:noProof/>
            </w:rPr>
          </w:pPr>
          <w:hyperlink w:anchor="_Toc119108337" w:history="1">
            <w:r w:rsidR="00F51015" w:rsidRPr="00F51015">
              <w:rPr>
                <w:rStyle w:val="Hyperlink"/>
                <w:rFonts w:ascii="Times New Roman" w:hAnsi="Times New Roman" w:cs="Times New Roman"/>
                <w:noProof/>
              </w:rPr>
              <w:t>Danh mục bảng biểu</w:t>
            </w:r>
            <w:r w:rsidR="00F51015" w:rsidRPr="00F51015">
              <w:rPr>
                <w:rFonts w:ascii="Times New Roman" w:hAnsi="Times New Roman" w:cs="Times New Roman"/>
                <w:noProof/>
                <w:webHidden/>
              </w:rPr>
              <w:tab/>
            </w:r>
            <w:r w:rsidR="00F51015" w:rsidRPr="00F51015">
              <w:rPr>
                <w:rFonts w:ascii="Times New Roman" w:hAnsi="Times New Roman" w:cs="Times New Roman"/>
                <w:noProof/>
                <w:webHidden/>
              </w:rPr>
              <w:fldChar w:fldCharType="begin"/>
            </w:r>
            <w:r w:rsidR="00F51015" w:rsidRPr="00F51015">
              <w:rPr>
                <w:rFonts w:ascii="Times New Roman" w:hAnsi="Times New Roman" w:cs="Times New Roman"/>
                <w:noProof/>
                <w:webHidden/>
              </w:rPr>
              <w:instrText xml:space="preserve"> PAGEREF _Toc119108337 \h </w:instrText>
            </w:r>
            <w:r w:rsidR="00F51015" w:rsidRPr="00F51015">
              <w:rPr>
                <w:rFonts w:ascii="Times New Roman" w:hAnsi="Times New Roman" w:cs="Times New Roman"/>
                <w:noProof/>
                <w:webHidden/>
              </w:rPr>
            </w:r>
            <w:r w:rsidR="00F51015" w:rsidRPr="00F51015">
              <w:rPr>
                <w:rFonts w:ascii="Times New Roman" w:hAnsi="Times New Roman" w:cs="Times New Roman"/>
                <w:noProof/>
                <w:webHidden/>
              </w:rPr>
              <w:fldChar w:fldCharType="separate"/>
            </w:r>
            <w:r w:rsidR="00252682">
              <w:rPr>
                <w:rFonts w:ascii="Times New Roman" w:hAnsi="Times New Roman" w:cs="Times New Roman"/>
                <w:noProof/>
                <w:webHidden/>
              </w:rPr>
              <w:t>98</w:t>
            </w:r>
            <w:r w:rsidR="00F51015" w:rsidRPr="00F51015">
              <w:rPr>
                <w:rFonts w:ascii="Times New Roman" w:hAnsi="Times New Roman" w:cs="Times New Roman"/>
                <w:noProof/>
                <w:webHidden/>
              </w:rPr>
              <w:fldChar w:fldCharType="end"/>
            </w:r>
          </w:hyperlink>
        </w:p>
        <w:p w14:paraId="6237A0DB" w14:textId="3A5AFD05" w:rsidR="00F51015" w:rsidRPr="00F51015" w:rsidRDefault="00000000">
          <w:pPr>
            <w:pStyle w:val="TOC5"/>
            <w:tabs>
              <w:tab w:val="right" w:pos="9628"/>
            </w:tabs>
            <w:rPr>
              <w:rFonts w:ascii="Times New Roman" w:eastAsiaTheme="minorEastAsia" w:hAnsi="Times New Roman" w:cs="Times New Roman"/>
              <w:noProof/>
            </w:rPr>
          </w:pPr>
          <w:hyperlink w:anchor="_Toc119108338" w:history="1">
            <w:r w:rsidR="00F51015" w:rsidRPr="00F51015">
              <w:rPr>
                <w:rStyle w:val="Hyperlink"/>
                <w:rFonts w:ascii="Times New Roman" w:hAnsi="Times New Roman" w:cs="Times New Roman"/>
                <w:noProof/>
              </w:rPr>
              <w:t>Phần A</w:t>
            </w:r>
            <w:r w:rsidR="00F51015" w:rsidRPr="00F51015">
              <w:rPr>
                <w:rFonts w:ascii="Times New Roman" w:hAnsi="Times New Roman" w:cs="Times New Roman"/>
                <w:noProof/>
                <w:webHidden/>
              </w:rPr>
              <w:tab/>
            </w:r>
            <w:r w:rsidR="00F51015" w:rsidRPr="00F51015">
              <w:rPr>
                <w:rFonts w:ascii="Times New Roman" w:hAnsi="Times New Roman" w:cs="Times New Roman"/>
                <w:noProof/>
                <w:webHidden/>
              </w:rPr>
              <w:fldChar w:fldCharType="begin"/>
            </w:r>
            <w:r w:rsidR="00F51015" w:rsidRPr="00F51015">
              <w:rPr>
                <w:rFonts w:ascii="Times New Roman" w:hAnsi="Times New Roman" w:cs="Times New Roman"/>
                <w:noProof/>
                <w:webHidden/>
              </w:rPr>
              <w:instrText xml:space="preserve"> PAGEREF _Toc119108338 \h </w:instrText>
            </w:r>
            <w:r w:rsidR="00F51015" w:rsidRPr="00F51015">
              <w:rPr>
                <w:rFonts w:ascii="Times New Roman" w:hAnsi="Times New Roman" w:cs="Times New Roman"/>
                <w:noProof/>
                <w:webHidden/>
              </w:rPr>
            </w:r>
            <w:r w:rsidR="00F51015" w:rsidRPr="00F51015">
              <w:rPr>
                <w:rFonts w:ascii="Times New Roman" w:hAnsi="Times New Roman" w:cs="Times New Roman"/>
                <w:noProof/>
                <w:webHidden/>
              </w:rPr>
              <w:fldChar w:fldCharType="separate"/>
            </w:r>
            <w:r w:rsidR="00252682">
              <w:rPr>
                <w:rFonts w:ascii="Times New Roman" w:hAnsi="Times New Roman" w:cs="Times New Roman"/>
                <w:noProof/>
                <w:webHidden/>
              </w:rPr>
              <w:t>98</w:t>
            </w:r>
            <w:r w:rsidR="00F51015" w:rsidRPr="00F51015">
              <w:rPr>
                <w:rFonts w:ascii="Times New Roman" w:hAnsi="Times New Roman" w:cs="Times New Roman"/>
                <w:noProof/>
                <w:webHidden/>
              </w:rPr>
              <w:fldChar w:fldCharType="end"/>
            </w:r>
          </w:hyperlink>
        </w:p>
        <w:p w14:paraId="0B22E70D" w14:textId="351A57CC" w:rsidR="00F51015" w:rsidRDefault="00000000">
          <w:pPr>
            <w:pStyle w:val="TOC5"/>
            <w:tabs>
              <w:tab w:val="right" w:pos="9628"/>
            </w:tabs>
            <w:rPr>
              <w:rFonts w:asciiTheme="minorHAnsi" w:eastAsiaTheme="minorEastAsia" w:hAnsiTheme="minorHAnsi" w:cstheme="minorBidi"/>
              <w:noProof/>
              <w:sz w:val="22"/>
              <w:szCs w:val="22"/>
            </w:rPr>
          </w:pPr>
          <w:hyperlink w:anchor="_Toc119108339" w:history="1">
            <w:r w:rsidR="00F51015" w:rsidRPr="00F51015">
              <w:rPr>
                <w:rStyle w:val="Hyperlink"/>
                <w:rFonts w:ascii="Times New Roman" w:hAnsi="Times New Roman" w:cs="Times New Roman"/>
                <w:noProof/>
              </w:rPr>
              <w:t>Phần B</w:t>
            </w:r>
            <w:r w:rsidR="00F51015" w:rsidRPr="00F51015">
              <w:rPr>
                <w:rFonts w:ascii="Times New Roman" w:hAnsi="Times New Roman" w:cs="Times New Roman"/>
                <w:noProof/>
                <w:webHidden/>
              </w:rPr>
              <w:tab/>
            </w:r>
            <w:r w:rsidR="00F51015" w:rsidRPr="00F51015">
              <w:rPr>
                <w:rFonts w:ascii="Times New Roman" w:hAnsi="Times New Roman" w:cs="Times New Roman"/>
                <w:noProof/>
                <w:webHidden/>
              </w:rPr>
              <w:fldChar w:fldCharType="begin"/>
            </w:r>
            <w:r w:rsidR="00F51015" w:rsidRPr="00F51015">
              <w:rPr>
                <w:rFonts w:ascii="Times New Roman" w:hAnsi="Times New Roman" w:cs="Times New Roman"/>
                <w:noProof/>
                <w:webHidden/>
              </w:rPr>
              <w:instrText xml:space="preserve"> PAGEREF _Toc119108339 \h </w:instrText>
            </w:r>
            <w:r w:rsidR="00F51015" w:rsidRPr="00F51015">
              <w:rPr>
                <w:rFonts w:ascii="Times New Roman" w:hAnsi="Times New Roman" w:cs="Times New Roman"/>
                <w:noProof/>
                <w:webHidden/>
              </w:rPr>
            </w:r>
            <w:r w:rsidR="00F51015" w:rsidRPr="00F51015">
              <w:rPr>
                <w:rFonts w:ascii="Times New Roman" w:hAnsi="Times New Roman" w:cs="Times New Roman"/>
                <w:noProof/>
                <w:webHidden/>
              </w:rPr>
              <w:fldChar w:fldCharType="separate"/>
            </w:r>
            <w:r w:rsidR="00252682">
              <w:rPr>
                <w:rFonts w:ascii="Times New Roman" w:hAnsi="Times New Roman" w:cs="Times New Roman"/>
                <w:noProof/>
                <w:webHidden/>
              </w:rPr>
              <w:t>98</w:t>
            </w:r>
            <w:r w:rsidR="00F51015" w:rsidRPr="00F51015">
              <w:rPr>
                <w:rFonts w:ascii="Times New Roman" w:hAnsi="Times New Roman" w:cs="Times New Roman"/>
                <w:noProof/>
                <w:webHidden/>
              </w:rPr>
              <w:fldChar w:fldCharType="end"/>
            </w:r>
          </w:hyperlink>
        </w:p>
        <w:p w14:paraId="325E199C" w14:textId="55068A01" w:rsidR="00ED4060" w:rsidRDefault="00853152">
          <w:pPr>
            <w:ind w:firstLine="0"/>
          </w:pPr>
          <w:r w:rsidRPr="006E13F1">
            <w:rPr>
              <w:rFonts w:ascii="Times New Roman" w:hAnsi="Times New Roman" w:cs="Times New Roman"/>
            </w:rPr>
            <w:fldChar w:fldCharType="end"/>
          </w:r>
        </w:p>
      </w:sdtContent>
    </w:sdt>
    <w:p w14:paraId="6CD9D22E" w14:textId="77777777" w:rsidR="00ED4060" w:rsidRDefault="00ED4060">
      <w:r>
        <w:lastRenderedPageBreak/>
        <w:br w:type="page"/>
      </w:r>
    </w:p>
    <w:p w14:paraId="42934C69" w14:textId="77777777" w:rsidR="00B66CEC" w:rsidRDefault="00B66CEC">
      <w:pPr>
        <w:ind w:firstLine="0"/>
      </w:pPr>
    </w:p>
    <w:p w14:paraId="6072E9D9" w14:textId="0FA0D429" w:rsidR="00ED4060" w:rsidRDefault="00ED4060" w:rsidP="00A11BAE">
      <w:pPr>
        <w:pStyle w:val="Heading1"/>
      </w:pPr>
      <w:bookmarkStart w:id="3" w:name="_Toc119108233"/>
      <w:r>
        <w:t>LỜI NÓI ĐẦU</w:t>
      </w:r>
      <w:bookmarkEnd w:id="3"/>
    </w:p>
    <w:p w14:paraId="33820432" w14:textId="6204C06B" w:rsidR="00ED4060" w:rsidRDefault="00ED4060" w:rsidP="00ED4060">
      <w:pPr>
        <w:rPr>
          <w:rFonts w:ascii="Times New Roman" w:hAnsi="Times New Roman" w:cs="Times New Roman"/>
        </w:rPr>
      </w:pPr>
      <w:r>
        <w:rPr>
          <w:rFonts w:ascii="Times New Roman" w:hAnsi="Times New Roman" w:cs="Times New Roman"/>
        </w:rPr>
        <w:t xml:space="preserve">Qua quá trình học tập và </w:t>
      </w:r>
      <w:r w:rsidR="00375352">
        <w:rPr>
          <w:rFonts w:ascii="Times New Roman" w:hAnsi="Times New Roman" w:cs="Times New Roman"/>
        </w:rPr>
        <w:t>trau dồi</w:t>
      </w:r>
      <w:r>
        <w:rPr>
          <w:rFonts w:ascii="Times New Roman" w:hAnsi="Times New Roman" w:cs="Times New Roman"/>
        </w:rPr>
        <w:t xml:space="preserve"> với học phần </w:t>
      </w:r>
      <w:r w:rsidRPr="006F20FF">
        <w:rPr>
          <w:rFonts w:ascii="Times New Roman" w:hAnsi="Times New Roman" w:cs="Times New Roman"/>
          <w:i/>
          <w:iCs/>
        </w:rPr>
        <w:t>Quản lý dự án Công nghệ thông tin</w:t>
      </w:r>
      <w:r>
        <w:rPr>
          <w:rFonts w:ascii="Times New Roman" w:hAnsi="Times New Roman" w:cs="Times New Roman"/>
        </w:rPr>
        <w:t>, được sự hướng dẫn</w:t>
      </w:r>
      <w:r w:rsidR="00330A1B">
        <w:rPr>
          <w:rFonts w:ascii="Times New Roman" w:hAnsi="Times New Roman" w:cs="Times New Roman"/>
        </w:rPr>
        <w:t xml:space="preserve"> tận tình</w:t>
      </w:r>
      <w:r>
        <w:rPr>
          <w:rFonts w:ascii="Times New Roman" w:hAnsi="Times New Roman" w:cs="Times New Roman"/>
        </w:rPr>
        <w:t xml:space="preserve"> của </w:t>
      </w:r>
      <w:r w:rsidRPr="003A1E82">
        <w:rPr>
          <w:rFonts w:ascii="Times New Roman" w:hAnsi="Times New Roman" w:cs="Times New Roman"/>
          <w:i/>
          <w:iCs/>
        </w:rPr>
        <w:t>thầy Trần Quang Huy</w:t>
      </w:r>
      <w:r>
        <w:rPr>
          <w:rFonts w:ascii="Times New Roman" w:hAnsi="Times New Roman" w:cs="Times New Roman"/>
        </w:rPr>
        <w:t>, nhóm đã tích lũy được những kiến thức và kinh nghiệm quý báu trong việc quản lý một dự án Công nghệ thông tin,</w:t>
      </w:r>
      <w:r w:rsidR="003A1E82">
        <w:rPr>
          <w:rFonts w:ascii="Times New Roman" w:hAnsi="Times New Roman" w:cs="Times New Roman"/>
        </w:rPr>
        <w:t xml:space="preserve"> cụ thể là dự án </w:t>
      </w:r>
      <w:r w:rsidR="003A1E82" w:rsidRPr="003A1E82">
        <w:rPr>
          <w:rFonts w:ascii="Times New Roman" w:hAnsi="Times New Roman" w:cs="Times New Roman"/>
          <w:i/>
          <w:iCs/>
        </w:rPr>
        <w:t>Xây dựng hệ thống website bán sách trực tuyến của nhóm NoName</w:t>
      </w:r>
      <w:r>
        <w:rPr>
          <w:rFonts w:ascii="Times New Roman" w:hAnsi="Times New Roman" w:cs="Times New Roman"/>
        </w:rPr>
        <w:t xml:space="preserve"> đồng thời cũng có cái nhìn tương đối thực tế về cách điều hành các dự án lớn nhỏ của các công ty công nghệ hiện nay.</w:t>
      </w:r>
      <w:r w:rsidR="003111C1">
        <w:rPr>
          <w:rFonts w:ascii="Times New Roman" w:hAnsi="Times New Roman" w:cs="Times New Roman"/>
        </w:rPr>
        <w:t xml:space="preserve"> Một lần nữa, nhóm xin</w:t>
      </w:r>
      <w:r w:rsidR="0067234D">
        <w:rPr>
          <w:rFonts w:ascii="Times New Roman" w:hAnsi="Times New Roman" w:cs="Times New Roman"/>
        </w:rPr>
        <w:t xml:space="preserve"> chân thành</w:t>
      </w:r>
      <w:r w:rsidR="003111C1">
        <w:rPr>
          <w:rFonts w:ascii="Times New Roman" w:hAnsi="Times New Roman" w:cs="Times New Roman"/>
        </w:rPr>
        <w:t xml:space="preserve"> cảm ơn thầy đã giúp đỡ chúng em hoàn thiện dự án này.</w:t>
      </w:r>
    </w:p>
    <w:p w14:paraId="7C7A824B" w14:textId="69CB81DB" w:rsidR="00EC159A" w:rsidRDefault="00ED4060" w:rsidP="00EC159A">
      <w:pPr>
        <w:rPr>
          <w:rFonts w:ascii="Times New Roman" w:hAnsi="Times New Roman" w:cs="Times New Roman"/>
        </w:rPr>
      </w:pPr>
      <w:r>
        <w:rPr>
          <w:rFonts w:ascii="Times New Roman" w:hAnsi="Times New Roman" w:cs="Times New Roman"/>
        </w:rPr>
        <w:t xml:space="preserve">Việc quản lý được một dự án Công nghệ thông tin là cả một quá trình dài, tuân theo trình tự, có sự phối hợp nhuần </w:t>
      </w:r>
      <w:r w:rsidRPr="00894DB7">
        <w:rPr>
          <w:rFonts w:ascii="Times New Roman" w:hAnsi="Times New Roman" w:cs="Times New Roman"/>
        </w:rPr>
        <w:t>nhuyễn</w:t>
      </w:r>
      <w:r>
        <w:rPr>
          <w:rFonts w:ascii="Times New Roman" w:hAnsi="Times New Roman" w:cs="Times New Roman"/>
        </w:rPr>
        <w:t xml:space="preserve"> giữa các mắt xích trong nhóm và phải tính toán kỹ lưỡng đến các rủi ro và lợi nhuận</w:t>
      </w:r>
      <w:r w:rsidR="00CD56C1">
        <w:rPr>
          <w:rFonts w:ascii="Times New Roman" w:hAnsi="Times New Roman" w:cs="Times New Roman"/>
        </w:rPr>
        <w:t>, ngoài ra còn phải đảm bảo tính khả thi của dự</w:t>
      </w:r>
      <w:r w:rsidR="00EC159A">
        <w:rPr>
          <w:rFonts w:ascii="Times New Roman" w:hAnsi="Times New Roman" w:cs="Times New Roman"/>
        </w:rPr>
        <w:t xml:space="preserve"> án.</w:t>
      </w:r>
    </w:p>
    <w:p w14:paraId="3F41A193" w14:textId="5849BEB2" w:rsidR="00EC159A" w:rsidRDefault="00485463" w:rsidP="00EC159A">
      <w:pPr>
        <w:rPr>
          <w:rFonts w:ascii="Times New Roman" w:hAnsi="Times New Roman" w:cs="Times New Roman"/>
        </w:rPr>
      </w:pPr>
      <w:r>
        <w:rPr>
          <w:rFonts w:ascii="Times New Roman" w:hAnsi="Times New Roman" w:cs="Times New Roman"/>
        </w:rPr>
        <w:t xml:space="preserve">Từ những kiến thức mà mỗi cá nhân tích lũy được, đã cùng nhau xây dựng một hệ thống Website bán sách trực tuyến, bằng cả tâm huyết và tất cả những nỗ lực không biết mệt mỏi, dự án đã dần </w:t>
      </w:r>
      <w:r w:rsidR="00434A16">
        <w:rPr>
          <w:rFonts w:ascii="Times New Roman" w:hAnsi="Times New Roman" w:cs="Times New Roman"/>
        </w:rPr>
        <w:t>đi</w:t>
      </w:r>
      <w:r>
        <w:rPr>
          <w:rFonts w:ascii="Times New Roman" w:hAnsi="Times New Roman" w:cs="Times New Roman"/>
        </w:rPr>
        <w:t xml:space="preserve"> đến vạch đích, mặc dù còn những thiếu sót</w:t>
      </w:r>
      <w:r w:rsidR="00A76C16">
        <w:rPr>
          <w:rFonts w:ascii="Times New Roman" w:hAnsi="Times New Roman" w:cs="Times New Roman"/>
        </w:rPr>
        <w:t xml:space="preserve"> và </w:t>
      </w:r>
      <w:r w:rsidR="00653680">
        <w:rPr>
          <w:rFonts w:ascii="Times New Roman" w:hAnsi="Times New Roman" w:cs="Times New Roman"/>
        </w:rPr>
        <w:t>nhiều lỗi còn tồn đọng</w:t>
      </w:r>
      <w:r>
        <w:rPr>
          <w:rFonts w:ascii="Times New Roman" w:hAnsi="Times New Roman" w:cs="Times New Roman"/>
        </w:rPr>
        <w:t xml:space="preserve"> mà nhóm chưa lường trước được thì sự thông cảm và </w:t>
      </w:r>
      <w:r w:rsidR="00AF4111">
        <w:rPr>
          <w:rFonts w:ascii="Times New Roman" w:hAnsi="Times New Roman" w:cs="Times New Roman"/>
        </w:rPr>
        <w:t xml:space="preserve">những lời đánh giá thiết thực sẽ là động lực to lớn để nhóm có thể bồi đắp thêm kiến thức và kinh nghiệm để cho ra nhiều sản phẩm chất lượng hơn. </w:t>
      </w:r>
    </w:p>
    <w:p w14:paraId="0AEE0F3E" w14:textId="77777777" w:rsidR="00EC159A" w:rsidRDefault="00EC159A">
      <w:pPr>
        <w:rPr>
          <w:rFonts w:ascii="Times New Roman" w:eastAsia="Times New Roman" w:hAnsi="Times New Roman" w:cs="Times New Roman"/>
          <w:b/>
          <w:color w:val="000000" w:themeColor="text1"/>
          <w:sz w:val="36"/>
          <w:szCs w:val="32"/>
        </w:rPr>
      </w:pPr>
      <w:r>
        <w:rPr>
          <w:rFonts w:eastAsia="Times New Roman" w:cs="Times New Roman"/>
        </w:rPr>
        <w:br w:type="page"/>
      </w:r>
    </w:p>
    <w:p w14:paraId="7F2B9513" w14:textId="5EFF8068" w:rsidR="00B66CEC" w:rsidRDefault="00853152">
      <w:pPr>
        <w:pStyle w:val="Heading1"/>
        <w:rPr>
          <w:rFonts w:eastAsia="Times New Roman" w:cs="Times New Roman"/>
        </w:rPr>
      </w:pPr>
      <w:bookmarkStart w:id="4" w:name="_Toc119108234"/>
      <w:r>
        <w:rPr>
          <w:rFonts w:eastAsia="Times New Roman" w:cs="Times New Roman"/>
        </w:rPr>
        <w:lastRenderedPageBreak/>
        <w:t>PHẦN A: QUẢN LÝ DỰ ÁN</w:t>
      </w:r>
      <w:bookmarkEnd w:id="4"/>
    </w:p>
    <w:p w14:paraId="4602F54F" w14:textId="77777777" w:rsidR="00B66CEC" w:rsidRDefault="00853152">
      <w:pPr>
        <w:pStyle w:val="Heading2"/>
        <w:numPr>
          <w:ilvl w:val="0"/>
          <w:numId w:val="1"/>
        </w:numPr>
        <w:rPr>
          <w:rFonts w:ascii="Times New Roman" w:eastAsia="Times New Roman" w:hAnsi="Times New Roman" w:cs="Times New Roman"/>
        </w:rPr>
      </w:pPr>
      <w:bookmarkStart w:id="5" w:name="_Toc119108235"/>
      <w:r>
        <w:rPr>
          <w:rFonts w:ascii="Times New Roman" w:eastAsia="Times New Roman" w:hAnsi="Times New Roman" w:cs="Times New Roman"/>
        </w:rPr>
        <w:t>THÔNG TIN DỰ ÁN.</w:t>
      </w:r>
      <w:bookmarkEnd w:id="5"/>
      <w:r>
        <w:rPr>
          <w:rFonts w:ascii="Times New Roman" w:eastAsia="Times New Roman" w:hAnsi="Times New Roman" w:cs="Times New Roman"/>
        </w:rPr>
        <w:t xml:space="preserve"> </w:t>
      </w:r>
    </w:p>
    <w:p w14:paraId="7A89B7D4" w14:textId="77777777" w:rsidR="00B66CEC" w:rsidRDefault="00853152">
      <w:pPr>
        <w:pStyle w:val="Heading3"/>
        <w:rPr>
          <w:rFonts w:eastAsia="Times New Roman" w:cs="Times New Roman"/>
        </w:rPr>
      </w:pPr>
      <w:bookmarkStart w:id="6" w:name="_Toc119108236"/>
      <w:r>
        <w:rPr>
          <w:rFonts w:eastAsia="Times New Roman" w:cs="Times New Roman"/>
        </w:rPr>
        <w:t>1.1 Kịch bản</w:t>
      </w:r>
      <w:bookmarkEnd w:id="6"/>
    </w:p>
    <w:p w14:paraId="105E41F2" w14:textId="77777777" w:rsidR="00B66CEC" w:rsidRDefault="00853152">
      <w:pPr>
        <w:pStyle w:val="Heading4"/>
        <w:rPr>
          <w:rFonts w:eastAsia="Times New Roman" w:cs="Times New Roman"/>
        </w:rPr>
      </w:pPr>
      <w:bookmarkStart w:id="7" w:name="_Toc119108237"/>
      <w:r>
        <w:rPr>
          <w:rFonts w:eastAsia="Times New Roman" w:cs="Times New Roman"/>
        </w:rPr>
        <w:t>1.1.1 Tình huống xây dựng dự án</w:t>
      </w:r>
      <w:bookmarkEnd w:id="7"/>
    </w:p>
    <w:p w14:paraId="0B149332" w14:textId="77777777" w:rsidR="00B66CEC" w:rsidRDefault="00853152">
      <w:pPr>
        <w:ind w:firstLine="0"/>
        <w:rPr>
          <w:rFonts w:ascii="Times New Roman" w:eastAsia="Times New Roman" w:hAnsi="Times New Roman" w:cs="Times New Roman"/>
          <w:b/>
        </w:rPr>
      </w:pPr>
      <w:r>
        <w:rPr>
          <w:rFonts w:ascii="Times New Roman" w:eastAsia="Times New Roman" w:hAnsi="Times New Roman" w:cs="Times New Roman"/>
          <w:b/>
        </w:rPr>
        <w:t>Xây dựng một phần mềm nền tảng Web nhằm</w:t>
      </w:r>
    </w:p>
    <w:p w14:paraId="2F5F9412" w14:textId="77777777" w:rsidR="00B66CEC" w:rsidRDefault="00853152">
      <w:pPr>
        <w:numPr>
          <w:ilvl w:val="0"/>
          <w:numId w:val="4"/>
        </w:numPr>
        <w:pBdr>
          <w:top w:val="nil"/>
          <w:left w:val="nil"/>
          <w:bottom w:val="nil"/>
          <w:right w:val="nil"/>
          <w:between w:val="nil"/>
        </w:pBdr>
        <w:spacing w:after="0"/>
        <w:rPr>
          <w:rFonts w:ascii="Times New Roman" w:eastAsia="Times New Roman" w:hAnsi="Times New Roman" w:cs="Times New Roman"/>
          <w:color w:val="000000"/>
        </w:rPr>
      </w:pPr>
      <w:r>
        <w:rPr>
          <w:rFonts w:ascii="Times New Roman" w:eastAsia="Times New Roman" w:hAnsi="Times New Roman" w:cs="Times New Roman"/>
          <w:color w:val="000000"/>
        </w:rPr>
        <w:t>Để thực hiện quản lý việc mua bán sách</w:t>
      </w:r>
    </w:p>
    <w:p w14:paraId="00C04525" w14:textId="77777777" w:rsidR="00B66CEC" w:rsidRDefault="00853152">
      <w:pPr>
        <w:numPr>
          <w:ilvl w:val="0"/>
          <w:numId w:val="4"/>
        </w:numPr>
        <w:pBdr>
          <w:top w:val="nil"/>
          <w:left w:val="nil"/>
          <w:bottom w:val="nil"/>
          <w:right w:val="nil"/>
          <w:between w:val="nil"/>
        </w:pBdr>
        <w:spacing w:before="0" w:after="0"/>
        <w:rPr>
          <w:rFonts w:ascii="Times New Roman" w:eastAsia="Times New Roman" w:hAnsi="Times New Roman" w:cs="Times New Roman"/>
          <w:color w:val="000000"/>
        </w:rPr>
      </w:pPr>
      <w:r>
        <w:rPr>
          <w:rFonts w:ascii="Times New Roman" w:eastAsia="Times New Roman" w:hAnsi="Times New Roman" w:cs="Times New Roman"/>
          <w:color w:val="000000"/>
        </w:rPr>
        <w:t>Hỗ trợ nhà sách quản lý tốt hơn nền tảng mua bán trực tuyến</w:t>
      </w:r>
    </w:p>
    <w:p w14:paraId="6B293E4F" w14:textId="77777777" w:rsidR="00B66CEC" w:rsidRDefault="00853152">
      <w:pPr>
        <w:numPr>
          <w:ilvl w:val="0"/>
          <w:numId w:val="4"/>
        </w:numPr>
        <w:pBdr>
          <w:top w:val="nil"/>
          <w:left w:val="nil"/>
          <w:bottom w:val="nil"/>
          <w:right w:val="nil"/>
          <w:between w:val="nil"/>
        </w:pBdr>
        <w:spacing w:before="0" w:after="0"/>
        <w:rPr>
          <w:rFonts w:ascii="Times New Roman" w:eastAsia="Times New Roman" w:hAnsi="Times New Roman" w:cs="Times New Roman"/>
          <w:color w:val="000000"/>
        </w:rPr>
      </w:pPr>
      <w:r>
        <w:rPr>
          <w:rFonts w:ascii="Times New Roman" w:eastAsia="Times New Roman" w:hAnsi="Times New Roman" w:cs="Times New Roman"/>
          <w:color w:val="000000"/>
        </w:rPr>
        <w:t>Nâng cao trải nghiệm của khách hàng khi mua sắm trực tuyến, cũng như giúp khách hàng dễ dàng tiếp cận với những đầu sách một cách nhanh chóng, tiện lợi</w:t>
      </w:r>
    </w:p>
    <w:p w14:paraId="28483A70" w14:textId="77777777" w:rsidR="00B66CEC" w:rsidRDefault="00853152">
      <w:pPr>
        <w:ind w:firstLine="0"/>
        <w:rPr>
          <w:rFonts w:ascii="Times New Roman" w:eastAsia="Times New Roman" w:hAnsi="Times New Roman" w:cs="Times New Roman"/>
          <w:b/>
        </w:rPr>
      </w:pPr>
      <w:r>
        <w:rPr>
          <w:rFonts w:ascii="Times New Roman" w:eastAsia="Times New Roman" w:hAnsi="Times New Roman" w:cs="Times New Roman"/>
          <w:b/>
        </w:rPr>
        <w:t>Thực hiện mục tiêu</w:t>
      </w:r>
    </w:p>
    <w:p w14:paraId="75F6A2B1" w14:textId="77777777" w:rsidR="00B66CEC" w:rsidRDefault="00853152">
      <w:pPr>
        <w:numPr>
          <w:ilvl w:val="0"/>
          <w:numId w:val="4"/>
        </w:numPr>
        <w:pBdr>
          <w:top w:val="nil"/>
          <w:left w:val="nil"/>
          <w:bottom w:val="nil"/>
          <w:right w:val="nil"/>
          <w:between w:val="nil"/>
        </w:pBdr>
        <w:spacing w:after="0"/>
        <w:rPr>
          <w:rFonts w:ascii="Times New Roman" w:eastAsia="Times New Roman" w:hAnsi="Times New Roman" w:cs="Times New Roman"/>
          <w:color w:val="000000"/>
        </w:rPr>
      </w:pPr>
      <w:r>
        <w:rPr>
          <w:rFonts w:ascii="Times New Roman" w:eastAsia="Times New Roman" w:hAnsi="Times New Roman" w:cs="Times New Roman"/>
          <w:color w:val="000000"/>
        </w:rPr>
        <w:t>Xây dựng module chức năng đăng ký và đăng nhập để thực hiện lưu thông tin khách hàng</w:t>
      </w:r>
    </w:p>
    <w:p w14:paraId="11CC4F7F" w14:textId="77777777" w:rsidR="00B66CEC" w:rsidRDefault="00853152">
      <w:pPr>
        <w:numPr>
          <w:ilvl w:val="0"/>
          <w:numId w:val="4"/>
        </w:numPr>
        <w:pBdr>
          <w:top w:val="nil"/>
          <w:left w:val="nil"/>
          <w:bottom w:val="nil"/>
          <w:right w:val="nil"/>
          <w:between w:val="nil"/>
        </w:pBdr>
        <w:spacing w:before="0" w:after="0"/>
        <w:rPr>
          <w:rFonts w:ascii="Times New Roman" w:eastAsia="Times New Roman" w:hAnsi="Times New Roman" w:cs="Times New Roman"/>
          <w:color w:val="000000"/>
        </w:rPr>
      </w:pPr>
      <w:r>
        <w:rPr>
          <w:rFonts w:ascii="Times New Roman" w:eastAsia="Times New Roman" w:hAnsi="Times New Roman" w:cs="Times New Roman"/>
          <w:color w:val="000000"/>
        </w:rPr>
        <w:t>Xây dựng module chức năng xem thông tin sách để hỗ trợ khách hàng tìm hiểu thông tin về các cuốn sách trước khi chọn mua chúng</w:t>
      </w:r>
    </w:p>
    <w:p w14:paraId="661283E4" w14:textId="77777777" w:rsidR="00B66CEC" w:rsidRDefault="00853152">
      <w:pPr>
        <w:numPr>
          <w:ilvl w:val="0"/>
          <w:numId w:val="4"/>
        </w:numPr>
        <w:pBdr>
          <w:top w:val="nil"/>
          <w:left w:val="nil"/>
          <w:bottom w:val="nil"/>
          <w:right w:val="nil"/>
          <w:between w:val="nil"/>
        </w:pBdr>
        <w:spacing w:before="0" w:after="0"/>
        <w:rPr>
          <w:rFonts w:ascii="Times New Roman" w:eastAsia="Times New Roman" w:hAnsi="Times New Roman" w:cs="Times New Roman"/>
          <w:color w:val="000000"/>
        </w:rPr>
      </w:pPr>
      <w:r>
        <w:rPr>
          <w:rFonts w:ascii="Times New Roman" w:eastAsia="Times New Roman" w:hAnsi="Times New Roman" w:cs="Times New Roman"/>
          <w:color w:val="000000"/>
        </w:rPr>
        <w:t>Xây dựng module chức năng xem giỏ hàng để thực hiện giúp khách hàng biết được các sản phẩm đang có trong giỏ hàng, và quyết định chọn mua những sản phẩm nào</w:t>
      </w:r>
    </w:p>
    <w:p w14:paraId="6F5AA9FA" w14:textId="77777777" w:rsidR="00B66CEC" w:rsidRDefault="00853152">
      <w:pPr>
        <w:numPr>
          <w:ilvl w:val="0"/>
          <w:numId w:val="4"/>
        </w:numPr>
        <w:pBdr>
          <w:top w:val="nil"/>
          <w:left w:val="nil"/>
          <w:bottom w:val="nil"/>
          <w:right w:val="nil"/>
          <w:between w:val="nil"/>
        </w:pBdr>
        <w:spacing w:before="0" w:after="0"/>
        <w:rPr>
          <w:rFonts w:ascii="Times New Roman" w:eastAsia="Times New Roman" w:hAnsi="Times New Roman" w:cs="Times New Roman"/>
          <w:color w:val="000000"/>
        </w:rPr>
      </w:pPr>
      <w:r>
        <w:rPr>
          <w:rFonts w:ascii="Times New Roman" w:eastAsia="Times New Roman" w:hAnsi="Times New Roman" w:cs="Times New Roman"/>
          <w:color w:val="000000"/>
        </w:rPr>
        <w:t xml:space="preserve">Xây dựng module chức năng thanh toán để thực hiện việc thanh toán đơn hàng, thông qua các thông tin mà khách hàng cung cấp </w:t>
      </w:r>
    </w:p>
    <w:p w14:paraId="0437C818" w14:textId="77777777" w:rsidR="00B66CEC" w:rsidRDefault="00853152">
      <w:pPr>
        <w:numPr>
          <w:ilvl w:val="0"/>
          <w:numId w:val="4"/>
        </w:numPr>
        <w:pBdr>
          <w:top w:val="nil"/>
          <w:left w:val="nil"/>
          <w:bottom w:val="nil"/>
          <w:right w:val="nil"/>
          <w:between w:val="nil"/>
        </w:pBdr>
        <w:spacing w:before="0" w:after="0"/>
        <w:rPr>
          <w:rFonts w:ascii="Times New Roman" w:eastAsia="Times New Roman" w:hAnsi="Times New Roman" w:cs="Times New Roman"/>
          <w:color w:val="000000"/>
        </w:rPr>
      </w:pPr>
      <w:r>
        <w:rPr>
          <w:rFonts w:ascii="Times New Roman" w:eastAsia="Times New Roman" w:hAnsi="Times New Roman" w:cs="Times New Roman"/>
          <w:color w:val="000000"/>
        </w:rPr>
        <w:t>Xây dựng module chức năng gửi thư điện tử tự động để thực hiện việc gửi các thông tin như thanh toán đến địa chỉ e-mail mà khách hàng đã cung cấp</w:t>
      </w:r>
    </w:p>
    <w:p w14:paraId="278E9665" w14:textId="0D46D047" w:rsidR="000A4F2F" w:rsidRDefault="000A4F2F">
      <w:pPr>
        <w:numPr>
          <w:ilvl w:val="0"/>
          <w:numId w:val="4"/>
        </w:numPr>
        <w:pBdr>
          <w:top w:val="nil"/>
          <w:left w:val="nil"/>
          <w:bottom w:val="nil"/>
          <w:right w:val="nil"/>
          <w:between w:val="nil"/>
        </w:pBdr>
        <w:spacing w:before="0" w:after="0"/>
        <w:rPr>
          <w:rFonts w:ascii="Times New Roman" w:eastAsia="Times New Roman" w:hAnsi="Times New Roman" w:cs="Times New Roman"/>
          <w:color w:val="000000"/>
        </w:rPr>
      </w:pPr>
      <w:r>
        <w:rPr>
          <w:rFonts w:ascii="Times New Roman" w:eastAsia="Times New Roman" w:hAnsi="Times New Roman" w:cs="Times New Roman"/>
          <w:color w:val="000000"/>
        </w:rPr>
        <w:t xml:space="preserve">Xây dựng module quản lý tài khoản, sản phẩm, </w:t>
      </w:r>
      <w:r w:rsidR="005E1585">
        <w:rPr>
          <w:rFonts w:ascii="Times New Roman" w:eastAsia="Times New Roman" w:hAnsi="Times New Roman" w:cs="Times New Roman"/>
          <w:color w:val="000000"/>
        </w:rPr>
        <w:t>đơn đặt hàng, xem thống kê doanh thu, bán chạy.</w:t>
      </w:r>
    </w:p>
    <w:p w14:paraId="6B040653" w14:textId="77777777" w:rsidR="00B66CEC" w:rsidRDefault="00853152">
      <w:pPr>
        <w:ind w:firstLine="0"/>
        <w:rPr>
          <w:rFonts w:ascii="Times New Roman" w:eastAsia="Times New Roman" w:hAnsi="Times New Roman" w:cs="Times New Roman"/>
          <w:b/>
        </w:rPr>
      </w:pPr>
      <w:r>
        <w:rPr>
          <w:rFonts w:ascii="Times New Roman" w:eastAsia="Times New Roman" w:hAnsi="Times New Roman" w:cs="Times New Roman"/>
          <w:b/>
        </w:rPr>
        <w:t>Tài nguyên cần cho dự án</w:t>
      </w:r>
    </w:p>
    <w:p w14:paraId="1473948B" w14:textId="77777777" w:rsidR="00B66CEC" w:rsidRDefault="00853152">
      <w:pPr>
        <w:ind w:firstLine="0"/>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u w:val="single"/>
        </w:rPr>
        <w:t>Nhân lực</w:t>
      </w:r>
      <w:r>
        <w:rPr>
          <w:rFonts w:ascii="Times New Roman" w:eastAsia="Times New Roman" w:hAnsi="Times New Roman" w:cs="Times New Roman"/>
        </w:rPr>
        <w:t>:</w:t>
      </w:r>
    </w:p>
    <w:p w14:paraId="31164BAC" w14:textId="77777777" w:rsidR="00B66CEC" w:rsidRDefault="00853152">
      <w:pPr>
        <w:numPr>
          <w:ilvl w:val="0"/>
          <w:numId w:val="6"/>
        </w:numPr>
        <w:pBdr>
          <w:top w:val="nil"/>
          <w:left w:val="nil"/>
          <w:bottom w:val="nil"/>
          <w:right w:val="nil"/>
          <w:between w:val="nil"/>
        </w:pBdr>
        <w:spacing w:after="0"/>
        <w:rPr>
          <w:rFonts w:ascii="Times New Roman" w:eastAsia="Times New Roman" w:hAnsi="Times New Roman" w:cs="Times New Roman"/>
        </w:rPr>
      </w:pPr>
      <w:r>
        <w:rPr>
          <w:rFonts w:ascii="Times New Roman" w:eastAsia="Times New Roman" w:hAnsi="Times New Roman" w:cs="Times New Roman"/>
          <w:color w:val="000000"/>
        </w:rPr>
        <w:t>Nguyễn Trịnh Thành</w:t>
      </w:r>
    </w:p>
    <w:p w14:paraId="3F61E1A6" w14:textId="77777777" w:rsidR="00B66CEC" w:rsidRDefault="00853152">
      <w:pPr>
        <w:numPr>
          <w:ilvl w:val="0"/>
          <w:numId w:val="6"/>
        </w:numPr>
        <w:pBdr>
          <w:top w:val="nil"/>
          <w:left w:val="nil"/>
          <w:bottom w:val="nil"/>
          <w:right w:val="nil"/>
          <w:between w:val="nil"/>
        </w:pBdr>
        <w:spacing w:before="0" w:after="0"/>
        <w:rPr>
          <w:rFonts w:ascii="Times New Roman" w:eastAsia="Times New Roman" w:hAnsi="Times New Roman" w:cs="Times New Roman"/>
        </w:rPr>
      </w:pPr>
      <w:r>
        <w:rPr>
          <w:rFonts w:ascii="Times New Roman" w:eastAsia="Times New Roman" w:hAnsi="Times New Roman" w:cs="Times New Roman"/>
          <w:color w:val="000000"/>
        </w:rPr>
        <w:t>Trịnh Hoàng Tùng</w:t>
      </w:r>
    </w:p>
    <w:p w14:paraId="291A60D1" w14:textId="77777777" w:rsidR="00B66CEC" w:rsidRDefault="00853152">
      <w:pPr>
        <w:numPr>
          <w:ilvl w:val="0"/>
          <w:numId w:val="6"/>
        </w:numPr>
        <w:pBdr>
          <w:top w:val="nil"/>
          <w:left w:val="nil"/>
          <w:bottom w:val="nil"/>
          <w:right w:val="nil"/>
          <w:between w:val="nil"/>
        </w:pBdr>
        <w:spacing w:before="0"/>
        <w:rPr>
          <w:rFonts w:ascii="Times New Roman" w:eastAsia="Times New Roman" w:hAnsi="Times New Roman" w:cs="Times New Roman"/>
        </w:rPr>
      </w:pPr>
      <w:r>
        <w:rPr>
          <w:rFonts w:ascii="Times New Roman" w:eastAsia="Times New Roman" w:hAnsi="Times New Roman" w:cs="Times New Roman"/>
        </w:rPr>
        <w:lastRenderedPageBreak/>
        <w:t>Lê Quốc Đạt</w:t>
      </w:r>
    </w:p>
    <w:p w14:paraId="7400FEA6" w14:textId="77777777" w:rsidR="00B66CEC" w:rsidRDefault="00853152">
      <w:pPr>
        <w:numPr>
          <w:ilvl w:val="0"/>
          <w:numId w:val="6"/>
        </w:numPr>
        <w:pBdr>
          <w:top w:val="nil"/>
          <w:left w:val="nil"/>
          <w:bottom w:val="nil"/>
          <w:right w:val="nil"/>
          <w:between w:val="nil"/>
        </w:pBdr>
        <w:spacing w:before="0"/>
        <w:rPr>
          <w:rFonts w:ascii="Times New Roman" w:eastAsia="Times New Roman" w:hAnsi="Times New Roman" w:cs="Times New Roman"/>
        </w:rPr>
      </w:pPr>
      <w:r>
        <w:rPr>
          <w:rFonts w:ascii="Times New Roman" w:eastAsia="Times New Roman" w:hAnsi="Times New Roman" w:cs="Times New Roman"/>
        </w:rPr>
        <w:t>Lê Đức Toàn</w:t>
      </w:r>
    </w:p>
    <w:p w14:paraId="65362681" w14:textId="77777777" w:rsidR="00B66CEC" w:rsidRDefault="00853152">
      <w:pPr>
        <w:numPr>
          <w:ilvl w:val="0"/>
          <w:numId w:val="6"/>
        </w:numPr>
        <w:pBdr>
          <w:top w:val="nil"/>
          <w:left w:val="nil"/>
          <w:bottom w:val="nil"/>
          <w:right w:val="nil"/>
          <w:between w:val="nil"/>
        </w:pBdr>
        <w:spacing w:before="0"/>
        <w:rPr>
          <w:rFonts w:ascii="Times New Roman" w:eastAsia="Times New Roman" w:hAnsi="Times New Roman" w:cs="Times New Roman"/>
        </w:rPr>
      </w:pPr>
      <w:r>
        <w:rPr>
          <w:rFonts w:ascii="Times New Roman" w:eastAsia="Times New Roman" w:hAnsi="Times New Roman" w:cs="Times New Roman"/>
        </w:rPr>
        <w:t>Thái Bá Dũng</w:t>
      </w:r>
    </w:p>
    <w:p w14:paraId="69701AF9" w14:textId="77777777" w:rsidR="00B66CEC" w:rsidRDefault="00853152">
      <w:pPr>
        <w:ind w:firstLine="0"/>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u w:val="single"/>
        </w:rPr>
        <w:t>Công nghệ</w:t>
      </w:r>
      <w:r>
        <w:rPr>
          <w:rFonts w:ascii="Times New Roman" w:eastAsia="Times New Roman" w:hAnsi="Times New Roman" w:cs="Times New Roman"/>
        </w:rPr>
        <w:t>: mô hình MVC với ngôn ngữ PHP, MySQL, PHPMailer</w:t>
      </w:r>
    </w:p>
    <w:p w14:paraId="0CC7A2D1" w14:textId="1F14F8FE" w:rsidR="00B66CEC" w:rsidRDefault="00853152">
      <w:pPr>
        <w:numPr>
          <w:ilvl w:val="0"/>
          <w:numId w:val="4"/>
        </w:numPr>
        <w:pBdr>
          <w:top w:val="nil"/>
          <w:left w:val="nil"/>
          <w:bottom w:val="nil"/>
          <w:right w:val="nil"/>
          <w:between w:val="nil"/>
        </w:pBdr>
        <w:ind w:firstLine="273"/>
        <w:rPr>
          <w:rFonts w:ascii="Times New Roman" w:eastAsia="Times New Roman" w:hAnsi="Times New Roman" w:cs="Times New Roman"/>
        </w:rPr>
      </w:pPr>
      <w:r>
        <w:rPr>
          <w:rFonts w:ascii="Times New Roman" w:eastAsia="Times New Roman" w:hAnsi="Times New Roman" w:cs="Times New Roman"/>
        </w:rPr>
        <w:t>Ngôn ngữ PHP là cốt lõi</w:t>
      </w:r>
      <w:r w:rsidR="00C45FE4">
        <w:rPr>
          <w:rFonts w:ascii="Times New Roman" w:eastAsia="Times New Roman" w:hAnsi="Times New Roman" w:cs="Times New Roman"/>
        </w:rPr>
        <w:t xml:space="preserve"> của mã nguồn dự án</w:t>
      </w:r>
      <w:r>
        <w:rPr>
          <w:rFonts w:ascii="Times New Roman" w:eastAsia="Times New Roman" w:hAnsi="Times New Roman" w:cs="Times New Roman"/>
        </w:rPr>
        <w:t xml:space="preserve">, cùng với giao diện thiết kế được viết bằng HTML, CSS mang đến các màn hình cùng vô số các tính năng tương tác </w:t>
      </w:r>
      <w:r w:rsidR="00296590">
        <w:rPr>
          <w:rFonts w:ascii="Times New Roman" w:eastAsia="Times New Roman" w:hAnsi="Times New Roman" w:cs="Times New Roman"/>
        </w:rPr>
        <w:t xml:space="preserve">với người dùng (khách hàng, quản lý,..) </w:t>
      </w:r>
      <w:r>
        <w:rPr>
          <w:rFonts w:ascii="Times New Roman" w:eastAsia="Times New Roman" w:hAnsi="Times New Roman" w:cs="Times New Roman"/>
        </w:rPr>
        <w:t>như là một trang bán sách trực tuyến</w:t>
      </w:r>
    </w:p>
    <w:p w14:paraId="61BDF607" w14:textId="77777777" w:rsidR="00B66CEC" w:rsidRDefault="00853152">
      <w:pPr>
        <w:numPr>
          <w:ilvl w:val="0"/>
          <w:numId w:val="4"/>
        </w:numPr>
        <w:pBdr>
          <w:top w:val="nil"/>
          <w:left w:val="nil"/>
          <w:bottom w:val="nil"/>
          <w:right w:val="nil"/>
          <w:between w:val="nil"/>
        </w:pBdr>
        <w:ind w:firstLine="273"/>
        <w:rPr>
          <w:rFonts w:ascii="Times New Roman" w:eastAsia="Times New Roman" w:hAnsi="Times New Roman" w:cs="Times New Roman"/>
        </w:rPr>
      </w:pPr>
      <w:r>
        <w:rPr>
          <w:rFonts w:ascii="Times New Roman" w:eastAsia="Times New Roman" w:hAnsi="Times New Roman" w:cs="Times New Roman"/>
        </w:rPr>
        <w:t>MySQL dùng để lưu trữ, cũng như đọc, ghi các dữ liệu thông tin của người dùng đăng ký. Sử dụng các dữ liệu này như là chìa khóa để khách hàng truy cập dùng các tính năng của phần mềm</w:t>
      </w:r>
    </w:p>
    <w:p w14:paraId="4F945D08" w14:textId="71C94915" w:rsidR="00B66CEC" w:rsidRDefault="00853152">
      <w:pPr>
        <w:numPr>
          <w:ilvl w:val="0"/>
          <w:numId w:val="4"/>
        </w:numPr>
        <w:pBdr>
          <w:top w:val="nil"/>
          <w:left w:val="nil"/>
          <w:bottom w:val="nil"/>
          <w:right w:val="nil"/>
          <w:between w:val="nil"/>
        </w:pBdr>
        <w:ind w:firstLine="273"/>
        <w:rPr>
          <w:rFonts w:ascii="Times New Roman" w:eastAsia="Times New Roman" w:hAnsi="Times New Roman" w:cs="Times New Roman"/>
        </w:rPr>
      </w:pPr>
      <w:r>
        <w:rPr>
          <w:rFonts w:ascii="Times New Roman" w:eastAsia="Times New Roman" w:hAnsi="Times New Roman" w:cs="Times New Roman"/>
        </w:rPr>
        <w:t xml:space="preserve">PHPMailer là một </w:t>
      </w:r>
      <w:r w:rsidR="00397145">
        <w:rPr>
          <w:rFonts w:ascii="Times New Roman" w:eastAsia="Times New Roman" w:hAnsi="Times New Roman" w:cs="Times New Roman"/>
        </w:rPr>
        <w:t>thư viện mã</w:t>
      </w:r>
      <w:r>
        <w:rPr>
          <w:rFonts w:ascii="Times New Roman" w:eastAsia="Times New Roman" w:hAnsi="Times New Roman" w:cs="Times New Roman"/>
        </w:rPr>
        <w:t xml:space="preserve"> dùng để tự động gửi các thư điện tử đến địa chỉ mà khách hàng đã cung cấp, để nhằm mục đích xác minh tài khoản hay xác minh các thanh toán mua hàng với phần mềm</w:t>
      </w:r>
    </w:p>
    <w:p w14:paraId="09C1EABB" w14:textId="77777777" w:rsidR="00B66CEC" w:rsidRDefault="00853152">
      <w:pPr>
        <w:ind w:firstLine="0"/>
        <w:rPr>
          <w:rFonts w:ascii="Times New Roman" w:eastAsia="Times New Roman" w:hAnsi="Times New Roman" w:cs="Times New Roman"/>
          <w:u w:val="single"/>
        </w:rPr>
      </w:pPr>
      <w:r>
        <w:rPr>
          <w:rFonts w:ascii="Times New Roman" w:eastAsia="Times New Roman" w:hAnsi="Times New Roman" w:cs="Times New Roman"/>
        </w:rPr>
        <w:tab/>
      </w:r>
      <w:r>
        <w:rPr>
          <w:rFonts w:ascii="Times New Roman" w:eastAsia="Times New Roman" w:hAnsi="Times New Roman" w:cs="Times New Roman"/>
          <w:u w:val="single"/>
        </w:rPr>
        <w:t xml:space="preserve">Giải pháp: </w:t>
      </w:r>
      <w:r>
        <w:rPr>
          <w:rFonts w:ascii="Times New Roman" w:eastAsia="Times New Roman" w:hAnsi="Times New Roman" w:cs="Times New Roman"/>
        </w:rPr>
        <w:t>Sử dụng mô hình thiết kế giao diện MVC – Model View Controller</w:t>
      </w:r>
    </w:p>
    <w:p w14:paraId="6F56ADD8" w14:textId="77777777" w:rsidR="00B66CEC" w:rsidRDefault="00853152">
      <w:pPr>
        <w:ind w:firstLine="0"/>
        <w:rPr>
          <w:rFonts w:ascii="Times New Roman" w:eastAsia="Times New Roman" w:hAnsi="Times New Roman" w:cs="Times New Roman"/>
          <w:b/>
        </w:rPr>
      </w:pPr>
      <w:r>
        <w:rPr>
          <w:rFonts w:ascii="Times New Roman" w:eastAsia="Times New Roman" w:hAnsi="Times New Roman" w:cs="Times New Roman"/>
          <w:b/>
        </w:rPr>
        <w:t xml:space="preserve">Các tiêu chí quyết định </w:t>
      </w:r>
    </w:p>
    <w:p w14:paraId="6B583439" w14:textId="77777777" w:rsidR="00B66CEC" w:rsidRDefault="00853152">
      <w:pPr>
        <w:ind w:firstLine="0"/>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u w:val="single"/>
        </w:rPr>
        <w:t>Lợi ích về chi phí</w:t>
      </w:r>
      <w:r>
        <w:rPr>
          <w:rFonts w:ascii="Times New Roman" w:eastAsia="Times New Roman" w:hAnsi="Times New Roman" w:cs="Times New Roman"/>
        </w:rPr>
        <w:t>: Khách hàng tiết kiệm được thời gian ra ngoài mua các mặt hàng sách giấy, mọi thứ được thực hiện dễ dàng mọi lúc mọi nơi, ngay trên các thiết bị di động, đồng thời giúp khách hàng dễ dàng tiếp cận với các nguồn sách, truyện, báo, tài liệu giấy,.. Ngoài ra còn hỗ trợ các khuyến mãi, giúp tiết kiệm hơn về chi tiêu cho khách khi mua hàng thông qua hệ thống</w:t>
      </w:r>
    </w:p>
    <w:p w14:paraId="31D8592E" w14:textId="77777777" w:rsidR="00B66CEC" w:rsidRDefault="00853152">
      <w:pPr>
        <w:ind w:firstLine="0"/>
        <w:rPr>
          <w:rFonts w:ascii="Times New Roman" w:eastAsia="Times New Roman" w:hAnsi="Times New Roman" w:cs="Times New Roman"/>
          <w:u w:val="single"/>
        </w:rPr>
      </w:pPr>
      <w:r>
        <w:rPr>
          <w:rFonts w:ascii="Times New Roman" w:eastAsia="Times New Roman" w:hAnsi="Times New Roman" w:cs="Times New Roman"/>
        </w:rPr>
        <w:tab/>
      </w:r>
      <w:r>
        <w:rPr>
          <w:rFonts w:ascii="Times New Roman" w:eastAsia="Times New Roman" w:hAnsi="Times New Roman" w:cs="Times New Roman"/>
          <w:u w:val="single"/>
        </w:rPr>
        <w:t>Lợi nhuận:</w:t>
      </w:r>
      <w:r>
        <w:rPr>
          <w:rFonts w:ascii="Times New Roman" w:eastAsia="Times New Roman" w:hAnsi="Times New Roman" w:cs="Times New Roman"/>
        </w:rPr>
        <w:t xml:space="preserve">  Khách hàng có thể tiết kiệm được trong các khoản chi trả khi mua với số lượng nhiều, trong các đợt khuyến mãi từ hệ thống, hay từ quyết định của cửa hàng ủy quyền. Cửa hàng/đơn vị quản lý tiết kiệm được vật tư, ngân sách dùng để chi tiêu cho quảng cáo, cũng như tiết kiệm được khoản chi nhân công vì việc mua bán đã được tự động hóa</w:t>
      </w:r>
    </w:p>
    <w:p w14:paraId="53E217E5" w14:textId="77777777" w:rsidR="00B66CEC" w:rsidRDefault="00853152">
      <w:pPr>
        <w:ind w:firstLine="0"/>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u w:val="single"/>
        </w:rPr>
        <w:t>Hiệu suất:</w:t>
      </w:r>
      <w:r>
        <w:rPr>
          <w:rFonts w:ascii="Times New Roman" w:eastAsia="Times New Roman" w:hAnsi="Times New Roman" w:cs="Times New Roman"/>
        </w:rPr>
        <w:t xml:space="preserve"> Được cải tiến rõ rệt, khách hàng nắm bắt việc mua sách nên doanh thu tăng cao. Mọi thứ được tự động, làm việc xuyên suốt, ít sai sót</w:t>
      </w:r>
    </w:p>
    <w:p w14:paraId="23BB9265" w14:textId="77777777" w:rsidR="00B66CEC" w:rsidRDefault="00B66CEC">
      <w:pPr>
        <w:ind w:firstLine="0"/>
      </w:pPr>
    </w:p>
    <w:p w14:paraId="6DEBFD3D" w14:textId="77777777" w:rsidR="00B66CEC" w:rsidRDefault="00853152">
      <w:pPr>
        <w:pStyle w:val="Heading4"/>
        <w:rPr>
          <w:rFonts w:eastAsia="Times New Roman" w:cs="Times New Roman"/>
        </w:rPr>
      </w:pPr>
      <w:bookmarkStart w:id="8" w:name="_Toc119108238"/>
      <w:r>
        <w:rPr>
          <w:rFonts w:eastAsia="Times New Roman" w:cs="Times New Roman"/>
        </w:rPr>
        <w:t>1.1.2 Nghiên cứu thị trường</w:t>
      </w:r>
      <w:bookmarkEnd w:id="8"/>
    </w:p>
    <w:p w14:paraId="115EF11E" w14:textId="77777777" w:rsidR="00B66CEC" w:rsidRDefault="00853152">
      <w:pPr>
        <w:ind w:firstLine="0"/>
        <w:rPr>
          <w:rFonts w:ascii="Times New Roman" w:eastAsia="Times New Roman" w:hAnsi="Times New Roman" w:cs="Times New Roman"/>
        </w:rPr>
      </w:pPr>
      <w:r>
        <w:rPr>
          <w:rFonts w:ascii="Times New Roman" w:eastAsia="Times New Roman" w:hAnsi="Times New Roman" w:cs="Times New Roman"/>
        </w:rPr>
        <w:t>Các sản phẩm khác tương đồng</w:t>
      </w:r>
    </w:p>
    <w:p w14:paraId="0254CB5E" w14:textId="77777777" w:rsidR="00B66CEC" w:rsidRDefault="00853152">
      <w:pPr>
        <w:numPr>
          <w:ilvl w:val="0"/>
          <w:numId w:val="3"/>
        </w:numPr>
        <w:pBdr>
          <w:top w:val="nil"/>
          <w:left w:val="nil"/>
          <w:bottom w:val="nil"/>
          <w:right w:val="nil"/>
          <w:between w:val="nil"/>
        </w:pBdr>
        <w:rPr>
          <w:rFonts w:ascii="Times New Roman" w:eastAsia="Times New Roman" w:hAnsi="Times New Roman" w:cs="Times New Roman"/>
          <w:b/>
          <w:color w:val="000000"/>
        </w:rPr>
      </w:pPr>
      <w:r>
        <w:rPr>
          <w:rFonts w:ascii="Times New Roman" w:eastAsia="Times New Roman" w:hAnsi="Times New Roman" w:cs="Times New Roman"/>
          <w:b/>
          <w:color w:val="000000"/>
        </w:rPr>
        <w:t>Tiki</w:t>
      </w:r>
    </w:p>
    <w:p w14:paraId="0A0A82DC" w14:textId="77777777" w:rsidR="00B66CEC" w:rsidRDefault="00853152">
      <w:pPr>
        <w:rPr>
          <w:rFonts w:ascii="Times New Roman" w:eastAsia="Times New Roman" w:hAnsi="Times New Roman" w:cs="Times New Roman"/>
        </w:rPr>
      </w:pPr>
      <w:r w:rsidRPr="00EB06D2">
        <w:rPr>
          <w:rFonts w:ascii="Times New Roman" w:eastAsia="Times New Roman" w:hAnsi="Times New Roman" w:cs="Times New Roman"/>
          <w:i/>
          <w:iCs/>
        </w:rPr>
        <w:t>Tiki</w:t>
      </w:r>
      <w:r>
        <w:rPr>
          <w:rFonts w:ascii="Times New Roman" w:eastAsia="Times New Roman" w:hAnsi="Times New Roman" w:cs="Times New Roman"/>
        </w:rPr>
        <w:t xml:space="preserve"> là viết tắt của “</w:t>
      </w:r>
      <w:r w:rsidRPr="00EB06D2">
        <w:rPr>
          <w:rFonts w:ascii="Times New Roman" w:eastAsia="Times New Roman" w:hAnsi="Times New Roman" w:cs="Times New Roman"/>
          <w:i/>
          <w:iCs/>
        </w:rPr>
        <w:t>Tìm kiếm &amp; Tiết kiệm</w:t>
      </w:r>
      <w:r>
        <w:rPr>
          <w:rFonts w:ascii="Times New Roman" w:eastAsia="Times New Roman" w:hAnsi="Times New Roman" w:cs="Times New Roman"/>
        </w:rPr>
        <w:t>”, là tên của website thương mại điện tử</w:t>
      </w:r>
    </w:p>
    <w:p w14:paraId="504ADDC2" w14:textId="77777777" w:rsidR="00B66CEC" w:rsidRDefault="00853152">
      <w:pPr>
        <w:ind w:firstLine="0"/>
        <w:rPr>
          <w:rFonts w:ascii="Times New Roman" w:eastAsia="Times New Roman" w:hAnsi="Times New Roman" w:cs="Times New Roman"/>
        </w:rPr>
      </w:pPr>
      <w:r>
        <w:rPr>
          <w:rFonts w:ascii="Times New Roman" w:eastAsia="Times New Roman" w:hAnsi="Times New Roman" w:cs="Times New Roman"/>
        </w:rPr>
        <w:t xml:space="preserve">Việt Nam. Thành lập từ tháng 3 năm 2010, </w:t>
      </w:r>
      <w:r w:rsidRPr="00EB06D2">
        <w:rPr>
          <w:rFonts w:ascii="Times New Roman" w:eastAsia="Times New Roman" w:hAnsi="Times New Roman" w:cs="Times New Roman"/>
          <w:i/>
          <w:iCs/>
        </w:rPr>
        <w:t>Tiki</w:t>
      </w:r>
      <w:r>
        <w:rPr>
          <w:rFonts w:ascii="Times New Roman" w:eastAsia="Times New Roman" w:hAnsi="Times New Roman" w:cs="Times New Roman"/>
        </w:rPr>
        <w:t xml:space="preserve"> hiện đang là trang thương mại điện tử lọt</w:t>
      </w:r>
    </w:p>
    <w:p w14:paraId="632A2FE9" w14:textId="77777777" w:rsidR="00B66CEC" w:rsidRDefault="00853152">
      <w:pPr>
        <w:ind w:firstLine="0"/>
        <w:rPr>
          <w:rFonts w:ascii="Times New Roman" w:eastAsia="Times New Roman" w:hAnsi="Times New Roman" w:cs="Times New Roman"/>
        </w:rPr>
      </w:pPr>
      <w:r>
        <w:rPr>
          <w:rFonts w:ascii="Times New Roman" w:eastAsia="Times New Roman" w:hAnsi="Times New Roman" w:cs="Times New Roman"/>
        </w:rPr>
        <w:t>top 2 tại Việt Nam và top 6 tại khu vực Đông Nam Á.</w:t>
      </w:r>
    </w:p>
    <w:p w14:paraId="647CE365" w14:textId="77777777" w:rsidR="00B66CEC" w:rsidRDefault="00853152">
      <w:pPr>
        <w:rPr>
          <w:rFonts w:ascii="Times New Roman" w:eastAsia="Times New Roman" w:hAnsi="Times New Roman" w:cs="Times New Roman"/>
        </w:rPr>
      </w:pPr>
      <w:r>
        <w:rPr>
          <w:rFonts w:ascii="Times New Roman" w:eastAsia="Times New Roman" w:hAnsi="Times New Roman" w:cs="Times New Roman"/>
        </w:rPr>
        <w:t xml:space="preserve">Khởi đầu của </w:t>
      </w:r>
      <w:r w:rsidRPr="00EB06D2">
        <w:rPr>
          <w:rFonts w:ascii="Times New Roman" w:eastAsia="Times New Roman" w:hAnsi="Times New Roman" w:cs="Times New Roman"/>
          <w:i/>
          <w:iCs/>
        </w:rPr>
        <w:t>Tiki</w:t>
      </w:r>
      <w:r>
        <w:rPr>
          <w:rFonts w:ascii="Times New Roman" w:eastAsia="Times New Roman" w:hAnsi="Times New Roman" w:cs="Times New Roman"/>
        </w:rPr>
        <w:t xml:space="preserve"> chỉ là một website bán sách trực tuyến. Tháng 3 năm 2012, Quỹ</w:t>
      </w:r>
    </w:p>
    <w:p w14:paraId="262C8D28" w14:textId="77777777" w:rsidR="00B66CEC" w:rsidRDefault="00853152">
      <w:pPr>
        <w:ind w:firstLine="0"/>
        <w:rPr>
          <w:rFonts w:ascii="Times New Roman" w:eastAsia="Times New Roman" w:hAnsi="Times New Roman" w:cs="Times New Roman"/>
        </w:rPr>
      </w:pPr>
      <w:r>
        <w:rPr>
          <w:rFonts w:ascii="Times New Roman" w:eastAsia="Times New Roman" w:hAnsi="Times New Roman" w:cs="Times New Roman"/>
        </w:rPr>
        <w:t xml:space="preserve">đầu tư </w:t>
      </w:r>
      <w:r w:rsidRPr="00EB06D2">
        <w:rPr>
          <w:rFonts w:ascii="Times New Roman" w:eastAsia="Times New Roman" w:hAnsi="Times New Roman" w:cs="Times New Roman"/>
          <w:i/>
          <w:iCs/>
        </w:rPr>
        <w:t>CyberAgent Ventures Inc</w:t>
      </w:r>
      <w:r>
        <w:rPr>
          <w:rFonts w:ascii="Times New Roman" w:eastAsia="Times New Roman" w:hAnsi="Times New Roman" w:cs="Times New Roman"/>
        </w:rPr>
        <w:t xml:space="preserve"> đã quyết định đầu tư vào </w:t>
      </w:r>
      <w:r w:rsidRPr="00EB06D2">
        <w:rPr>
          <w:rFonts w:ascii="Times New Roman" w:eastAsia="Times New Roman" w:hAnsi="Times New Roman" w:cs="Times New Roman"/>
          <w:i/>
          <w:iCs/>
        </w:rPr>
        <w:t>Tiki</w:t>
      </w:r>
      <w:r>
        <w:rPr>
          <w:rFonts w:ascii="Times New Roman" w:eastAsia="Times New Roman" w:hAnsi="Times New Roman" w:cs="Times New Roman"/>
        </w:rPr>
        <w:t xml:space="preserve">[3]. Với việc đầu tư này, </w:t>
      </w:r>
      <w:r w:rsidRPr="00EB06D2">
        <w:rPr>
          <w:rFonts w:ascii="Times New Roman" w:eastAsia="Times New Roman" w:hAnsi="Times New Roman" w:cs="Times New Roman"/>
          <w:i/>
          <w:iCs/>
        </w:rPr>
        <w:t>Tiki</w:t>
      </w:r>
    </w:p>
    <w:p w14:paraId="16300DDA" w14:textId="77777777" w:rsidR="00B66CEC" w:rsidRDefault="00853152">
      <w:pPr>
        <w:ind w:firstLine="0"/>
        <w:rPr>
          <w:rFonts w:ascii="Times New Roman" w:eastAsia="Times New Roman" w:hAnsi="Times New Roman" w:cs="Times New Roman"/>
        </w:rPr>
      </w:pPr>
      <w:r>
        <w:rPr>
          <w:rFonts w:ascii="Times New Roman" w:eastAsia="Times New Roman" w:hAnsi="Times New Roman" w:cs="Times New Roman"/>
        </w:rPr>
        <w:t>dần mở rộng thành một sàn thương mại điện tử.</w:t>
      </w:r>
    </w:p>
    <w:p w14:paraId="4C902143" w14:textId="77777777" w:rsidR="00B66CEC" w:rsidRDefault="00853152">
      <w:pPr>
        <w:rPr>
          <w:rFonts w:ascii="Times New Roman" w:eastAsia="Times New Roman" w:hAnsi="Times New Roman" w:cs="Times New Roman"/>
        </w:rPr>
      </w:pPr>
      <w:r>
        <w:rPr>
          <w:rFonts w:ascii="Times New Roman" w:eastAsia="Times New Roman" w:hAnsi="Times New Roman" w:cs="Times New Roman"/>
        </w:rPr>
        <w:t xml:space="preserve">Giai đoạn năm 2011 – 2012, </w:t>
      </w:r>
      <w:r w:rsidRPr="00EB06D2">
        <w:rPr>
          <w:rFonts w:ascii="Times New Roman" w:eastAsia="Times New Roman" w:hAnsi="Times New Roman" w:cs="Times New Roman"/>
          <w:i/>
          <w:iCs/>
        </w:rPr>
        <w:t>Tiki</w:t>
      </w:r>
      <w:r>
        <w:rPr>
          <w:rFonts w:ascii="Times New Roman" w:eastAsia="Times New Roman" w:hAnsi="Times New Roman" w:cs="Times New Roman"/>
        </w:rPr>
        <w:t xml:space="preserve"> trở thành đơn vị kinh doanh sách hàng đầu tại Việt</w:t>
      </w:r>
    </w:p>
    <w:p w14:paraId="5058E29A" w14:textId="77777777" w:rsidR="00B66CEC" w:rsidRDefault="00853152">
      <w:pPr>
        <w:ind w:firstLine="0"/>
        <w:rPr>
          <w:rFonts w:ascii="Times New Roman" w:eastAsia="Times New Roman" w:hAnsi="Times New Roman" w:cs="Times New Roman"/>
        </w:rPr>
      </w:pPr>
      <w:r>
        <w:rPr>
          <w:rFonts w:ascii="Times New Roman" w:eastAsia="Times New Roman" w:hAnsi="Times New Roman" w:cs="Times New Roman"/>
        </w:rPr>
        <w:t>Nam.</w:t>
      </w:r>
      <w:r>
        <w:rPr>
          <w:rFonts w:ascii="Times New Roman" w:eastAsia="Times New Roman" w:hAnsi="Times New Roman" w:cs="Times New Roman"/>
          <w:vertAlign w:val="superscript"/>
        </w:rPr>
        <w:footnoteReference w:id="2"/>
      </w:r>
    </w:p>
    <w:p w14:paraId="7CFA10EC" w14:textId="77777777" w:rsidR="00B66CEC" w:rsidRDefault="00853152">
      <w:pPr>
        <w:numPr>
          <w:ilvl w:val="0"/>
          <w:numId w:val="3"/>
        </w:numPr>
        <w:pBdr>
          <w:top w:val="nil"/>
          <w:left w:val="nil"/>
          <w:bottom w:val="nil"/>
          <w:right w:val="nil"/>
          <w:between w:val="nil"/>
        </w:pBdr>
        <w:rPr>
          <w:rFonts w:ascii="Times New Roman" w:eastAsia="Times New Roman" w:hAnsi="Times New Roman" w:cs="Times New Roman"/>
          <w:b/>
          <w:color w:val="000000"/>
        </w:rPr>
      </w:pPr>
      <w:r>
        <w:rPr>
          <w:rFonts w:ascii="Times New Roman" w:eastAsia="Times New Roman" w:hAnsi="Times New Roman" w:cs="Times New Roman"/>
          <w:b/>
          <w:color w:val="000000"/>
        </w:rPr>
        <w:t>Rodbooks (store.rodbooks.com)</w:t>
      </w:r>
    </w:p>
    <w:p w14:paraId="20682BEA" w14:textId="5540FF17" w:rsidR="00B66CEC" w:rsidRDefault="00853152">
      <w:pPr>
        <w:rPr>
          <w:rFonts w:ascii="Times New Roman" w:eastAsia="Times New Roman" w:hAnsi="Times New Roman" w:cs="Times New Roman"/>
        </w:rPr>
      </w:pPr>
      <w:r w:rsidRPr="00EB06D2">
        <w:rPr>
          <w:rFonts w:ascii="Times New Roman" w:eastAsia="Times New Roman" w:hAnsi="Times New Roman" w:cs="Times New Roman"/>
          <w:i/>
          <w:iCs/>
        </w:rPr>
        <w:t>Rodbooks</w:t>
      </w:r>
      <w:r>
        <w:rPr>
          <w:rFonts w:ascii="Times New Roman" w:eastAsia="Times New Roman" w:hAnsi="Times New Roman" w:cs="Times New Roman"/>
        </w:rPr>
        <w:t xml:space="preserve"> thuộc </w:t>
      </w:r>
      <w:r w:rsidRPr="00EB06D2">
        <w:rPr>
          <w:rFonts w:ascii="Times New Roman" w:eastAsia="Times New Roman" w:hAnsi="Times New Roman" w:cs="Times New Roman"/>
          <w:i/>
          <w:iCs/>
        </w:rPr>
        <w:t>C</w:t>
      </w:r>
      <w:r w:rsidR="00EB06D2" w:rsidRPr="00EB06D2">
        <w:rPr>
          <w:rFonts w:ascii="Times New Roman" w:eastAsia="Times New Roman" w:hAnsi="Times New Roman" w:cs="Times New Roman"/>
          <w:i/>
          <w:iCs/>
        </w:rPr>
        <w:t xml:space="preserve">ông </w:t>
      </w:r>
      <w:r w:rsidRPr="00EB06D2">
        <w:rPr>
          <w:rFonts w:ascii="Times New Roman" w:eastAsia="Times New Roman" w:hAnsi="Times New Roman" w:cs="Times New Roman"/>
          <w:i/>
          <w:iCs/>
        </w:rPr>
        <w:t>ty Cổ Phần Rodbooks</w:t>
      </w:r>
      <w:r>
        <w:rPr>
          <w:rFonts w:ascii="Times New Roman" w:eastAsia="Times New Roman" w:hAnsi="Times New Roman" w:cs="Times New Roman"/>
        </w:rPr>
        <w:t xml:space="preserve"> được sáng lập và phát triển bởi nhà văn</w:t>
      </w:r>
    </w:p>
    <w:p w14:paraId="5769855A" w14:textId="77777777" w:rsidR="00B66CEC" w:rsidRDefault="00853152">
      <w:pPr>
        <w:ind w:firstLine="0"/>
        <w:rPr>
          <w:rFonts w:ascii="Times New Roman" w:eastAsia="Times New Roman" w:hAnsi="Times New Roman" w:cs="Times New Roman"/>
          <w:i/>
        </w:rPr>
      </w:pPr>
      <w:r w:rsidRPr="00EB06D2">
        <w:rPr>
          <w:rFonts w:ascii="Times New Roman" w:eastAsia="Times New Roman" w:hAnsi="Times New Roman" w:cs="Times New Roman"/>
          <w:i/>
          <w:iCs/>
        </w:rPr>
        <w:t>Phạm Gia Trang</w:t>
      </w:r>
      <w:r>
        <w:rPr>
          <w:rFonts w:ascii="Times New Roman" w:eastAsia="Times New Roman" w:hAnsi="Times New Roman" w:cs="Times New Roman"/>
        </w:rPr>
        <w:t xml:space="preserve">, một nhà văn khi còn rất trẻ đã cho ra đời 2 tác phẩm rất thành công là </w:t>
      </w:r>
      <w:r>
        <w:rPr>
          <w:rFonts w:ascii="Times New Roman" w:eastAsia="Times New Roman" w:hAnsi="Times New Roman" w:cs="Times New Roman"/>
          <w:i/>
        </w:rPr>
        <w:t>Sài</w:t>
      </w:r>
    </w:p>
    <w:p w14:paraId="062DA344" w14:textId="77777777" w:rsidR="00B66CEC" w:rsidRDefault="00853152">
      <w:pPr>
        <w:ind w:firstLine="0"/>
        <w:rPr>
          <w:rFonts w:ascii="Times New Roman" w:eastAsia="Times New Roman" w:hAnsi="Times New Roman" w:cs="Times New Roman"/>
        </w:rPr>
      </w:pPr>
      <w:r>
        <w:rPr>
          <w:rFonts w:ascii="Times New Roman" w:eastAsia="Times New Roman" w:hAnsi="Times New Roman" w:cs="Times New Roman"/>
          <w:i/>
        </w:rPr>
        <w:t>Gòn Kỳ Án</w:t>
      </w:r>
      <w:r>
        <w:rPr>
          <w:rFonts w:ascii="Times New Roman" w:eastAsia="Times New Roman" w:hAnsi="Times New Roman" w:cs="Times New Roman"/>
        </w:rPr>
        <w:t xml:space="preserve"> và</w:t>
      </w:r>
      <w:r>
        <w:rPr>
          <w:rFonts w:ascii="Times New Roman" w:eastAsia="Times New Roman" w:hAnsi="Times New Roman" w:cs="Times New Roman"/>
          <w:i/>
        </w:rPr>
        <w:t xml:space="preserve"> Biến Cố Làng Thủ Đô</w:t>
      </w:r>
      <w:r>
        <w:rPr>
          <w:rFonts w:ascii="Times New Roman" w:eastAsia="Times New Roman" w:hAnsi="Times New Roman" w:cs="Times New Roman"/>
        </w:rPr>
        <w:t>. Nhờ tài năng thiên bẩm từ nhỏ kèm với niềm đam mê</w:t>
      </w:r>
    </w:p>
    <w:p w14:paraId="1FDD2BD1" w14:textId="77777777" w:rsidR="00B66CEC" w:rsidRDefault="00853152">
      <w:pPr>
        <w:ind w:firstLine="0"/>
        <w:rPr>
          <w:rFonts w:ascii="Times New Roman" w:eastAsia="Times New Roman" w:hAnsi="Times New Roman" w:cs="Times New Roman"/>
        </w:rPr>
      </w:pPr>
      <w:r>
        <w:rPr>
          <w:rFonts w:ascii="Times New Roman" w:eastAsia="Times New Roman" w:hAnsi="Times New Roman" w:cs="Times New Roman"/>
        </w:rPr>
        <w:t xml:space="preserve">đọc sách bất tận, khi chuyển sang phân phối sách, </w:t>
      </w:r>
      <w:r w:rsidRPr="00EB06D2">
        <w:rPr>
          <w:rFonts w:ascii="Times New Roman" w:eastAsia="Times New Roman" w:hAnsi="Times New Roman" w:cs="Times New Roman"/>
          <w:i/>
          <w:iCs/>
        </w:rPr>
        <w:t>Phạm Gia Trang</w:t>
      </w:r>
      <w:r>
        <w:rPr>
          <w:rFonts w:ascii="Times New Roman" w:eastAsia="Times New Roman" w:hAnsi="Times New Roman" w:cs="Times New Roman"/>
        </w:rPr>
        <w:t xml:space="preserve"> đã nhanh chóng đạt</w:t>
      </w:r>
    </w:p>
    <w:p w14:paraId="02E6A8AD" w14:textId="77777777" w:rsidR="00B66CEC" w:rsidRDefault="00853152">
      <w:pPr>
        <w:ind w:firstLine="0"/>
        <w:rPr>
          <w:rFonts w:ascii="Times New Roman" w:eastAsia="Times New Roman" w:hAnsi="Times New Roman" w:cs="Times New Roman"/>
        </w:rPr>
      </w:pPr>
      <w:r>
        <w:rPr>
          <w:rFonts w:ascii="Times New Roman" w:eastAsia="Times New Roman" w:hAnsi="Times New Roman" w:cs="Times New Roman"/>
        </w:rPr>
        <w:t>được thành công vượt trội.</w:t>
      </w:r>
    </w:p>
    <w:p w14:paraId="65E1ADB7" w14:textId="77777777" w:rsidR="00B66CEC" w:rsidRDefault="00853152">
      <w:pPr>
        <w:rPr>
          <w:rFonts w:ascii="Times New Roman" w:eastAsia="Times New Roman" w:hAnsi="Times New Roman" w:cs="Times New Roman"/>
        </w:rPr>
      </w:pPr>
      <w:r>
        <w:rPr>
          <w:rFonts w:ascii="Times New Roman" w:eastAsia="Times New Roman" w:hAnsi="Times New Roman" w:cs="Times New Roman"/>
        </w:rPr>
        <w:t xml:space="preserve">Dù còn rất non trẻ nhưng nhờ giải pháp khác biệt và đúng đắn, </w:t>
      </w:r>
      <w:r w:rsidRPr="00EB06D2">
        <w:rPr>
          <w:rFonts w:ascii="Times New Roman" w:eastAsia="Times New Roman" w:hAnsi="Times New Roman" w:cs="Times New Roman"/>
          <w:i/>
          <w:iCs/>
        </w:rPr>
        <w:t>Rodbooks</w:t>
      </w:r>
      <w:r>
        <w:rPr>
          <w:rFonts w:ascii="Times New Roman" w:eastAsia="Times New Roman" w:hAnsi="Times New Roman" w:cs="Times New Roman"/>
        </w:rPr>
        <w:t xml:space="preserve"> đã phân</w:t>
      </w:r>
    </w:p>
    <w:p w14:paraId="1DD24084" w14:textId="77777777" w:rsidR="00B66CEC" w:rsidRDefault="00853152">
      <w:pPr>
        <w:ind w:firstLine="0"/>
        <w:rPr>
          <w:rFonts w:ascii="Times New Roman" w:eastAsia="Times New Roman" w:hAnsi="Times New Roman" w:cs="Times New Roman"/>
        </w:rPr>
      </w:pPr>
      <w:r>
        <w:rPr>
          <w:rFonts w:ascii="Times New Roman" w:eastAsia="Times New Roman" w:hAnsi="Times New Roman" w:cs="Times New Roman"/>
        </w:rPr>
        <w:t>phối được số lượng rất lớn xuất bản phẩm trong thời gian ngắn, vinh dự là đối tác chính</w:t>
      </w:r>
    </w:p>
    <w:p w14:paraId="2601DC2D" w14:textId="77777777" w:rsidR="00B66CEC" w:rsidRPr="00EB06D2" w:rsidRDefault="00853152">
      <w:pPr>
        <w:ind w:firstLine="0"/>
        <w:rPr>
          <w:rFonts w:ascii="Times New Roman" w:eastAsia="Times New Roman" w:hAnsi="Times New Roman" w:cs="Times New Roman"/>
          <w:i/>
          <w:iCs/>
        </w:rPr>
      </w:pPr>
      <w:r>
        <w:rPr>
          <w:rFonts w:ascii="Times New Roman" w:eastAsia="Times New Roman" w:hAnsi="Times New Roman" w:cs="Times New Roman"/>
        </w:rPr>
        <w:t xml:space="preserve">thức của hơn 20 nhà xuất bản hàng đầu Việt Nam như: </w:t>
      </w:r>
      <w:r w:rsidRPr="00EB06D2">
        <w:rPr>
          <w:rFonts w:ascii="Times New Roman" w:eastAsia="Times New Roman" w:hAnsi="Times New Roman" w:cs="Times New Roman"/>
          <w:i/>
          <w:iCs/>
        </w:rPr>
        <w:t>First News, Saigon Books, NXB</w:t>
      </w:r>
    </w:p>
    <w:p w14:paraId="3068641E" w14:textId="2ECD3BF0" w:rsidR="00B66CEC" w:rsidRDefault="00853152">
      <w:pPr>
        <w:ind w:firstLine="0"/>
        <w:rPr>
          <w:rFonts w:ascii="Times New Roman" w:eastAsia="Times New Roman" w:hAnsi="Times New Roman" w:cs="Times New Roman"/>
        </w:rPr>
      </w:pPr>
      <w:r w:rsidRPr="00EB06D2">
        <w:rPr>
          <w:rFonts w:ascii="Times New Roman" w:eastAsia="Times New Roman" w:hAnsi="Times New Roman" w:cs="Times New Roman"/>
          <w:i/>
          <w:iCs/>
        </w:rPr>
        <w:lastRenderedPageBreak/>
        <w:t>Trẻ, Alphabooks, Anphuoc Books, PhanBooks, Happy Live,</w:t>
      </w:r>
      <w:r>
        <w:rPr>
          <w:rFonts w:ascii="Times New Roman" w:eastAsia="Times New Roman" w:hAnsi="Times New Roman" w:cs="Times New Roman"/>
        </w:rPr>
        <w:t xml:space="preserve">... </w:t>
      </w:r>
      <w:r>
        <w:rPr>
          <w:rFonts w:ascii="Times New Roman" w:eastAsia="Times New Roman" w:hAnsi="Times New Roman" w:cs="Times New Roman"/>
          <w:vertAlign w:val="superscript"/>
        </w:rPr>
        <w:footnoteReference w:id="3"/>
      </w:r>
    </w:p>
    <w:p w14:paraId="04E2F981" w14:textId="4A4A8DB4" w:rsidR="00D43165" w:rsidRDefault="00D43165" w:rsidP="00167B2A">
      <w:pPr>
        <w:pStyle w:val="ListParagraph"/>
        <w:numPr>
          <w:ilvl w:val="0"/>
          <w:numId w:val="4"/>
        </w:numPr>
        <w:ind w:left="709" w:firstLine="284"/>
        <w:rPr>
          <w:rFonts w:ascii="Times New Roman" w:eastAsia="Times New Roman" w:hAnsi="Times New Roman" w:cs="Times New Roman"/>
        </w:rPr>
      </w:pPr>
      <w:r>
        <w:rPr>
          <w:rFonts w:ascii="Times New Roman" w:eastAsia="Times New Roman" w:hAnsi="Times New Roman" w:cs="Times New Roman"/>
        </w:rPr>
        <w:t>Ngoài hai sản phẩm tiêu biểu kể trên, vẫn còn nhiều sản phẩm khác đồng lĩnh vực với dự án mà nhóm</w:t>
      </w:r>
      <w:r w:rsidR="000D474C">
        <w:rPr>
          <w:rFonts w:ascii="Times New Roman" w:eastAsia="Times New Roman" w:hAnsi="Times New Roman" w:cs="Times New Roman"/>
        </w:rPr>
        <w:t xml:space="preserve"> mong muốn được </w:t>
      </w:r>
      <w:r>
        <w:rPr>
          <w:rFonts w:ascii="Times New Roman" w:eastAsia="Times New Roman" w:hAnsi="Times New Roman" w:cs="Times New Roman"/>
        </w:rPr>
        <w:t>xây dựng. Điều đó cho thấy nhu cầu thị hiếu đối với các mặt hàng sách giấy, văn phòng phẩm luôn ở mức cao</w:t>
      </w:r>
      <w:r w:rsidR="00673CC3">
        <w:rPr>
          <w:rFonts w:ascii="Times New Roman" w:eastAsia="Times New Roman" w:hAnsi="Times New Roman" w:cs="Times New Roman"/>
        </w:rPr>
        <w:t>.</w:t>
      </w:r>
    </w:p>
    <w:p w14:paraId="12812BCD" w14:textId="433D662C" w:rsidR="00D43165" w:rsidRPr="00D43165" w:rsidRDefault="00D43165" w:rsidP="00167B2A">
      <w:pPr>
        <w:pStyle w:val="ListParagraph"/>
        <w:numPr>
          <w:ilvl w:val="0"/>
          <w:numId w:val="4"/>
        </w:numPr>
        <w:ind w:left="709" w:firstLine="284"/>
        <w:rPr>
          <w:rFonts w:ascii="Times New Roman" w:eastAsia="Times New Roman" w:hAnsi="Times New Roman" w:cs="Times New Roman"/>
        </w:rPr>
      </w:pPr>
      <w:r>
        <w:rPr>
          <w:rFonts w:ascii="Times New Roman" w:eastAsia="Times New Roman" w:hAnsi="Times New Roman" w:cs="Times New Roman"/>
        </w:rPr>
        <w:t xml:space="preserve">Nhận thấy cơ hội to lớn đó, nhóm đã bước đầu viết nên dự án với mục tiêu xây dựng hoàn chỉnh một hệ thống website bán sách trực tuyến, </w:t>
      </w:r>
      <w:r w:rsidR="00673CC3">
        <w:rPr>
          <w:rFonts w:ascii="Times New Roman" w:eastAsia="Times New Roman" w:hAnsi="Times New Roman" w:cs="Times New Roman"/>
        </w:rPr>
        <w:t>trực tiếp đánh vào tâm lý người tiêu dùng về sự tiện lợi và dễ dàng quản lý.</w:t>
      </w:r>
    </w:p>
    <w:p w14:paraId="2FD5AE76" w14:textId="77777777" w:rsidR="00B66CEC" w:rsidRDefault="00B66CEC">
      <w:pPr>
        <w:ind w:firstLine="0"/>
        <w:rPr>
          <w:rFonts w:ascii="Times New Roman" w:eastAsia="Times New Roman" w:hAnsi="Times New Roman" w:cs="Times New Roman"/>
        </w:rPr>
      </w:pPr>
    </w:p>
    <w:p w14:paraId="3392BD5C" w14:textId="77777777" w:rsidR="00B66CEC" w:rsidRDefault="00853152">
      <w:pPr>
        <w:pStyle w:val="Heading4"/>
        <w:rPr>
          <w:rFonts w:eastAsia="Times New Roman" w:cs="Times New Roman"/>
        </w:rPr>
      </w:pPr>
      <w:bookmarkStart w:id="9" w:name="_Toc119108239"/>
      <w:r>
        <w:rPr>
          <w:rFonts w:eastAsia="Times New Roman" w:cs="Times New Roman"/>
        </w:rPr>
        <w:t>1.1.2 Phân tích, khảo sát thực tế dự án:</w:t>
      </w:r>
      <w:bookmarkEnd w:id="9"/>
    </w:p>
    <w:p w14:paraId="1F7739C2" w14:textId="77777777" w:rsidR="00B66CEC" w:rsidRDefault="00853152">
      <w:pPr>
        <w:ind w:left="426"/>
        <w:rPr>
          <w:rFonts w:ascii="Times New Roman" w:eastAsia="Times New Roman" w:hAnsi="Times New Roman" w:cs="Times New Roman"/>
          <w:b/>
        </w:rPr>
      </w:pPr>
      <w:r>
        <w:rPr>
          <w:rFonts w:ascii="Times New Roman" w:eastAsia="Times New Roman" w:hAnsi="Times New Roman" w:cs="Times New Roman"/>
          <w:b/>
        </w:rPr>
        <w:t>Phân tích từ dữ liệu trên thị trường:</w:t>
      </w:r>
    </w:p>
    <w:p w14:paraId="3BEF77F5" w14:textId="77777777" w:rsidR="00B66CEC" w:rsidRDefault="00853152">
      <w:pPr>
        <w:ind w:left="720" w:firstLine="414"/>
        <w:rPr>
          <w:rFonts w:ascii="Times New Roman" w:eastAsia="Times New Roman" w:hAnsi="Times New Roman" w:cs="Times New Roman"/>
          <w:color w:val="000000"/>
        </w:rPr>
      </w:pPr>
      <w:r>
        <w:rPr>
          <w:rFonts w:ascii="Times New Roman" w:eastAsia="Times New Roman" w:hAnsi="Times New Roman" w:cs="Times New Roman"/>
          <w:color w:val="000000"/>
        </w:rPr>
        <w:t>Trong năm 2021 vừa qua, số danh mục hàng hóa mà người dùng Việt mua sắm trực tuyến tăng trên 50%. Số gian hàng trực tuyến tăng đến 40%, kéo theo mức tăng 1,5 lần tổng chi tiêu bán lẻ trực tuyến trên cả nước so với năm 2020. Những con số này đã chứng tỏ sự phát triển về quy mô và tầm quan trọng của thương mại điện tử (TMĐT) với người dùng.</w:t>
      </w:r>
    </w:p>
    <w:p w14:paraId="6CD9B97C" w14:textId="77777777" w:rsidR="00B66CEC" w:rsidRDefault="00853152">
      <w:r>
        <w:rPr>
          <w:rFonts w:ascii="Times New Roman" w:eastAsia="Times New Roman" w:hAnsi="Times New Roman" w:cs="Times New Roman"/>
          <w:noProof/>
          <w:color w:val="000000"/>
        </w:rPr>
        <w:lastRenderedPageBreak/>
        <w:drawing>
          <wp:inline distT="0" distB="0" distL="0" distR="0" wp14:anchorId="54179C1F" wp14:editId="28CD3F2F">
            <wp:extent cx="5943600" cy="3819525"/>
            <wp:effectExtent l="0" t="0" r="0" b="0"/>
            <wp:docPr id="42" name="image16.png" descr="Chart, bar chart, histo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6.png" descr="Chart, bar chart, histogram&#10;&#10;Description automatically generated"/>
                    <pic:cNvPicPr preferRelativeResize="0"/>
                  </pic:nvPicPr>
                  <pic:blipFill>
                    <a:blip r:embed="rId12"/>
                    <a:srcRect/>
                    <a:stretch>
                      <a:fillRect/>
                    </a:stretch>
                  </pic:blipFill>
                  <pic:spPr>
                    <a:xfrm>
                      <a:off x="0" y="0"/>
                      <a:ext cx="5943600" cy="3819525"/>
                    </a:xfrm>
                    <a:prstGeom prst="rect">
                      <a:avLst/>
                    </a:prstGeom>
                    <a:ln/>
                  </pic:spPr>
                </pic:pic>
              </a:graphicData>
            </a:graphic>
          </wp:inline>
        </w:drawing>
      </w:r>
    </w:p>
    <w:p w14:paraId="77ADAED3" w14:textId="731D05E4" w:rsidR="00B66CEC" w:rsidRDefault="00853152">
      <w:pPr>
        <w:spacing w:line="240" w:lineRule="auto"/>
        <w:ind w:left="720"/>
        <w:jc w:val="center"/>
        <w:rPr>
          <w:rFonts w:ascii="Times New Roman" w:eastAsia="Times New Roman" w:hAnsi="Times New Roman" w:cs="Times New Roman"/>
          <w:i/>
          <w:color w:val="000000"/>
          <w:sz w:val="24"/>
          <w:szCs w:val="24"/>
        </w:rPr>
      </w:pPr>
      <w:r>
        <w:rPr>
          <w:rFonts w:ascii="Times New Roman" w:eastAsia="Times New Roman" w:hAnsi="Times New Roman" w:cs="Times New Roman"/>
          <w:i/>
          <w:color w:val="000000"/>
          <w:sz w:val="24"/>
          <w:szCs w:val="24"/>
        </w:rPr>
        <w:t>Hình 1.</w:t>
      </w:r>
      <w:r w:rsidR="00B34EF1">
        <w:rPr>
          <w:rFonts w:ascii="Times New Roman" w:eastAsia="Times New Roman" w:hAnsi="Times New Roman" w:cs="Times New Roman"/>
          <w:i/>
          <w:color w:val="000000"/>
          <w:sz w:val="24"/>
          <w:szCs w:val="24"/>
        </w:rPr>
        <w:t>1</w:t>
      </w:r>
      <w:r>
        <w:rPr>
          <w:rFonts w:ascii="Times New Roman" w:eastAsia="Times New Roman" w:hAnsi="Times New Roman" w:cs="Times New Roman"/>
          <w:i/>
          <w:color w:val="000000"/>
          <w:sz w:val="24"/>
          <w:szCs w:val="24"/>
        </w:rPr>
        <w:t>.2.</w:t>
      </w:r>
      <w:r w:rsidR="00572EFE">
        <w:rPr>
          <w:rFonts w:ascii="Times New Roman" w:eastAsia="Times New Roman" w:hAnsi="Times New Roman" w:cs="Times New Roman"/>
          <w:i/>
          <w:color w:val="000000"/>
          <w:sz w:val="24"/>
          <w:szCs w:val="24"/>
        </w:rPr>
        <w:t>1</w:t>
      </w:r>
      <w:r>
        <w:rPr>
          <w:rFonts w:ascii="Times New Roman" w:eastAsia="Times New Roman" w:hAnsi="Times New Roman" w:cs="Times New Roman"/>
          <w:i/>
          <w:color w:val="000000"/>
          <w:sz w:val="24"/>
          <w:szCs w:val="24"/>
        </w:rPr>
        <w:t xml:space="preserve"> Biểu đồ quy mô thị trường thương mại điện tử Việt Nam trong giai đoạn 2017-2025</w:t>
      </w:r>
      <w:r>
        <w:rPr>
          <w:rFonts w:ascii="Times New Roman" w:eastAsia="Times New Roman" w:hAnsi="Times New Roman" w:cs="Times New Roman"/>
          <w:i/>
          <w:color w:val="000000"/>
          <w:sz w:val="24"/>
          <w:szCs w:val="24"/>
          <w:vertAlign w:val="superscript"/>
        </w:rPr>
        <w:footnoteReference w:id="4"/>
      </w:r>
    </w:p>
    <w:p w14:paraId="5D18BA54" w14:textId="77777777" w:rsidR="00B66CEC" w:rsidRDefault="00853152">
      <w:pPr>
        <w:ind w:left="426"/>
        <w:rPr>
          <w:rFonts w:ascii="Times New Roman" w:eastAsia="Times New Roman" w:hAnsi="Times New Roman" w:cs="Times New Roman"/>
        </w:rPr>
      </w:pPr>
      <w:r>
        <w:rPr>
          <w:rFonts w:ascii="Times New Roman" w:eastAsia="Times New Roman" w:hAnsi="Times New Roman" w:cs="Times New Roman"/>
          <w:b/>
        </w:rPr>
        <w:t>Khảo sát:</w:t>
      </w:r>
    </w:p>
    <w:p w14:paraId="18B11517" w14:textId="77777777" w:rsidR="00B66CEC" w:rsidRDefault="00853152">
      <w:pPr>
        <w:ind w:left="426"/>
        <w:rPr>
          <w:rFonts w:ascii="Times New Roman" w:eastAsia="Times New Roman" w:hAnsi="Times New Roman" w:cs="Times New Roman"/>
        </w:rPr>
      </w:pPr>
      <w:r>
        <w:rPr>
          <w:rFonts w:ascii="Times New Roman" w:eastAsia="Times New Roman" w:hAnsi="Times New Roman" w:cs="Times New Roman"/>
          <w:i/>
        </w:rPr>
        <w:t>Nhóm đã thực hiện khảo sát thực tế trên 20 người tiêu dùng ngẫu nhiên, và thu lại được kết quả khảo sát như sau</w:t>
      </w:r>
      <w:r>
        <w:rPr>
          <w:rFonts w:ascii="Times New Roman" w:eastAsia="Times New Roman" w:hAnsi="Times New Roman" w:cs="Times New Roman"/>
        </w:rPr>
        <w:t>:</w:t>
      </w:r>
    </w:p>
    <w:p w14:paraId="5C82CE66" w14:textId="77777777" w:rsidR="00B66CEC" w:rsidRDefault="00853152">
      <w:pPr>
        <w:ind w:left="426"/>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14:anchorId="64FDB375" wp14:editId="73DA70FC">
            <wp:extent cx="6050804" cy="2918713"/>
            <wp:effectExtent l="0" t="0" r="0" b="0"/>
            <wp:docPr id="44" name="image1.png" descr="Chart, pie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Chart, pie chart&#10;&#10;Description automatically generated"/>
                    <pic:cNvPicPr preferRelativeResize="0"/>
                  </pic:nvPicPr>
                  <pic:blipFill>
                    <a:blip r:embed="rId13"/>
                    <a:srcRect/>
                    <a:stretch>
                      <a:fillRect/>
                    </a:stretch>
                  </pic:blipFill>
                  <pic:spPr>
                    <a:xfrm>
                      <a:off x="0" y="0"/>
                      <a:ext cx="6050804" cy="2918713"/>
                    </a:xfrm>
                    <a:prstGeom prst="rect">
                      <a:avLst/>
                    </a:prstGeom>
                    <a:ln/>
                  </pic:spPr>
                </pic:pic>
              </a:graphicData>
            </a:graphic>
          </wp:inline>
        </w:drawing>
      </w:r>
    </w:p>
    <w:p w14:paraId="2134FDFE" w14:textId="77777777" w:rsidR="00B66CEC" w:rsidRDefault="00853152">
      <w:pPr>
        <w:ind w:left="426"/>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1E2D5974" wp14:editId="4CCD6BD1">
            <wp:extent cx="6120130" cy="2985135"/>
            <wp:effectExtent l="0" t="0" r="0" b="0"/>
            <wp:docPr id="43" name="image10.png" descr="Chart, pie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0.png" descr="Chart, pie chart&#10;&#10;Description automatically generated"/>
                    <pic:cNvPicPr preferRelativeResize="0"/>
                  </pic:nvPicPr>
                  <pic:blipFill>
                    <a:blip r:embed="rId14"/>
                    <a:srcRect/>
                    <a:stretch>
                      <a:fillRect/>
                    </a:stretch>
                  </pic:blipFill>
                  <pic:spPr>
                    <a:xfrm>
                      <a:off x="0" y="0"/>
                      <a:ext cx="6120130" cy="2985135"/>
                    </a:xfrm>
                    <a:prstGeom prst="rect">
                      <a:avLst/>
                    </a:prstGeom>
                    <a:ln/>
                  </pic:spPr>
                </pic:pic>
              </a:graphicData>
            </a:graphic>
          </wp:inline>
        </w:drawing>
      </w:r>
    </w:p>
    <w:p w14:paraId="0900B213" w14:textId="77777777" w:rsidR="00B66CEC" w:rsidRDefault="00853152">
      <w:pPr>
        <w:ind w:left="426"/>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14:anchorId="7FADFEFF" wp14:editId="511C872E">
            <wp:extent cx="5867400" cy="2240280"/>
            <wp:effectExtent l="0" t="0" r="0" b="0"/>
            <wp:docPr id="4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5"/>
                    <a:srcRect/>
                    <a:stretch>
                      <a:fillRect/>
                    </a:stretch>
                  </pic:blipFill>
                  <pic:spPr>
                    <a:xfrm>
                      <a:off x="0" y="0"/>
                      <a:ext cx="5867400" cy="2240280"/>
                    </a:xfrm>
                    <a:prstGeom prst="rect">
                      <a:avLst/>
                    </a:prstGeom>
                    <a:ln/>
                  </pic:spPr>
                </pic:pic>
              </a:graphicData>
            </a:graphic>
          </wp:inline>
        </w:drawing>
      </w:r>
    </w:p>
    <w:p w14:paraId="7ABC2A3D" w14:textId="77777777" w:rsidR="00B66CEC" w:rsidRDefault="00853152">
      <w:pPr>
        <w:ind w:left="426"/>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4E7AC401" wp14:editId="56BE4177">
            <wp:extent cx="6120130" cy="2694940"/>
            <wp:effectExtent l="0" t="0" r="0" b="0"/>
            <wp:docPr id="4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6"/>
                    <a:srcRect/>
                    <a:stretch>
                      <a:fillRect/>
                    </a:stretch>
                  </pic:blipFill>
                  <pic:spPr>
                    <a:xfrm>
                      <a:off x="0" y="0"/>
                      <a:ext cx="6120130" cy="2694940"/>
                    </a:xfrm>
                    <a:prstGeom prst="rect">
                      <a:avLst/>
                    </a:prstGeom>
                    <a:ln/>
                  </pic:spPr>
                </pic:pic>
              </a:graphicData>
            </a:graphic>
          </wp:inline>
        </w:drawing>
      </w:r>
    </w:p>
    <w:p w14:paraId="1FAD4DDD" w14:textId="77777777" w:rsidR="00B66CEC" w:rsidRDefault="00853152">
      <w:pPr>
        <w:ind w:left="426"/>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5BE249AC" wp14:editId="1331245A">
            <wp:extent cx="6120130" cy="3079115"/>
            <wp:effectExtent l="0" t="0" r="0" b="0"/>
            <wp:docPr id="48" name="image21.png" descr="Chart, pie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1.png" descr="Chart, pie chart&#10;&#10;Description automatically generated"/>
                    <pic:cNvPicPr preferRelativeResize="0"/>
                  </pic:nvPicPr>
                  <pic:blipFill>
                    <a:blip r:embed="rId17"/>
                    <a:srcRect/>
                    <a:stretch>
                      <a:fillRect/>
                    </a:stretch>
                  </pic:blipFill>
                  <pic:spPr>
                    <a:xfrm>
                      <a:off x="0" y="0"/>
                      <a:ext cx="6120130" cy="3079115"/>
                    </a:xfrm>
                    <a:prstGeom prst="rect">
                      <a:avLst/>
                    </a:prstGeom>
                    <a:ln/>
                  </pic:spPr>
                </pic:pic>
              </a:graphicData>
            </a:graphic>
          </wp:inline>
        </w:drawing>
      </w:r>
    </w:p>
    <w:p w14:paraId="5690D9BF" w14:textId="77777777" w:rsidR="00B66CEC" w:rsidRDefault="00853152">
      <w:pPr>
        <w:ind w:left="426"/>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14:anchorId="5F4C5481" wp14:editId="0E52C177">
            <wp:extent cx="6120130" cy="2595880"/>
            <wp:effectExtent l="0" t="0" r="0" b="0"/>
            <wp:docPr id="4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8"/>
                    <a:srcRect/>
                    <a:stretch>
                      <a:fillRect/>
                    </a:stretch>
                  </pic:blipFill>
                  <pic:spPr>
                    <a:xfrm>
                      <a:off x="0" y="0"/>
                      <a:ext cx="6120130" cy="2595880"/>
                    </a:xfrm>
                    <a:prstGeom prst="rect">
                      <a:avLst/>
                    </a:prstGeom>
                    <a:ln/>
                  </pic:spPr>
                </pic:pic>
              </a:graphicData>
            </a:graphic>
          </wp:inline>
        </w:drawing>
      </w:r>
    </w:p>
    <w:p w14:paraId="0DFE52A6" w14:textId="39FD2C1A" w:rsidR="00B66CEC" w:rsidRDefault="00853152">
      <w:pPr>
        <w:ind w:left="426"/>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Hình</w:t>
      </w:r>
      <w:r w:rsidR="00B34EF1">
        <w:rPr>
          <w:rFonts w:ascii="Times New Roman" w:eastAsia="Times New Roman" w:hAnsi="Times New Roman" w:cs="Times New Roman"/>
          <w:i/>
          <w:sz w:val="24"/>
          <w:szCs w:val="24"/>
        </w:rPr>
        <w:t xml:space="preserve"> </w:t>
      </w:r>
      <w:r w:rsidR="00572EFE">
        <w:rPr>
          <w:rFonts w:ascii="Times New Roman" w:eastAsia="Times New Roman" w:hAnsi="Times New Roman" w:cs="Times New Roman"/>
          <w:i/>
          <w:color w:val="000000"/>
          <w:sz w:val="24"/>
          <w:szCs w:val="24"/>
        </w:rPr>
        <w:t>1.1.2.2</w:t>
      </w:r>
      <w:r>
        <w:rPr>
          <w:rFonts w:ascii="Times New Roman" w:eastAsia="Times New Roman" w:hAnsi="Times New Roman" w:cs="Times New Roman"/>
          <w:i/>
          <w:sz w:val="24"/>
          <w:szCs w:val="24"/>
        </w:rPr>
        <w:t>. Lấy ý kiến người tiêu dùng về dự án mua bán sách trực tuyến</w:t>
      </w:r>
      <w:r>
        <w:rPr>
          <w:rFonts w:ascii="Times New Roman" w:eastAsia="Times New Roman" w:hAnsi="Times New Roman" w:cs="Times New Roman"/>
          <w:i/>
          <w:sz w:val="24"/>
          <w:szCs w:val="24"/>
          <w:vertAlign w:val="superscript"/>
        </w:rPr>
        <w:footnoteReference w:id="5"/>
      </w:r>
    </w:p>
    <w:p w14:paraId="70B5711C" w14:textId="77777777" w:rsidR="00B66CEC" w:rsidRDefault="00853152">
      <w:pPr>
        <w:ind w:left="720" w:firstLine="414"/>
        <w:rPr>
          <w:rFonts w:ascii="Times New Roman" w:eastAsia="Times New Roman" w:hAnsi="Times New Roman" w:cs="Times New Roman"/>
        </w:rPr>
      </w:pPr>
      <w:r>
        <w:rPr>
          <w:rFonts w:ascii="Times New Roman" w:eastAsia="Times New Roman" w:hAnsi="Times New Roman" w:cs="Times New Roman"/>
          <w:color w:val="000000"/>
        </w:rPr>
        <w:t>Tuy vậy, đã có sự chênh lệch khi được khảo sát thực tế, có thể xuất phát từ nguyên do là độ tin tưởng của người dùng đối với các hệ thống mua bán sách trực tuyến còn chưa cao. Nắm bắt được vấn đề trên, dự án này được ra đời với mong muốn được góp phần cải thiện và thay đổi thói quen tiêu thụ sách thông qua nền tảng trực tuyến, như những ngành hàng khác cũng đang hiện hữu trên thị trường thương mại điện tử Việt Nam.</w:t>
      </w:r>
    </w:p>
    <w:p w14:paraId="7BC131F5" w14:textId="77777777" w:rsidR="00B66CEC" w:rsidRDefault="00B66CEC">
      <w:pPr>
        <w:spacing w:line="240" w:lineRule="auto"/>
        <w:ind w:left="720"/>
        <w:rPr>
          <w:rFonts w:ascii="Times New Roman" w:eastAsia="Times New Roman" w:hAnsi="Times New Roman" w:cs="Times New Roman"/>
          <w:color w:val="000000"/>
          <w:sz w:val="24"/>
          <w:szCs w:val="24"/>
        </w:rPr>
      </w:pPr>
    </w:p>
    <w:p w14:paraId="3DA68EB2" w14:textId="77777777" w:rsidR="00B66CEC" w:rsidRDefault="00853152">
      <w:pPr>
        <w:pStyle w:val="Heading4"/>
        <w:rPr>
          <w:rFonts w:eastAsia="Times New Roman" w:cs="Times New Roman"/>
        </w:rPr>
      </w:pPr>
      <w:bookmarkStart w:id="10" w:name="_Toc119108240"/>
      <w:r>
        <w:rPr>
          <w:rFonts w:eastAsia="Times New Roman" w:cs="Times New Roman"/>
        </w:rPr>
        <w:t>1.1.3 Đánh giá sản phẩm dự án</w:t>
      </w:r>
      <w:bookmarkEnd w:id="10"/>
    </w:p>
    <w:p w14:paraId="39BD24E5" w14:textId="77777777" w:rsidR="00B66CEC" w:rsidRPr="001E5A49" w:rsidRDefault="00853152">
      <w:pPr>
        <w:rPr>
          <w:rFonts w:ascii="Times New Roman" w:eastAsia="Times New Roman" w:hAnsi="Times New Roman" w:cs="Times New Roman"/>
          <w:i/>
          <w:iCs/>
        </w:rPr>
      </w:pPr>
      <w:r w:rsidRPr="001E5A49">
        <w:rPr>
          <w:rFonts w:ascii="Times New Roman" w:eastAsia="Times New Roman" w:hAnsi="Times New Roman" w:cs="Times New Roman"/>
          <w:i/>
          <w:iCs/>
        </w:rPr>
        <w:t>Điểm nổi bật sản phẩm dự án</w:t>
      </w:r>
    </w:p>
    <w:p w14:paraId="283D440D" w14:textId="77777777" w:rsidR="00B66CEC" w:rsidRDefault="00853152">
      <w:pPr>
        <w:rPr>
          <w:rFonts w:ascii="Times New Roman" w:eastAsia="Times New Roman" w:hAnsi="Times New Roman" w:cs="Times New Roman"/>
        </w:rPr>
      </w:pPr>
      <w:r>
        <w:rPr>
          <w:rFonts w:ascii="Times New Roman" w:eastAsia="Times New Roman" w:hAnsi="Times New Roman" w:cs="Times New Roman"/>
        </w:rPr>
        <w:t>Dung lượng không quá nặng, không đòi hỏi điều kiện vận hành một cách quá phức</w:t>
      </w:r>
    </w:p>
    <w:p w14:paraId="51687EEA" w14:textId="77777777" w:rsidR="00B66CEC" w:rsidRDefault="00853152">
      <w:pPr>
        <w:ind w:firstLine="0"/>
        <w:rPr>
          <w:rFonts w:ascii="Times New Roman" w:eastAsia="Times New Roman" w:hAnsi="Times New Roman" w:cs="Times New Roman"/>
        </w:rPr>
      </w:pPr>
      <w:r>
        <w:rPr>
          <w:rFonts w:ascii="Times New Roman" w:eastAsia="Times New Roman" w:hAnsi="Times New Roman" w:cs="Times New Roman"/>
        </w:rPr>
        <w:t>tạp, chỉ yêu cầu một máy chủ mạnh mẽ để xử lý tốt các tác vụ yêu cầu từ khách hàng và xử</w:t>
      </w:r>
    </w:p>
    <w:p w14:paraId="30D9A8D5" w14:textId="77777777" w:rsidR="00B66CEC" w:rsidRDefault="00853152">
      <w:pPr>
        <w:ind w:firstLine="0"/>
        <w:rPr>
          <w:rFonts w:ascii="Times New Roman" w:eastAsia="Times New Roman" w:hAnsi="Times New Roman" w:cs="Times New Roman"/>
        </w:rPr>
      </w:pPr>
      <w:r>
        <w:rPr>
          <w:rFonts w:ascii="Times New Roman" w:eastAsia="Times New Roman" w:hAnsi="Times New Roman" w:cs="Times New Roman"/>
        </w:rPr>
        <w:t>lý đọc ghi cơ sở dữ liệu. Vì chủ yếu phần mềm vận hành trên nền tảng web nên tính tương</w:t>
      </w:r>
    </w:p>
    <w:p w14:paraId="292EB458" w14:textId="77777777" w:rsidR="00B66CEC" w:rsidRDefault="00853152">
      <w:pPr>
        <w:ind w:firstLine="0"/>
        <w:rPr>
          <w:rFonts w:ascii="Times New Roman" w:eastAsia="Times New Roman" w:hAnsi="Times New Roman" w:cs="Times New Roman"/>
        </w:rPr>
      </w:pPr>
      <w:r>
        <w:rPr>
          <w:rFonts w:ascii="Times New Roman" w:eastAsia="Times New Roman" w:hAnsi="Times New Roman" w:cs="Times New Roman"/>
        </w:rPr>
        <w:t>thích với các hệ điều hành máy tính cá nhân, thiết bị di động cao, phổ cập tốt đến với người dùng phổ thông</w:t>
      </w:r>
    </w:p>
    <w:p w14:paraId="7FC959F3" w14:textId="77777777" w:rsidR="00B66CEC" w:rsidRDefault="00853152">
      <w:pPr>
        <w:pStyle w:val="Heading4"/>
        <w:rPr>
          <w:rFonts w:eastAsia="Times New Roman" w:cs="Times New Roman"/>
        </w:rPr>
      </w:pPr>
      <w:bookmarkStart w:id="11" w:name="_Toc119108241"/>
      <w:r>
        <w:rPr>
          <w:rFonts w:eastAsia="Times New Roman" w:cs="Times New Roman"/>
        </w:rPr>
        <w:lastRenderedPageBreak/>
        <w:t>1.1.3. Bảng tường trình công việc (Statement of Work)</w:t>
      </w:r>
      <w:bookmarkEnd w:id="11"/>
    </w:p>
    <w:tbl>
      <w:tblPr>
        <w:tblW w:w="96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100" w:type="dxa"/>
          <w:left w:w="115" w:type="dxa"/>
          <w:bottom w:w="100" w:type="dxa"/>
          <w:right w:w="115" w:type="dxa"/>
        </w:tblCellMar>
        <w:tblLook w:val="0400" w:firstRow="0" w:lastRow="0" w:firstColumn="0" w:lastColumn="0" w:noHBand="0" w:noVBand="1"/>
      </w:tblPr>
      <w:tblGrid>
        <w:gridCol w:w="9628"/>
      </w:tblGrid>
      <w:tr w:rsidR="00B66CEC" w14:paraId="5B41FB0A" w14:textId="77777777">
        <w:tc>
          <w:tcPr>
            <w:tcW w:w="9628" w:type="dxa"/>
          </w:tcPr>
          <w:p w14:paraId="6A8CB224" w14:textId="77777777" w:rsidR="00B66CEC" w:rsidRDefault="00853152">
            <w:pPr>
              <w:spacing w:after="160" w:line="259" w:lineRule="auto"/>
              <w:jc w:val="center"/>
              <w:rPr>
                <w:rFonts w:ascii="Times New Roman" w:eastAsia="Times New Roman" w:hAnsi="Times New Roman" w:cs="Times New Roman"/>
                <w:b/>
                <w:sz w:val="44"/>
                <w:szCs w:val="44"/>
              </w:rPr>
            </w:pPr>
            <w:r>
              <w:rPr>
                <w:rFonts w:ascii="Times New Roman" w:eastAsia="Times New Roman" w:hAnsi="Times New Roman" w:cs="Times New Roman"/>
                <w:b/>
                <w:sz w:val="44"/>
                <w:szCs w:val="44"/>
              </w:rPr>
              <w:t>Statement of Work</w:t>
            </w:r>
          </w:p>
          <w:p w14:paraId="329AFA74" w14:textId="77777777" w:rsidR="00B66CEC" w:rsidRDefault="00853152">
            <w:pPr>
              <w:spacing w:after="160" w:line="259" w:lineRule="auto"/>
              <w:jc w:val="center"/>
              <w:rPr>
                <w:rFonts w:ascii="Times New Roman" w:eastAsia="Times New Roman" w:hAnsi="Times New Roman" w:cs="Times New Roman"/>
                <w:i/>
              </w:rPr>
            </w:pPr>
            <w:r>
              <w:rPr>
                <w:rFonts w:ascii="Times New Roman" w:eastAsia="Times New Roman" w:hAnsi="Times New Roman" w:cs="Times New Roman"/>
                <w:i/>
              </w:rPr>
              <w:t>(Bản tường trình công việc)</w:t>
            </w:r>
          </w:p>
          <w:p w14:paraId="7E86F2C7" w14:textId="77777777" w:rsidR="00B66CEC" w:rsidRDefault="00853152">
            <w:pPr>
              <w:keepNext/>
              <w:keepLines/>
              <w:spacing w:before="40" w:line="259" w:lineRule="auto"/>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Giới thiệu</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15" w:type="dxa"/>
                <w:right w:w="115" w:type="dxa"/>
              </w:tblCellMar>
              <w:tblLook w:val="0400" w:firstRow="0" w:lastRow="0" w:firstColumn="0" w:lastColumn="0" w:noHBand="0" w:noVBand="1"/>
            </w:tblPr>
            <w:tblGrid>
              <w:gridCol w:w="9350"/>
            </w:tblGrid>
            <w:tr w:rsidR="00B66CEC" w14:paraId="5A9DAFB6" w14:textId="77777777">
              <w:trPr>
                <w:trHeight w:val="575"/>
              </w:trPr>
              <w:tc>
                <w:tcPr>
                  <w:tcW w:w="9350" w:type="dxa"/>
                  <w:shd w:val="clear" w:color="auto" w:fill="D9D9D9"/>
                </w:tcPr>
                <w:p w14:paraId="1A1CB6CE" w14:textId="77777777" w:rsidR="00B66CEC" w:rsidRDefault="00853152">
                  <w:pPr>
                    <w:spacing w:before="0" w:after="160" w:line="259" w:lineRule="auto"/>
                    <w:ind w:firstLine="0"/>
                    <w:jc w:val="left"/>
                    <w:rPr>
                      <w:rFonts w:ascii="Times New Roman" w:eastAsia="Times New Roman" w:hAnsi="Times New Roman" w:cs="Times New Roman"/>
                      <w:b/>
                      <w:sz w:val="22"/>
                      <w:szCs w:val="22"/>
                    </w:rPr>
                  </w:pPr>
                  <w:r>
                    <w:rPr>
                      <w:rFonts w:ascii="Times New Roman" w:eastAsia="Times New Roman" w:hAnsi="Times New Roman" w:cs="Times New Roman"/>
                      <w:b/>
                      <w:sz w:val="24"/>
                      <w:szCs w:val="24"/>
                    </w:rPr>
                    <w:t>Tên dự án</w:t>
                  </w:r>
                </w:p>
              </w:tc>
            </w:tr>
            <w:tr w:rsidR="00B66CEC" w14:paraId="104BBC90" w14:textId="77777777">
              <w:trPr>
                <w:trHeight w:val="557"/>
              </w:trPr>
              <w:tc>
                <w:tcPr>
                  <w:tcW w:w="9350" w:type="dxa"/>
                </w:tcPr>
                <w:p w14:paraId="6E6ABFC4" w14:textId="77777777" w:rsidR="00B66CEC" w:rsidRDefault="00853152">
                  <w:pPr>
                    <w:spacing w:before="0" w:after="160" w:line="259" w:lineRule="auto"/>
                    <w:ind w:firstLine="0"/>
                    <w:jc w:val="left"/>
                    <w:rPr>
                      <w:rFonts w:ascii="Times New Roman" w:eastAsia="Times New Roman" w:hAnsi="Times New Roman" w:cs="Times New Roman"/>
                      <w:i/>
                      <w:sz w:val="22"/>
                      <w:szCs w:val="22"/>
                    </w:rPr>
                  </w:pPr>
                  <w:r w:rsidRPr="0014728A">
                    <w:rPr>
                      <w:rFonts w:ascii="Times New Roman" w:eastAsia="Times New Roman" w:hAnsi="Times New Roman" w:cs="Times New Roman"/>
                      <w:i/>
                      <w:sz w:val="24"/>
                      <w:szCs w:val="24"/>
                    </w:rPr>
                    <w:t>Phần mềm web quản lý mua bán sách</w:t>
                  </w:r>
                </w:p>
              </w:tc>
            </w:tr>
          </w:tbl>
          <w:p w14:paraId="448DAB9E" w14:textId="77777777" w:rsidR="00B66CEC" w:rsidRDefault="00B66CEC">
            <w:pPr>
              <w:spacing w:after="160" w:line="259" w:lineRule="auto"/>
              <w:rPr>
                <w:rFonts w:ascii="Times New Roman" w:eastAsia="Times New Roman" w:hAnsi="Times New Roman" w:cs="Times New Roman"/>
              </w:rPr>
            </w:pPr>
          </w:p>
          <w:tbl>
            <w:tblPr>
              <w:tblW w:w="9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15" w:type="dxa"/>
                <w:right w:w="115" w:type="dxa"/>
              </w:tblCellMar>
              <w:tblLook w:val="0400" w:firstRow="0" w:lastRow="0" w:firstColumn="0" w:lastColumn="0" w:noHBand="0" w:noVBand="1"/>
            </w:tblPr>
            <w:tblGrid>
              <w:gridCol w:w="3865"/>
              <w:gridCol w:w="5490"/>
            </w:tblGrid>
            <w:tr w:rsidR="00B66CEC" w14:paraId="186BC3F5" w14:textId="77777777">
              <w:tc>
                <w:tcPr>
                  <w:tcW w:w="3865" w:type="dxa"/>
                  <w:shd w:val="clear" w:color="auto" w:fill="D9D9D9"/>
                </w:tcPr>
                <w:p w14:paraId="09FD94EF" w14:textId="77777777" w:rsidR="00B66CEC" w:rsidRDefault="00853152">
                  <w:pPr>
                    <w:spacing w:before="0" w:after="160" w:line="259" w:lineRule="auto"/>
                    <w:ind w:firstLine="0"/>
                    <w:jc w:val="left"/>
                    <w:rPr>
                      <w:rFonts w:ascii="Times New Roman" w:eastAsia="Times New Roman" w:hAnsi="Times New Roman" w:cs="Times New Roman"/>
                      <w:b/>
                      <w:sz w:val="24"/>
                      <w:szCs w:val="24"/>
                    </w:rPr>
                  </w:pPr>
                  <w:r>
                    <w:rPr>
                      <w:rFonts w:ascii="Times New Roman" w:eastAsia="Times New Roman" w:hAnsi="Times New Roman" w:cs="Times New Roman"/>
                      <w:b/>
                      <w:sz w:val="24"/>
                      <w:szCs w:val="24"/>
                    </w:rPr>
                    <w:t>Phía</w:t>
                  </w:r>
                </w:p>
                <w:p w14:paraId="604741B4" w14:textId="77777777" w:rsidR="00B66CEC" w:rsidRDefault="00B66CEC">
                  <w:pPr>
                    <w:spacing w:before="0" w:after="160" w:line="259" w:lineRule="auto"/>
                    <w:ind w:firstLine="0"/>
                    <w:jc w:val="left"/>
                    <w:rPr>
                      <w:rFonts w:ascii="Times New Roman" w:eastAsia="Times New Roman" w:hAnsi="Times New Roman" w:cs="Times New Roman"/>
                      <w:sz w:val="22"/>
                      <w:szCs w:val="22"/>
                    </w:rPr>
                  </w:pPr>
                </w:p>
              </w:tc>
              <w:tc>
                <w:tcPr>
                  <w:tcW w:w="5490" w:type="dxa"/>
                  <w:shd w:val="clear" w:color="auto" w:fill="D9D9D9"/>
                </w:tcPr>
                <w:p w14:paraId="28B08F07" w14:textId="77777777" w:rsidR="00B66CEC" w:rsidRDefault="00853152">
                  <w:pPr>
                    <w:spacing w:before="0" w:after="160" w:line="259" w:lineRule="auto"/>
                    <w:ind w:firstLine="0"/>
                    <w:jc w:val="left"/>
                    <w:rPr>
                      <w:rFonts w:ascii="Times New Roman" w:eastAsia="Times New Roman" w:hAnsi="Times New Roman" w:cs="Times New Roman"/>
                      <w:b/>
                      <w:sz w:val="22"/>
                      <w:szCs w:val="22"/>
                    </w:rPr>
                  </w:pPr>
                  <w:r>
                    <w:rPr>
                      <w:rFonts w:ascii="Times New Roman" w:eastAsia="Times New Roman" w:hAnsi="Times New Roman" w:cs="Times New Roman"/>
                      <w:b/>
                      <w:sz w:val="24"/>
                      <w:szCs w:val="24"/>
                    </w:rPr>
                    <w:t>Đại diện</w:t>
                  </w:r>
                </w:p>
              </w:tc>
            </w:tr>
            <w:tr w:rsidR="00B66CEC" w14:paraId="1A697A0C" w14:textId="77777777">
              <w:tc>
                <w:tcPr>
                  <w:tcW w:w="3865" w:type="dxa"/>
                  <w:shd w:val="clear" w:color="auto" w:fill="auto"/>
                </w:tcPr>
                <w:p w14:paraId="79493B42" w14:textId="77777777" w:rsidR="00B66CEC" w:rsidRPr="0014728A" w:rsidRDefault="00853152">
                  <w:pPr>
                    <w:spacing w:before="0" w:after="160" w:line="259" w:lineRule="auto"/>
                    <w:ind w:firstLine="0"/>
                    <w:jc w:val="left"/>
                    <w:rPr>
                      <w:rFonts w:ascii="Times New Roman" w:eastAsia="Times New Roman" w:hAnsi="Times New Roman" w:cs="Times New Roman"/>
                      <w:sz w:val="24"/>
                      <w:szCs w:val="24"/>
                    </w:rPr>
                  </w:pPr>
                  <w:r w:rsidRPr="0014728A">
                    <w:rPr>
                      <w:rFonts w:ascii="Times New Roman" w:eastAsia="Times New Roman" w:hAnsi="Times New Roman" w:cs="Times New Roman"/>
                      <w:sz w:val="24"/>
                      <w:szCs w:val="24"/>
                    </w:rPr>
                    <w:t>Tài trợ:</w:t>
                  </w:r>
                </w:p>
                <w:p w14:paraId="09734818" w14:textId="77777777" w:rsidR="00B66CEC" w:rsidRPr="0014728A" w:rsidRDefault="00B66CEC">
                  <w:pPr>
                    <w:spacing w:before="0" w:after="160" w:line="259" w:lineRule="auto"/>
                    <w:ind w:firstLine="0"/>
                    <w:jc w:val="left"/>
                    <w:rPr>
                      <w:rFonts w:ascii="Times New Roman" w:eastAsia="Times New Roman" w:hAnsi="Times New Roman" w:cs="Times New Roman"/>
                      <w:sz w:val="24"/>
                      <w:szCs w:val="24"/>
                    </w:rPr>
                  </w:pPr>
                </w:p>
              </w:tc>
              <w:tc>
                <w:tcPr>
                  <w:tcW w:w="5490" w:type="dxa"/>
                  <w:shd w:val="clear" w:color="auto" w:fill="auto"/>
                </w:tcPr>
                <w:p w14:paraId="26A1709A" w14:textId="77777777" w:rsidR="00B66CEC" w:rsidRPr="0014728A" w:rsidRDefault="00853152">
                  <w:pPr>
                    <w:spacing w:before="0" w:after="160" w:line="259" w:lineRule="auto"/>
                    <w:ind w:firstLine="0"/>
                    <w:jc w:val="left"/>
                    <w:rPr>
                      <w:rFonts w:ascii="Times New Roman" w:eastAsia="Times New Roman" w:hAnsi="Times New Roman" w:cs="Times New Roman"/>
                      <w:sz w:val="24"/>
                      <w:szCs w:val="24"/>
                    </w:rPr>
                  </w:pPr>
                  <w:r w:rsidRPr="0014728A">
                    <w:rPr>
                      <w:rFonts w:ascii="Times New Roman" w:eastAsia="Times New Roman" w:hAnsi="Times New Roman" w:cs="Times New Roman"/>
                      <w:sz w:val="24"/>
                      <w:szCs w:val="24"/>
                    </w:rPr>
                    <w:t>Trường ĐH Sư Phạm Thành phố Hồ Chí Minh</w:t>
                  </w:r>
                </w:p>
              </w:tc>
            </w:tr>
            <w:tr w:rsidR="00B66CEC" w14:paraId="4AF8B3C9" w14:textId="77777777">
              <w:tc>
                <w:tcPr>
                  <w:tcW w:w="3865" w:type="dxa"/>
                  <w:shd w:val="clear" w:color="auto" w:fill="auto"/>
                </w:tcPr>
                <w:p w14:paraId="5B7BD761" w14:textId="77777777" w:rsidR="00B66CEC" w:rsidRPr="0014728A" w:rsidRDefault="00853152">
                  <w:pPr>
                    <w:spacing w:before="0" w:after="160" w:line="259" w:lineRule="auto"/>
                    <w:ind w:firstLine="0"/>
                    <w:jc w:val="left"/>
                    <w:rPr>
                      <w:rFonts w:ascii="Times New Roman" w:eastAsia="Times New Roman" w:hAnsi="Times New Roman" w:cs="Times New Roman"/>
                      <w:sz w:val="24"/>
                      <w:szCs w:val="24"/>
                    </w:rPr>
                  </w:pPr>
                  <w:r w:rsidRPr="0014728A">
                    <w:rPr>
                      <w:rFonts w:ascii="Times New Roman" w:eastAsia="Times New Roman" w:hAnsi="Times New Roman" w:cs="Times New Roman"/>
                      <w:sz w:val="24"/>
                      <w:szCs w:val="24"/>
                    </w:rPr>
                    <w:t>Cổ đông:</w:t>
                  </w:r>
                </w:p>
                <w:p w14:paraId="390286D8" w14:textId="77777777" w:rsidR="00B66CEC" w:rsidRPr="0014728A" w:rsidRDefault="00B66CEC">
                  <w:pPr>
                    <w:spacing w:before="0" w:after="160" w:line="259" w:lineRule="auto"/>
                    <w:ind w:firstLine="0"/>
                    <w:jc w:val="left"/>
                    <w:rPr>
                      <w:rFonts w:ascii="Times New Roman" w:eastAsia="Times New Roman" w:hAnsi="Times New Roman" w:cs="Times New Roman"/>
                      <w:sz w:val="24"/>
                      <w:szCs w:val="24"/>
                    </w:rPr>
                  </w:pPr>
                </w:p>
              </w:tc>
              <w:tc>
                <w:tcPr>
                  <w:tcW w:w="5490" w:type="dxa"/>
                  <w:shd w:val="clear" w:color="auto" w:fill="auto"/>
                </w:tcPr>
                <w:p w14:paraId="30FBE7CF" w14:textId="77777777" w:rsidR="00B66CEC" w:rsidRPr="0014728A" w:rsidRDefault="00853152">
                  <w:pPr>
                    <w:spacing w:before="0" w:after="160" w:line="259" w:lineRule="auto"/>
                    <w:ind w:firstLine="0"/>
                    <w:jc w:val="left"/>
                    <w:rPr>
                      <w:rFonts w:ascii="Times New Roman" w:eastAsia="Times New Roman" w:hAnsi="Times New Roman" w:cs="Times New Roman"/>
                      <w:sz w:val="24"/>
                      <w:szCs w:val="24"/>
                    </w:rPr>
                  </w:pPr>
                  <w:r w:rsidRPr="0014728A">
                    <w:rPr>
                      <w:rFonts w:ascii="Times New Roman" w:eastAsia="Times New Roman" w:hAnsi="Times New Roman" w:cs="Times New Roman"/>
                      <w:sz w:val="24"/>
                      <w:szCs w:val="24"/>
                    </w:rPr>
                    <w:t>Thầy Trần Quang Huy</w:t>
                  </w:r>
                </w:p>
              </w:tc>
            </w:tr>
            <w:tr w:rsidR="00B66CEC" w14:paraId="74616A44" w14:textId="77777777">
              <w:tc>
                <w:tcPr>
                  <w:tcW w:w="3865" w:type="dxa"/>
                  <w:shd w:val="clear" w:color="auto" w:fill="auto"/>
                </w:tcPr>
                <w:p w14:paraId="4215F9B7" w14:textId="77777777" w:rsidR="00B66CEC" w:rsidRPr="0014728A" w:rsidRDefault="00853152">
                  <w:pPr>
                    <w:spacing w:before="0" w:after="160" w:line="259" w:lineRule="auto"/>
                    <w:ind w:firstLine="0"/>
                    <w:jc w:val="left"/>
                    <w:rPr>
                      <w:rFonts w:ascii="Times New Roman" w:eastAsia="Times New Roman" w:hAnsi="Times New Roman" w:cs="Times New Roman"/>
                      <w:sz w:val="24"/>
                      <w:szCs w:val="24"/>
                    </w:rPr>
                  </w:pPr>
                  <w:r w:rsidRPr="0014728A">
                    <w:rPr>
                      <w:rFonts w:ascii="Times New Roman" w:eastAsia="Times New Roman" w:hAnsi="Times New Roman" w:cs="Times New Roman"/>
                      <w:sz w:val="24"/>
                      <w:szCs w:val="24"/>
                    </w:rPr>
                    <w:t>Project Manager:</w:t>
                  </w:r>
                </w:p>
                <w:p w14:paraId="6019B732" w14:textId="77777777" w:rsidR="00B66CEC" w:rsidRPr="0014728A" w:rsidRDefault="00B66CEC">
                  <w:pPr>
                    <w:spacing w:before="0" w:after="160" w:line="259" w:lineRule="auto"/>
                    <w:ind w:firstLine="0"/>
                    <w:jc w:val="left"/>
                    <w:rPr>
                      <w:rFonts w:ascii="Times New Roman" w:eastAsia="Times New Roman" w:hAnsi="Times New Roman" w:cs="Times New Roman"/>
                      <w:sz w:val="24"/>
                      <w:szCs w:val="24"/>
                    </w:rPr>
                  </w:pPr>
                </w:p>
              </w:tc>
              <w:tc>
                <w:tcPr>
                  <w:tcW w:w="5490" w:type="dxa"/>
                  <w:shd w:val="clear" w:color="auto" w:fill="auto"/>
                </w:tcPr>
                <w:p w14:paraId="5595F193" w14:textId="77777777" w:rsidR="00B66CEC" w:rsidRPr="0014728A" w:rsidRDefault="00853152">
                  <w:pPr>
                    <w:spacing w:before="0" w:after="160" w:line="259" w:lineRule="auto"/>
                    <w:ind w:firstLine="0"/>
                    <w:jc w:val="left"/>
                    <w:rPr>
                      <w:rFonts w:ascii="Times New Roman" w:eastAsia="Times New Roman" w:hAnsi="Times New Roman" w:cs="Times New Roman"/>
                      <w:sz w:val="24"/>
                      <w:szCs w:val="24"/>
                    </w:rPr>
                  </w:pPr>
                  <w:r w:rsidRPr="0014728A">
                    <w:rPr>
                      <w:rFonts w:ascii="Times New Roman" w:eastAsia="Times New Roman" w:hAnsi="Times New Roman" w:cs="Times New Roman"/>
                      <w:sz w:val="24"/>
                      <w:szCs w:val="24"/>
                    </w:rPr>
                    <w:t>Lê Quốc Đạt</w:t>
                  </w:r>
                </w:p>
              </w:tc>
            </w:tr>
            <w:tr w:rsidR="00B66CEC" w14:paraId="5AC90290" w14:textId="77777777">
              <w:tc>
                <w:tcPr>
                  <w:tcW w:w="3865" w:type="dxa"/>
                  <w:shd w:val="clear" w:color="auto" w:fill="auto"/>
                </w:tcPr>
                <w:p w14:paraId="5836B90C" w14:textId="77777777" w:rsidR="00B66CEC" w:rsidRPr="0014728A" w:rsidRDefault="00853152">
                  <w:pPr>
                    <w:spacing w:before="0" w:after="160" w:line="259" w:lineRule="auto"/>
                    <w:ind w:firstLine="0"/>
                    <w:jc w:val="left"/>
                    <w:rPr>
                      <w:rFonts w:ascii="Times New Roman" w:eastAsia="Times New Roman" w:hAnsi="Times New Roman" w:cs="Times New Roman"/>
                      <w:sz w:val="24"/>
                      <w:szCs w:val="24"/>
                    </w:rPr>
                  </w:pPr>
                  <w:r w:rsidRPr="0014728A">
                    <w:rPr>
                      <w:rFonts w:ascii="Times New Roman" w:eastAsia="Times New Roman" w:hAnsi="Times New Roman" w:cs="Times New Roman"/>
                      <w:sz w:val="24"/>
                      <w:szCs w:val="24"/>
                    </w:rPr>
                    <w:t>Thành viên nhóm:</w:t>
                  </w:r>
                </w:p>
                <w:p w14:paraId="4665F56C" w14:textId="77777777" w:rsidR="00B66CEC" w:rsidRPr="0014728A" w:rsidRDefault="00B66CEC">
                  <w:pPr>
                    <w:spacing w:before="0" w:after="160" w:line="259" w:lineRule="auto"/>
                    <w:ind w:firstLine="0"/>
                    <w:jc w:val="left"/>
                    <w:rPr>
                      <w:rFonts w:ascii="Times New Roman" w:eastAsia="Times New Roman" w:hAnsi="Times New Roman" w:cs="Times New Roman"/>
                      <w:sz w:val="24"/>
                      <w:szCs w:val="24"/>
                    </w:rPr>
                  </w:pPr>
                </w:p>
              </w:tc>
              <w:tc>
                <w:tcPr>
                  <w:tcW w:w="5490" w:type="dxa"/>
                  <w:shd w:val="clear" w:color="auto" w:fill="auto"/>
                </w:tcPr>
                <w:p w14:paraId="508517EF" w14:textId="77777777" w:rsidR="00B66CEC" w:rsidRPr="0014728A" w:rsidRDefault="00853152">
                  <w:pPr>
                    <w:spacing w:before="0" w:after="160" w:line="259" w:lineRule="auto"/>
                    <w:ind w:firstLine="0"/>
                    <w:jc w:val="left"/>
                    <w:rPr>
                      <w:rFonts w:ascii="Times New Roman" w:eastAsia="Times New Roman" w:hAnsi="Times New Roman" w:cs="Times New Roman"/>
                      <w:sz w:val="24"/>
                      <w:szCs w:val="24"/>
                    </w:rPr>
                  </w:pPr>
                  <w:r w:rsidRPr="0014728A">
                    <w:rPr>
                      <w:rFonts w:ascii="Times New Roman" w:eastAsia="Times New Roman" w:hAnsi="Times New Roman" w:cs="Times New Roman"/>
                      <w:sz w:val="24"/>
                      <w:szCs w:val="24"/>
                    </w:rPr>
                    <w:t>Lê Quốc Đạt, Nguyễn Trịnh Thành, Thái Bá Dũng, Trịnh Hoàng Tùng, Lê Đức Toàn</w:t>
                  </w:r>
                </w:p>
                <w:p w14:paraId="1CF414A7" w14:textId="77777777" w:rsidR="00B66CEC" w:rsidRPr="0014728A" w:rsidRDefault="00B66CEC">
                  <w:pPr>
                    <w:spacing w:before="0" w:after="160" w:line="259" w:lineRule="auto"/>
                    <w:ind w:firstLine="0"/>
                    <w:jc w:val="left"/>
                    <w:rPr>
                      <w:rFonts w:ascii="Times New Roman" w:eastAsia="Times New Roman" w:hAnsi="Times New Roman" w:cs="Times New Roman"/>
                      <w:sz w:val="24"/>
                      <w:szCs w:val="24"/>
                    </w:rPr>
                  </w:pPr>
                </w:p>
              </w:tc>
            </w:tr>
            <w:tr w:rsidR="00B66CEC" w14:paraId="72DE50AC" w14:textId="77777777">
              <w:tc>
                <w:tcPr>
                  <w:tcW w:w="3865" w:type="dxa"/>
                  <w:shd w:val="clear" w:color="auto" w:fill="auto"/>
                </w:tcPr>
                <w:p w14:paraId="6C743B7B" w14:textId="77777777" w:rsidR="00B66CEC" w:rsidRPr="0014728A" w:rsidRDefault="00853152">
                  <w:pPr>
                    <w:spacing w:before="0" w:after="160" w:line="259" w:lineRule="auto"/>
                    <w:ind w:firstLine="0"/>
                    <w:jc w:val="left"/>
                    <w:rPr>
                      <w:rFonts w:ascii="Times New Roman" w:eastAsia="Times New Roman" w:hAnsi="Times New Roman" w:cs="Times New Roman"/>
                      <w:sz w:val="24"/>
                      <w:szCs w:val="24"/>
                    </w:rPr>
                  </w:pPr>
                  <w:r w:rsidRPr="0014728A">
                    <w:rPr>
                      <w:rFonts w:ascii="Times New Roman" w:eastAsia="Times New Roman" w:hAnsi="Times New Roman" w:cs="Times New Roman"/>
                      <w:sz w:val="24"/>
                      <w:szCs w:val="24"/>
                    </w:rPr>
                    <w:t>Nhà cung cấp:</w:t>
                  </w:r>
                </w:p>
                <w:p w14:paraId="421AD079" w14:textId="77777777" w:rsidR="00B66CEC" w:rsidRPr="0014728A" w:rsidRDefault="00B66CEC">
                  <w:pPr>
                    <w:spacing w:before="0" w:after="160" w:line="259" w:lineRule="auto"/>
                    <w:ind w:firstLine="0"/>
                    <w:jc w:val="left"/>
                    <w:rPr>
                      <w:rFonts w:ascii="Times New Roman" w:eastAsia="Times New Roman" w:hAnsi="Times New Roman" w:cs="Times New Roman"/>
                      <w:sz w:val="24"/>
                      <w:szCs w:val="24"/>
                    </w:rPr>
                  </w:pPr>
                </w:p>
              </w:tc>
              <w:tc>
                <w:tcPr>
                  <w:tcW w:w="5490" w:type="dxa"/>
                  <w:shd w:val="clear" w:color="auto" w:fill="auto"/>
                </w:tcPr>
                <w:p w14:paraId="19BC964A" w14:textId="77777777" w:rsidR="00B66CEC" w:rsidRPr="0014728A" w:rsidRDefault="00853152">
                  <w:pPr>
                    <w:spacing w:before="0" w:after="160" w:line="259" w:lineRule="auto"/>
                    <w:ind w:firstLine="0"/>
                    <w:jc w:val="left"/>
                    <w:rPr>
                      <w:rFonts w:ascii="Times New Roman" w:eastAsia="Times New Roman" w:hAnsi="Times New Roman" w:cs="Times New Roman"/>
                      <w:sz w:val="24"/>
                      <w:szCs w:val="24"/>
                    </w:rPr>
                  </w:pPr>
                  <w:r w:rsidRPr="0014728A">
                    <w:rPr>
                      <w:rFonts w:ascii="Times New Roman" w:eastAsia="Times New Roman" w:hAnsi="Times New Roman" w:cs="Times New Roman"/>
                      <w:sz w:val="24"/>
                      <w:szCs w:val="24"/>
                    </w:rPr>
                    <w:t>Trường ĐH Sư Phạm Thành phố Hồ Chí Minh</w:t>
                  </w:r>
                </w:p>
              </w:tc>
            </w:tr>
          </w:tbl>
          <w:p w14:paraId="55C9D4BD" w14:textId="77777777" w:rsidR="00B66CEC" w:rsidRDefault="00B66CEC">
            <w:pPr>
              <w:spacing w:after="160" w:line="259" w:lineRule="auto"/>
              <w:rPr>
                <w:rFonts w:ascii="Times New Roman" w:eastAsia="Times New Roman" w:hAnsi="Times New Roman" w:cs="Times New Roman"/>
              </w:rPr>
            </w:pPr>
          </w:p>
          <w:p w14:paraId="3AF3330C" w14:textId="77777777" w:rsidR="00B66CEC" w:rsidRDefault="00B66CEC">
            <w:pPr>
              <w:spacing w:after="160" w:line="259" w:lineRule="auto"/>
              <w:rPr>
                <w:rFonts w:ascii="Times New Roman" w:eastAsia="Times New Roman" w:hAnsi="Times New Roman" w:cs="Times New Roman"/>
              </w:rPr>
            </w:pP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15" w:type="dxa"/>
                <w:right w:w="115" w:type="dxa"/>
              </w:tblCellMar>
              <w:tblLook w:val="0400" w:firstRow="0" w:lastRow="0" w:firstColumn="0" w:lastColumn="0" w:noHBand="0" w:noVBand="1"/>
            </w:tblPr>
            <w:tblGrid>
              <w:gridCol w:w="9350"/>
            </w:tblGrid>
            <w:tr w:rsidR="00B66CEC" w14:paraId="7E6E31A7" w14:textId="77777777">
              <w:trPr>
                <w:trHeight w:val="575"/>
              </w:trPr>
              <w:tc>
                <w:tcPr>
                  <w:tcW w:w="9350" w:type="dxa"/>
                  <w:shd w:val="clear" w:color="auto" w:fill="D9D9D9"/>
                </w:tcPr>
                <w:p w14:paraId="1EFA2BC7" w14:textId="77777777" w:rsidR="00B66CEC" w:rsidRDefault="00853152">
                  <w:pPr>
                    <w:spacing w:before="0" w:after="160" w:line="259" w:lineRule="auto"/>
                    <w:ind w:firstLine="0"/>
                    <w:jc w:val="left"/>
                    <w:rPr>
                      <w:rFonts w:ascii="Times New Roman" w:eastAsia="Times New Roman" w:hAnsi="Times New Roman" w:cs="Times New Roman"/>
                      <w:b/>
                      <w:sz w:val="22"/>
                      <w:szCs w:val="22"/>
                    </w:rPr>
                  </w:pPr>
                  <w:r>
                    <w:rPr>
                      <w:rFonts w:ascii="Times New Roman" w:eastAsia="Times New Roman" w:hAnsi="Times New Roman" w:cs="Times New Roman"/>
                      <w:b/>
                      <w:sz w:val="24"/>
                      <w:szCs w:val="24"/>
                    </w:rPr>
                    <w:t>Mục đích dự án</w:t>
                  </w:r>
                </w:p>
              </w:tc>
            </w:tr>
            <w:tr w:rsidR="00B66CEC" w14:paraId="6CC91DC7" w14:textId="77777777">
              <w:trPr>
                <w:trHeight w:val="557"/>
              </w:trPr>
              <w:tc>
                <w:tcPr>
                  <w:tcW w:w="9350" w:type="dxa"/>
                </w:tcPr>
                <w:p w14:paraId="1CB87E11" w14:textId="1B0BEDB9" w:rsidR="00B66CEC" w:rsidRPr="0014728A" w:rsidRDefault="00853152">
                  <w:pPr>
                    <w:spacing w:before="0" w:after="160" w:line="259" w:lineRule="auto"/>
                    <w:ind w:firstLine="0"/>
                    <w:jc w:val="left"/>
                    <w:rPr>
                      <w:rFonts w:ascii="Times New Roman" w:eastAsia="Times New Roman" w:hAnsi="Times New Roman" w:cs="Times New Roman"/>
                      <w:i/>
                      <w:sz w:val="24"/>
                      <w:szCs w:val="24"/>
                    </w:rPr>
                  </w:pPr>
                  <w:r w:rsidRPr="0014728A">
                    <w:rPr>
                      <w:rFonts w:ascii="Times New Roman" w:eastAsia="Times New Roman" w:hAnsi="Times New Roman" w:cs="Times New Roman"/>
                      <w:i/>
                      <w:sz w:val="24"/>
                      <w:szCs w:val="24"/>
                    </w:rPr>
                    <w:t>Xây dựng một phần mềm hỗ trợ việc mua sách cho khách hàng, giúp cho việc trao đổi sách trở nên dễ dàng hơn thông qua áp dụng công nghệ thông tin, thương mại điện tử</w:t>
                  </w:r>
                </w:p>
              </w:tc>
            </w:tr>
          </w:tbl>
          <w:p w14:paraId="7A883FB2" w14:textId="77777777" w:rsidR="00B66CEC" w:rsidRDefault="00B66CEC">
            <w:pPr>
              <w:spacing w:after="160" w:line="259" w:lineRule="auto"/>
              <w:rPr>
                <w:rFonts w:ascii="Times New Roman" w:eastAsia="Times New Roman" w:hAnsi="Times New Roman" w:cs="Times New Roman"/>
              </w:rPr>
            </w:pPr>
          </w:p>
          <w:p w14:paraId="580078CA" w14:textId="77777777" w:rsidR="00B66CEC" w:rsidRDefault="00B66CEC">
            <w:pPr>
              <w:spacing w:after="160" w:line="259" w:lineRule="auto"/>
              <w:rPr>
                <w:rFonts w:ascii="Times New Roman" w:eastAsia="Times New Roman" w:hAnsi="Times New Roman" w:cs="Times New Roman"/>
              </w:rPr>
            </w:pPr>
          </w:p>
          <w:p w14:paraId="2526B13B" w14:textId="77777777" w:rsidR="00B66CEC" w:rsidRDefault="00B66CEC">
            <w:pPr>
              <w:spacing w:after="160" w:line="259" w:lineRule="auto"/>
              <w:rPr>
                <w:rFonts w:ascii="Times New Roman" w:eastAsia="Times New Roman" w:hAnsi="Times New Roman" w:cs="Times New Roman"/>
              </w:rPr>
            </w:pPr>
          </w:p>
          <w:p w14:paraId="5869E1B9" w14:textId="77777777" w:rsidR="00B66CEC" w:rsidRDefault="00853152">
            <w:pPr>
              <w:keepNext/>
              <w:keepLines/>
              <w:spacing w:before="40" w:line="259" w:lineRule="auto"/>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Phạm vi công việc</w:t>
            </w:r>
          </w:p>
          <w:tbl>
            <w:tblPr>
              <w:tblW w:w="84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15" w:type="dxa"/>
                <w:right w:w="115" w:type="dxa"/>
              </w:tblCellMar>
              <w:tblLook w:val="0400" w:firstRow="0" w:lastRow="0" w:firstColumn="0" w:lastColumn="0" w:noHBand="0" w:noVBand="1"/>
            </w:tblPr>
            <w:tblGrid>
              <w:gridCol w:w="1770"/>
              <w:gridCol w:w="3660"/>
              <w:gridCol w:w="1710"/>
              <w:gridCol w:w="1350"/>
            </w:tblGrid>
            <w:tr w:rsidR="00B66CEC" w14:paraId="0F882C21" w14:textId="77777777">
              <w:trPr>
                <w:trHeight w:val="868"/>
              </w:trPr>
              <w:tc>
                <w:tcPr>
                  <w:tcW w:w="1770" w:type="dxa"/>
                  <w:shd w:val="clear" w:color="auto" w:fill="D9D9D9"/>
                </w:tcPr>
                <w:p w14:paraId="7105665F" w14:textId="77777777" w:rsidR="00B66CEC" w:rsidRPr="0014728A" w:rsidRDefault="00853152">
                  <w:pPr>
                    <w:spacing w:before="0" w:after="160" w:line="259" w:lineRule="auto"/>
                    <w:ind w:firstLine="0"/>
                    <w:jc w:val="left"/>
                    <w:rPr>
                      <w:rFonts w:ascii="Times New Roman" w:eastAsia="Times New Roman" w:hAnsi="Times New Roman" w:cs="Times New Roman"/>
                      <w:b/>
                      <w:sz w:val="24"/>
                      <w:szCs w:val="24"/>
                    </w:rPr>
                  </w:pPr>
                  <w:r w:rsidRPr="0014728A">
                    <w:rPr>
                      <w:rFonts w:ascii="Times New Roman" w:eastAsia="Times New Roman" w:hAnsi="Times New Roman" w:cs="Times New Roman"/>
                      <w:b/>
                      <w:sz w:val="24"/>
                      <w:szCs w:val="24"/>
                    </w:rPr>
                    <w:t>Được hoàn thành</w:t>
                  </w:r>
                </w:p>
                <w:p w14:paraId="7735477D" w14:textId="77777777" w:rsidR="00B66CEC" w:rsidRPr="0014728A" w:rsidRDefault="00B66CEC">
                  <w:pPr>
                    <w:spacing w:before="0" w:after="160" w:line="259" w:lineRule="auto"/>
                    <w:ind w:firstLine="0"/>
                    <w:jc w:val="left"/>
                    <w:rPr>
                      <w:rFonts w:ascii="Times New Roman" w:eastAsia="Times New Roman" w:hAnsi="Times New Roman" w:cs="Times New Roman"/>
                      <w:b/>
                      <w:sz w:val="24"/>
                      <w:szCs w:val="24"/>
                    </w:rPr>
                  </w:pPr>
                </w:p>
              </w:tc>
              <w:tc>
                <w:tcPr>
                  <w:tcW w:w="3660" w:type="dxa"/>
                  <w:shd w:val="clear" w:color="auto" w:fill="D9D9D9"/>
                </w:tcPr>
                <w:p w14:paraId="520485B6" w14:textId="77777777" w:rsidR="00B66CEC" w:rsidRPr="0014728A" w:rsidRDefault="00853152">
                  <w:pPr>
                    <w:spacing w:before="0" w:after="160" w:line="259" w:lineRule="auto"/>
                    <w:ind w:firstLine="0"/>
                    <w:jc w:val="left"/>
                    <w:rPr>
                      <w:rFonts w:ascii="Times New Roman" w:eastAsia="Times New Roman" w:hAnsi="Times New Roman" w:cs="Times New Roman"/>
                      <w:b/>
                      <w:sz w:val="24"/>
                      <w:szCs w:val="24"/>
                    </w:rPr>
                  </w:pPr>
                  <w:r w:rsidRPr="0014728A">
                    <w:rPr>
                      <w:rFonts w:ascii="Times New Roman" w:eastAsia="Times New Roman" w:hAnsi="Times New Roman" w:cs="Times New Roman"/>
                      <w:b/>
                      <w:sz w:val="24"/>
                      <w:szCs w:val="24"/>
                    </w:rPr>
                    <w:t>Yêu cầu tài nguyên</w:t>
                  </w:r>
                </w:p>
              </w:tc>
              <w:tc>
                <w:tcPr>
                  <w:tcW w:w="1710" w:type="dxa"/>
                  <w:shd w:val="clear" w:color="auto" w:fill="D9D9D9"/>
                </w:tcPr>
                <w:p w14:paraId="128A8856" w14:textId="77777777" w:rsidR="00B66CEC" w:rsidRPr="0014728A" w:rsidRDefault="00853152">
                  <w:pPr>
                    <w:spacing w:before="0" w:after="160" w:line="259" w:lineRule="auto"/>
                    <w:ind w:firstLine="0"/>
                    <w:jc w:val="left"/>
                    <w:rPr>
                      <w:rFonts w:ascii="Times New Roman" w:eastAsia="Times New Roman" w:hAnsi="Times New Roman" w:cs="Times New Roman"/>
                      <w:b/>
                      <w:sz w:val="24"/>
                      <w:szCs w:val="24"/>
                    </w:rPr>
                  </w:pPr>
                  <w:r w:rsidRPr="0014728A">
                    <w:rPr>
                      <w:rFonts w:ascii="Times New Roman" w:eastAsia="Times New Roman" w:hAnsi="Times New Roman" w:cs="Times New Roman"/>
                      <w:b/>
                      <w:sz w:val="24"/>
                      <w:szCs w:val="24"/>
                    </w:rPr>
                    <w:t>Kết quả</w:t>
                  </w:r>
                </w:p>
              </w:tc>
              <w:tc>
                <w:tcPr>
                  <w:tcW w:w="1350" w:type="dxa"/>
                  <w:shd w:val="clear" w:color="auto" w:fill="D9D9D9"/>
                </w:tcPr>
                <w:p w14:paraId="679D1053" w14:textId="77777777" w:rsidR="00B66CEC" w:rsidRPr="0014728A" w:rsidRDefault="00853152">
                  <w:pPr>
                    <w:spacing w:before="0" w:after="160" w:line="259" w:lineRule="auto"/>
                    <w:ind w:firstLine="0"/>
                    <w:jc w:val="left"/>
                    <w:rPr>
                      <w:rFonts w:ascii="Times New Roman" w:eastAsia="Times New Roman" w:hAnsi="Times New Roman" w:cs="Times New Roman"/>
                      <w:b/>
                      <w:sz w:val="24"/>
                      <w:szCs w:val="24"/>
                    </w:rPr>
                  </w:pPr>
                  <w:r w:rsidRPr="0014728A">
                    <w:rPr>
                      <w:rFonts w:ascii="Times New Roman" w:eastAsia="Times New Roman" w:hAnsi="Times New Roman" w:cs="Times New Roman"/>
                      <w:b/>
                      <w:sz w:val="24"/>
                      <w:szCs w:val="24"/>
                    </w:rPr>
                    <w:t>Thời gian cần</w:t>
                  </w:r>
                </w:p>
              </w:tc>
            </w:tr>
            <w:tr w:rsidR="00B66CEC" w14:paraId="39083667" w14:textId="77777777">
              <w:trPr>
                <w:trHeight w:val="285"/>
              </w:trPr>
              <w:tc>
                <w:tcPr>
                  <w:tcW w:w="1770" w:type="dxa"/>
                </w:tcPr>
                <w:p w14:paraId="761197A5" w14:textId="77777777" w:rsidR="00B66CEC" w:rsidRPr="0014728A" w:rsidRDefault="00853152">
                  <w:pPr>
                    <w:spacing w:before="0" w:after="160" w:line="259" w:lineRule="auto"/>
                    <w:ind w:firstLine="0"/>
                    <w:jc w:val="left"/>
                    <w:rPr>
                      <w:rFonts w:ascii="Times New Roman" w:eastAsia="Times New Roman" w:hAnsi="Times New Roman" w:cs="Times New Roman"/>
                      <w:sz w:val="24"/>
                      <w:szCs w:val="24"/>
                    </w:rPr>
                  </w:pPr>
                  <w:r w:rsidRPr="0014728A">
                    <w:rPr>
                      <w:rFonts w:ascii="Times New Roman" w:eastAsia="Times New Roman" w:hAnsi="Times New Roman" w:cs="Times New Roman"/>
                      <w:sz w:val="24"/>
                      <w:szCs w:val="24"/>
                    </w:rPr>
                    <w:t>Khảo sát dự án</w:t>
                  </w:r>
                </w:p>
              </w:tc>
              <w:tc>
                <w:tcPr>
                  <w:tcW w:w="3660" w:type="dxa"/>
                </w:tcPr>
                <w:p w14:paraId="1BF394D9" w14:textId="77777777" w:rsidR="00B66CEC" w:rsidRPr="0014728A" w:rsidRDefault="00853152">
                  <w:pPr>
                    <w:spacing w:before="0" w:after="160" w:line="259" w:lineRule="auto"/>
                    <w:ind w:firstLine="0"/>
                    <w:jc w:val="left"/>
                    <w:rPr>
                      <w:rFonts w:ascii="Times New Roman" w:eastAsia="Times New Roman" w:hAnsi="Times New Roman" w:cs="Times New Roman"/>
                      <w:sz w:val="24"/>
                      <w:szCs w:val="24"/>
                    </w:rPr>
                  </w:pPr>
                  <w:r w:rsidRPr="0014728A">
                    <w:rPr>
                      <w:rFonts w:ascii="Times New Roman" w:eastAsia="Times New Roman" w:hAnsi="Times New Roman" w:cs="Times New Roman"/>
                      <w:sz w:val="24"/>
                      <w:szCs w:val="24"/>
                    </w:rPr>
                    <w:t>Người khảo sát – phân tích, có kinh nghiệm quản lý và xây dựng dự án web</w:t>
                  </w:r>
                </w:p>
              </w:tc>
              <w:tc>
                <w:tcPr>
                  <w:tcW w:w="1710" w:type="dxa"/>
                </w:tcPr>
                <w:p w14:paraId="6AA1FEB4" w14:textId="77777777" w:rsidR="00B66CEC" w:rsidRPr="0014728A" w:rsidRDefault="00853152">
                  <w:pPr>
                    <w:spacing w:before="0" w:after="160" w:line="259" w:lineRule="auto"/>
                    <w:ind w:firstLine="0"/>
                    <w:jc w:val="left"/>
                    <w:rPr>
                      <w:rFonts w:ascii="Times New Roman" w:eastAsia="Times New Roman" w:hAnsi="Times New Roman" w:cs="Times New Roman"/>
                      <w:sz w:val="24"/>
                      <w:szCs w:val="24"/>
                    </w:rPr>
                  </w:pPr>
                  <w:r w:rsidRPr="0014728A">
                    <w:rPr>
                      <w:rFonts w:ascii="Times New Roman" w:eastAsia="Times New Roman" w:hAnsi="Times New Roman" w:cs="Times New Roman"/>
                      <w:sz w:val="24"/>
                      <w:szCs w:val="24"/>
                    </w:rPr>
                    <w:t>Các bản mẫu chi tiết về dự án</w:t>
                  </w:r>
                </w:p>
              </w:tc>
              <w:tc>
                <w:tcPr>
                  <w:tcW w:w="1350" w:type="dxa"/>
                </w:tcPr>
                <w:p w14:paraId="63B5303B" w14:textId="77777777" w:rsidR="00B66CEC" w:rsidRPr="0014728A" w:rsidRDefault="00853152">
                  <w:pPr>
                    <w:spacing w:before="0" w:after="160" w:line="259" w:lineRule="auto"/>
                    <w:ind w:firstLine="0"/>
                    <w:jc w:val="left"/>
                    <w:rPr>
                      <w:rFonts w:ascii="Times New Roman" w:eastAsia="Times New Roman" w:hAnsi="Times New Roman" w:cs="Times New Roman"/>
                      <w:sz w:val="24"/>
                      <w:szCs w:val="24"/>
                    </w:rPr>
                  </w:pPr>
                  <w:r w:rsidRPr="0014728A">
                    <w:rPr>
                      <w:rFonts w:ascii="Times New Roman" w:eastAsia="Times New Roman" w:hAnsi="Times New Roman" w:cs="Times New Roman"/>
                      <w:sz w:val="24"/>
                      <w:szCs w:val="24"/>
                    </w:rPr>
                    <w:t>1-2 tuần</w:t>
                  </w:r>
                </w:p>
              </w:tc>
            </w:tr>
            <w:tr w:rsidR="00B66CEC" w14:paraId="468BDE6D" w14:textId="77777777">
              <w:trPr>
                <w:trHeight w:val="285"/>
              </w:trPr>
              <w:tc>
                <w:tcPr>
                  <w:tcW w:w="1770" w:type="dxa"/>
                </w:tcPr>
                <w:p w14:paraId="0B1BE7A3" w14:textId="77777777" w:rsidR="00B66CEC" w:rsidRPr="0014728A" w:rsidRDefault="00853152">
                  <w:pPr>
                    <w:spacing w:before="0" w:after="160" w:line="259" w:lineRule="auto"/>
                    <w:ind w:firstLine="0"/>
                    <w:jc w:val="left"/>
                    <w:rPr>
                      <w:rFonts w:ascii="Times New Roman" w:eastAsia="Times New Roman" w:hAnsi="Times New Roman" w:cs="Times New Roman"/>
                      <w:sz w:val="24"/>
                      <w:szCs w:val="24"/>
                    </w:rPr>
                  </w:pPr>
                  <w:r w:rsidRPr="0014728A">
                    <w:rPr>
                      <w:rFonts w:ascii="Times New Roman" w:eastAsia="Times New Roman" w:hAnsi="Times New Roman" w:cs="Times New Roman"/>
                      <w:sz w:val="24"/>
                      <w:szCs w:val="24"/>
                    </w:rPr>
                    <w:t>Phân công công việc</w:t>
                  </w:r>
                </w:p>
              </w:tc>
              <w:tc>
                <w:tcPr>
                  <w:tcW w:w="3660" w:type="dxa"/>
                </w:tcPr>
                <w:p w14:paraId="48920000" w14:textId="77777777" w:rsidR="00B66CEC" w:rsidRPr="0014728A" w:rsidRDefault="00853152">
                  <w:pPr>
                    <w:spacing w:before="0" w:after="160" w:line="259" w:lineRule="auto"/>
                    <w:ind w:firstLine="0"/>
                    <w:jc w:val="left"/>
                    <w:rPr>
                      <w:rFonts w:ascii="Times New Roman" w:eastAsia="Times New Roman" w:hAnsi="Times New Roman" w:cs="Times New Roman"/>
                      <w:sz w:val="24"/>
                      <w:szCs w:val="24"/>
                    </w:rPr>
                  </w:pPr>
                  <w:r w:rsidRPr="0014728A">
                    <w:rPr>
                      <w:rFonts w:ascii="Times New Roman" w:eastAsia="Times New Roman" w:hAnsi="Times New Roman" w:cs="Times New Roman"/>
                      <w:sz w:val="24"/>
                      <w:szCs w:val="24"/>
                    </w:rPr>
                    <w:t>Người quản lý, các thành viên nhóm</w:t>
                  </w:r>
                </w:p>
              </w:tc>
              <w:tc>
                <w:tcPr>
                  <w:tcW w:w="1710" w:type="dxa"/>
                </w:tcPr>
                <w:p w14:paraId="2416EB26" w14:textId="77777777" w:rsidR="00B66CEC" w:rsidRPr="0014728A" w:rsidRDefault="00853152">
                  <w:pPr>
                    <w:spacing w:before="0" w:after="160" w:line="259" w:lineRule="auto"/>
                    <w:ind w:firstLine="0"/>
                    <w:jc w:val="left"/>
                    <w:rPr>
                      <w:rFonts w:ascii="Times New Roman" w:eastAsia="Times New Roman" w:hAnsi="Times New Roman" w:cs="Times New Roman"/>
                      <w:sz w:val="24"/>
                      <w:szCs w:val="24"/>
                    </w:rPr>
                  </w:pPr>
                  <w:r w:rsidRPr="0014728A">
                    <w:rPr>
                      <w:rFonts w:ascii="Times New Roman" w:eastAsia="Times New Roman" w:hAnsi="Times New Roman" w:cs="Times New Roman"/>
                      <w:sz w:val="24"/>
                      <w:szCs w:val="24"/>
                    </w:rPr>
                    <w:t>Phân công công việc rõ ràng</w:t>
                  </w:r>
                </w:p>
              </w:tc>
              <w:tc>
                <w:tcPr>
                  <w:tcW w:w="1350" w:type="dxa"/>
                </w:tcPr>
                <w:p w14:paraId="1E47E0E8" w14:textId="77777777" w:rsidR="00B66CEC" w:rsidRPr="0014728A" w:rsidRDefault="00853152">
                  <w:pPr>
                    <w:spacing w:before="0" w:after="160" w:line="259" w:lineRule="auto"/>
                    <w:ind w:firstLine="0"/>
                    <w:jc w:val="left"/>
                    <w:rPr>
                      <w:rFonts w:ascii="Times New Roman" w:eastAsia="Times New Roman" w:hAnsi="Times New Roman" w:cs="Times New Roman"/>
                      <w:sz w:val="24"/>
                      <w:szCs w:val="24"/>
                    </w:rPr>
                  </w:pPr>
                  <w:r w:rsidRPr="0014728A">
                    <w:rPr>
                      <w:rFonts w:ascii="Times New Roman" w:eastAsia="Times New Roman" w:hAnsi="Times New Roman" w:cs="Times New Roman"/>
                      <w:sz w:val="24"/>
                      <w:szCs w:val="24"/>
                    </w:rPr>
                    <w:t>1-2 ngày</w:t>
                  </w:r>
                </w:p>
              </w:tc>
            </w:tr>
            <w:tr w:rsidR="00B66CEC" w14:paraId="53938F40" w14:textId="77777777">
              <w:trPr>
                <w:trHeight w:val="285"/>
              </w:trPr>
              <w:tc>
                <w:tcPr>
                  <w:tcW w:w="1770" w:type="dxa"/>
                </w:tcPr>
                <w:p w14:paraId="7EE0D3A3" w14:textId="77777777" w:rsidR="00B66CEC" w:rsidRPr="0014728A" w:rsidRDefault="00853152">
                  <w:pPr>
                    <w:spacing w:before="0" w:after="160" w:line="259" w:lineRule="auto"/>
                    <w:ind w:firstLine="0"/>
                    <w:jc w:val="left"/>
                    <w:rPr>
                      <w:rFonts w:ascii="Times New Roman" w:eastAsia="Times New Roman" w:hAnsi="Times New Roman" w:cs="Times New Roman"/>
                      <w:sz w:val="24"/>
                      <w:szCs w:val="24"/>
                    </w:rPr>
                  </w:pPr>
                  <w:r w:rsidRPr="0014728A">
                    <w:rPr>
                      <w:rFonts w:ascii="Times New Roman" w:eastAsia="Times New Roman" w:hAnsi="Times New Roman" w:cs="Times New Roman"/>
                      <w:sz w:val="24"/>
                      <w:szCs w:val="24"/>
                    </w:rPr>
                    <w:t>Giao diện người dùng</w:t>
                  </w:r>
                </w:p>
              </w:tc>
              <w:tc>
                <w:tcPr>
                  <w:tcW w:w="3660" w:type="dxa"/>
                </w:tcPr>
                <w:p w14:paraId="1223FE77" w14:textId="6095B400" w:rsidR="00B66CEC" w:rsidRPr="0014728A" w:rsidRDefault="00853152">
                  <w:pPr>
                    <w:spacing w:before="0" w:after="160" w:line="259" w:lineRule="auto"/>
                    <w:ind w:firstLine="0"/>
                    <w:jc w:val="left"/>
                    <w:rPr>
                      <w:rFonts w:ascii="Times New Roman" w:eastAsia="Times New Roman" w:hAnsi="Times New Roman" w:cs="Times New Roman"/>
                      <w:sz w:val="24"/>
                      <w:szCs w:val="24"/>
                    </w:rPr>
                  </w:pPr>
                  <w:r w:rsidRPr="0014728A">
                    <w:rPr>
                      <w:rFonts w:ascii="Times New Roman" w:eastAsia="Times New Roman" w:hAnsi="Times New Roman" w:cs="Times New Roman"/>
                      <w:sz w:val="24"/>
                      <w:szCs w:val="24"/>
                    </w:rPr>
                    <w:t xml:space="preserve">Người thiết kế giao diện, </w:t>
                  </w:r>
                </w:p>
                <w:p w14:paraId="09E5E497" w14:textId="77777777" w:rsidR="00B66CEC" w:rsidRPr="0014728A" w:rsidRDefault="00853152">
                  <w:pPr>
                    <w:spacing w:before="0" w:after="160" w:line="259" w:lineRule="auto"/>
                    <w:ind w:firstLine="0"/>
                    <w:jc w:val="left"/>
                    <w:rPr>
                      <w:rFonts w:ascii="Times New Roman" w:eastAsia="Times New Roman" w:hAnsi="Times New Roman" w:cs="Times New Roman"/>
                      <w:sz w:val="24"/>
                      <w:szCs w:val="24"/>
                    </w:rPr>
                  </w:pPr>
                  <w:r w:rsidRPr="0014728A">
                    <w:rPr>
                      <w:rFonts w:ascii="Times New Roman" w:eastAsia="Times New Roman" w:hAnsi="Times New Roman" w:cs="Times New Roman"/>
                      <w:sz w:val="24"/>
                      <w:szCs w:val="24"/>
                    </w:rPr>
                    <w:t>có kinh nghiệm thiết kế web</w:t>
                  </w:r>
                </w:p>
                <w:p w14:paraId="537F21A9" w14:textId="77777777" w:rsidR="00B66CEC" w:rsidRPr="0014728A" w:rsidRDefault="00B66CEC">
                  <w:pPr>
                    <w:spacing w:before="0" w:after="160" w:line="259" w:lineRule="auto"/>
                    <w:ind w:firstLine="0"/>
                    <w:jc w:val="left"/>
                    <w:rPr>
                      <w:rFonts w:ascii="Times New Roman" w:eastAsia="Times New Roman" w:hAnsi="Times New Roman" w:cs="Times New Roman"/>
                      <w:sz w:val="24"/>
                      <w:szCs w:val="24"/>
                    </w:rPr>
                  </w:pPr>
                </w:p>
                <w:p w14:paraId="4F3B420F" w14:textId="77777777" w:rsidR="00B66CEC" w:rsidRPr="0014728A" w:rsidRDefault="00853152">
                  <w:pPr>
                    <w:spacing w:before="0" w:after="160" w:line="259" w:lineRule="auto"/>
                    <w:ind w:firstLine="0"/>
                    <w:jc w:val="left"/>
                    <w:rPr>
                      <w:rFonts w:ascii="Times New Roman" w:eastAsia="Times New Roman" w:hAnsi="Times New Roman" w:cs="Times New Roman"/>
                      <w:sz w:val="24"/>
                      <w:szCs w:val="24"/>
                    </w:rPr>
                  </w:pPr>
                  <w:r w:rsidRPr="0014728A">
                    <w:rPr>
                      <w:rFonts w:ascii="Times New Roman" w:eastAsia="Times New Roman" w:hAnsi="Times New Roman" w:cs="Times New Roman"/>
                      <w:sz w:val="24"/>
                      <w:szCs w:val="24"/>
                    </w:rPr>
                    <w:t>Ngôn ngữ HTML, CSS, JS</w:t>
                  </w:r>
                </w:p>
              </w:tc>
              <w:tc>
                <w:tcPr>
                  <w:tcW w:w="1710" w:type="dxa"/>
                </w:tcPr>
                <w:p w14:paraId="2F622858" w14:textId="77777777" w:rsidR="00B66CEC" w:rsidRPr="0014728A" w:rsidRDefault="00853152">
                  <w:pPr>
                    <w:spacing w:before="0" w:after="160" w:line="259" w:lineRule="auto"/>
                    <w:ind w:firstLine="0"/>
                    <w:jc w:val="left"/>
                    <w:rPr>
                      <w:rFonts w:ascii="Times New Roman" w:eastAsia="Times New Roman" w:hAnsi="Times New Roman" w:cs="Times New Roman"/>
                      <w:sz w:val="24"/>
                      <w:szCs w:val="24"/>
                    </w:rPr>
                  </w:pPr>
                  <w:r w:rsidRPr="0014728A">
                    <w:rPr>
                      <w:rFonts w:ascii="Times New Roman" w:eastAsia="Times New Roman" w:hAnsi="Times New Roman" w:cs="Times New Roman"/>
                      <w:sz w:val="24"/>
                      <w:szCs w:val="24"/>
                    </w:rPr>
                    <w:t>Một trang web thô, chưa có tính tương tác</w:t>
                  </w:r>
                </w:p>
              </w:tc>
              <w:tc>
                <w:tcPr>
                  <w:tcW w:w="1350" w:type="dxa"/>
                </w:tcPr>
                <w:p w14:paraId="63B28B36" w14:textId="77777777" w:rsidR="00B66CEC" w:rsidRPr="0014728A" w:rsidRDefault="00853152">
                  <w:pPr>
                    <w:spacing w:before="0" w:after="160" w:line="259" w:lineRule="auto"/>
                    <w:ind w:firstLine="0"/>
                    <w:jc w:val="left"/>
                    <w:rPr>
                      <w:rFonts w:ascii="Times New Roman" w:eastAsia="Times New Roman" w:hAnsi="Times New Roman" w:cs="Times New Roman"/>
                      <w:sz w:val="24"/>
                      <w:szCs w:val="24"/>
                    </w:rPr>
                  </w:pPr>
                  <w:r w:rsidRPr="0014728A">
                    <w:rPr>
                      <w:rFonts w:ascii="Times New Roman" w:eastAsia="Times New Roman" w:hAnsi="Times New Roman" w:cs="Times New Roman"/>
                      <w:sz w:val="24"/>
                      <w:szCs w:val="24"/>
                    </w:rPr>
                    <w:t>1 tuần</w:t>
                  </w:r>
                </w:p>
              </w:tc>
            </w:tr>
            <w:tr w:rsidR="00B66CEC" w14:paraId="2E672166" w14:textId="77777777">
              <w:trPr>
                <w:trHeight w:val="285"/>
              </w:trPr>
              <w:tc>
                <w:tcPr>
                  <w:tcW w:w="1770" w:type="dxa"/>
                </w:tcPr>
                <w:p w14:paraId="5EEB7505" w14:textId="77777777" w:rsidR="00B66CEC" w:rsidRPr="0014728A" w:rsidRDefault="00853152">
                  <w:pPr>
                    <w:spacing w:before="0" w:after="160" w:line="259" w:lineRule="auto"/>
                    <w:ind w:firstLine="0"/>
                    <w:jc w:val="left"/>
                    <w:rPr>
                      <w:rFonts w:ascii="Times New Roman" w:eastAsia="Times New Roman" w:hAnsi="Times New Roman" w:cs="Times New Roman"/>
                      <w:sz w:val="24"/>
                      <w:szCs w:val="24"/>
                    </w:rPr>
                  </w:pPr>
                  <w:r w:rsidRPr="0014728A">
                    <w:rPr>
                      <w:rFonts w:ascii="Times New Roman" w:eastAsia="Times New Roman" w:hAnsi="Times New Roman" w:cs="Times New Roman"/>
                      <w:sz w:val="24"/>
                      <w:szCs w:val="24"/>
                    </w:rPr>
                    <w:t>Trải nghiệm người dùng</w:t>
                  </w:r>
                </w:p>
              </w:tc>
              <w:tc>
                <w:tcPr>
                  <w:tcW w:w="3660" w:type="dxa"/>
                </w:tcPr>
                <w:p w14:paraId="09F53ACE" w14:textId="77777777" w:rsidR="00B66CEC" w:rsidRPr="0014728A" w:rsidRDefault="00853152">
                  <w:pPr>
                    <w:spacing w:before="0" w:after="160" w:line="259" w:lineRule="auto"/>
                    <w:ind w:firstLine="0"/>
                    <w:jc w:val="left"/>
                    <w:rPr>
                      <w:rFonts w:ascii="Times New Roman" w:eastAsia="Times New Roman" w:hAnsi="Times New Roman" w:cs="Times New Roman"/>
                      <w:sz w:val="24"/>
                      <w:szCs w:val="24"/>
                    </w:rPr>
                  </w:pPr>
                  <w:r w:rsidRPr="0014728A">
                    <w:rPr>
                      <w:rFonts w:ascii="Times New Roman" w:eastAsia="Times New Roman" w:hAnsi="Times New Roman" w:cs="Times New Roman"/>
                      <w:sz w:val="24"/>
                      <w:szCs w:val="24"/>
                    </w:rPr>
                    <w:t>Người thiết kế giao diện, có kinh nghiệm thiết kế web phù hợp cho trải nghiệm người dùng.</w:t>
                  </w:r>
                </w:p>
                <w:p w14:paraId="1FDD9939" w14:textId="77777777" w:rsidR="00B66CEC" w:rsidRPr="0014728A" w:rsidRDefault="00B66CEC">
                  <w:pPr>
                    <w:spacing w:before="0" w:after="160" w:line="259" w:lineRule="auto"/>
                    <w:ind w:firstLine="0"/>
                    <w:jc w:val="left"/>
                    <w:rPr>
                      <w:rFonts w:ascii="Times New Roman" w:eastAsia="Times New Roman" w:hAnsi="Times New Roman" w:cs="Times New Roman"/>
                      <w:sz w:val="24"/>
                      <w:szCs w:val="24"/>
                    </w:rPr>
                  </w:pPr>
                </w:p>
                <w:p w14:paraId="134BF5E1" w14:textId="77777777" w:rsidR="00B66CEC" w:rsidRPr="0014728A" w:rsidRDefault="00853152">
                  <w:pPr>
                    <w:spacing w:before="0" w:after="160" w:line="259" w:lineRule="auto"/>
                    <w:ind w:firstLine="0"/>
                    <w:jc w:val="left"/>
                    <w:rPr>
                      <w:rFonts w:ascii="Times New Roman" w:eastAsia="Times New Roman" w:hAnsi="Times New Roman" w:cs="Times New Roman"/>
                      <w:sz w:val="24"/>
                      <w:szCs w:val="24"/>
                    </w:rPr>
                  </w:pPr>
                  <w:r w:rsidRPr="0014728A">
                    <w:rPr>
                      <w:rFonts w:ascii="Times New Roman" w:eastAsia="Times New Roman" w:hAnsi="Times New Roman" w:cs="Times New Roman"/>
                      <w:sz w:val="24"/>
                      <w:szCs w:val="24"/>
                    </w:rPr>
                    <w:t>Ngôn ngữ, framework của JS, HTML, CSS</w:t>
                  </w:r>
                </w:p>
              </w:tc>
              <w:tc>
                <w:tcPr>
                  <w:tcW w:w="1710" w:type="dxa"/>
                </w:tcPr>
                <w:p w14:paraId="642467DE" w14:textId="77777777" w:rsidR="00B66CEC" w:rsidRPr="0014728A" w:rsidRDefault="00853152">
                  <w:pPr>
                    <w:spacing w:before="0" w:after="160" w:line="259" w:lineRule="auto"/>
                    <w:ind w:firstLine="0"/>
                    <w:jc w:val="left"/>
                    <w:rPr>
                      <w:rFonts w:ascii="Times New Roman" w:eastAsia="Times New Roman" w:hAnsi="Times New Roman" w:cs="Times New Roman"/>
                      <w:sz w:val="24"/>
                      <w:szCs w:val="24"/>
                    </w:rPr>
                  </w:pPr>
                  <w:r w:rsidRPr="0014728A">
                    <w:rPr>
                      <w:rFonts w:ascii="Times New Roman" w:eastAsia="Times New Roman" w:hAnsi="Times New Roman" w:cs="Times New Roman"/>
                      <w:sz w:val="24"/>
                      <w:szCs w:val="24"/>
                    </w:rPr>
                    <w:t>Tăng tính thân thiện của phần mềm khi khách hàng sử dụng</w:t>
                  </w:r>
                </w:p>
              </w:tc>
              <w:tc>
                <w:tcPr>
                  <w:tcW w:w="1350" w:type="dxa"/>
                </w:tcPr>
                <w:p w14:paraId="63B19327" w14:textId="77777777" w:rsidR="00B66CEC" w:rsidRPr="0014728A" w:rsidRDefault="00853152">
                  <w:pPr>
                    <w:spacing w:before="0" w:after="160" w:line="259" w:lineRule="auto"/>
                    <w:ind w:firstLine="0"/>
                    <w:jc w:val="left"/>
                    <w:rPr>
                      <w:rFonts w:ascii="Times New Roman" w:eastAsia="Times New Roman" w:hAnsi="Times New Roman" w:cs="Times New Roman"/>
                      <w:sz w:val="24"/>
                      <w:szCs w:val="24"/>
                    </w:rPr>
                  </w:pPr>
                  <w:r w:rsidRPr="0014728A">
                    <w:rPr>
                      <w:rFonts w:ascii="Times New Roman" w:eastAsia="Times New Roman" w:hAnsi="Times New Roman" w:cs="Times New Roman"/>
                      <w:sz w:val="24"/>
                      <w:szCs w:val="24"/>
                    </w:rPr>
                    <w:t>1 tuần</w:t>
                  </w:r>
                </w:p>
              </w:tc>
            </w:tr>
            <w:tr w:rsidR="00B66CEC" w14:paraId="113EE9DA" w14:textId="77777777">
              <w:trPr>
                <w:trHeight w:val="285"/>
              </w:trPr>
              <w:tc>
                <w:tcPr>
                  <w:tcW w:w="1770" w:type="dxa"/>
                </w:tcPr>
                <w:p w14:paraId="457924EA" w14:textId="77777777" w:rsidR="00B66CEC" w:rsidRPr="0014728A" w:rsidRDefault="00853152">
                  <w:pPr>
                    <w:spacing w:before="0" w:after="160" w:line="259" w:lineRule="auto"/>
                    <w:ind w:firstLine="0"/>
                    <w:jc w:val="left"/>
                    <w:rPr>
                      <w:rFonts w:ascii="Times New Roman" w:eastAsia="Times New Roman" w:hAnsi="Times New Roman" w:cs="Times New Roman"/>
                      <w:sz w:val="24"/>
                      <w:szCs w:val="24"/>
                    </w:rPr>
                  </w:pPr>
                  <w:r w:rsidRPr="0014728A">
                    <w:rPr>
                      <w:rFonts w:ascii="Times New Roman" w:eastAsia="Times New Roman" w:hAnsi="Times New Roman" w:cs="Times New Roman"/>
                      <w:sz w:val="24"/>
                      <w:szCs w:val="24"/>
                    </w:rPr>
                    <w:t>Cơ sở dữ liệu</w:t>
                  </w:r>
                </w:p>
              </w:tc>
              <w:tc>
                <w:tcPr>
                  <w:tcW w:w="3660" w:type="dxa"/>
                </w:tcPr>
                <w:p w14:paraId="5389FD33" w14:textId="77777777" w:rsidR="00B66CEC" w:rsidRPr="0014728A" w:rsidRDefault="00853152">
                  <w:pPr>
                    <w:spacing w:before="0" w:after="160" w:line="259" w:lineRule="auto"/>
                    <w:ind w:firstLine="0"/>
                    <w:jc w:val="left"/>
                    <w:rPr>
                      <w:rFonts w:ascii="Times New Roman" w:eastAsia="Times New Roman" w:hAnsi="Times New Roman" w:cs="Times New Roman"/>
                      <w:sz w:val="24"/>
                      <w:szCs w:val="24"/>
                    </w:rPr>
                  </w:pPr>
                  <w:r w:rsidRPr="0014728A">
                    <w:rPr>
                      <w:rFonts w:ascii="Times New Roman" w:eastAsia="Times New Roman" w:hAnsi="Times New Roman" w:cs="Times New Roman"/>
                      <w:sz w:val="24"/>
                      <w:szCs w:val="24"/>
                    </w:rPr>
                    <w:t>Người xây dựng cơ sở dữ liệu</w:t>
                  </w:r>
                </w:p>
                <w:p w14:paraId="6FC35F59" w14:textId="77777777" w:rsidR="00B66CEC" w:rsidRPr="0014728A" w:rsidRDefault="00B66CEC">
                  <w:pPr>
                    <w:spacing w:before="0" w:after="160" w:line="259" w:lineRule="auto"/>
                    <w:ind w:firstLine="0"/>
                    <w:jc w:val="left"/>
                    <w:rPr>
                      <w:rFonts w:ascii="Times New Roman" w:eastAsia="Times New Roman" w:hAnsi="Times New Roman" w:cs="Times New Roman"/>
                      <w:sz w:val="24"/>
                      <w:szCs w:val="24"/>
                    </w:rPr>
                  </w:pPr>
                </w:p>
                <w:p w14:paraId="352DC0A9" w14:textId="77777777" w:rsidR="00B66CEC" w:rsidRPr="0014728A" w:rsidRDefault="00853152">
                  <w:pPr>
                    <w:spacing w:before="0" w:after="160" w:line="259" w:lineRule="auto"/>
                    <w:ind w:firstLine="0"/>
                    <w:jc w:val="left"/>
                    <w:rPr>
                      <w:rFonts w:ascii="Times New Roman" w:eastAsia="Times New Roman" w:hAnsi="Times New Roman" w:cs="Times New Roman"/>
                      <w:sz w:val="24"/>
                      <w:szCs w:val="24"/>
                    </w:rPr>
                  </w:pPr>
                  <w:r w:rsidRPr="0014728A">
                    <w:rPr>
                      <w:rFonts w:ascii="Times New Roman" w:eastAsia="Times New Roman" w:hAnsi="Times New Roman" w:cs="Times New Roman"/>
                      <w:sz w:val="24"/>
                      <w:szCs w:val="24"/>
                    </w:rPr>
                    <w:t xml:space="preserve">Cơ sở dữ liệu MySQL </w:t>
                  </w:r>
                </w:p>
              </w:tc>
              <w:tc>
                <w:tcPr>
                  <w:tcW w:w="1710" w:type="dxa"/>
                </w:tcPr>
                <w:p w14:paraId="3744D974" w14:textId="77777777" w:rsidR="00B66CEC" w:rsidRPr="0014728A" w:rsidRDefault="00853152">
                  <w:pPr>
                    <w:spacing w:before="0" w:after="160" w:line="259" w:lineRule="auto"/>
                    <w:ind w:firstLine="0"/>
                    <w:jc w:val="left"/>
                    <w:rPr>
                      <w:rFonts w:ascii="Times New Roman" w:eastAsia="Times New Roman" w:hAnsi="Times New Roman" w:cs="Times New Roman"/>
                      <w:sz w:val="24"/>
                      <w:szCs w:val="24"/>
                    </w:rPr>
                  </w:pPr>
                  <w:r w:rsidRPr="0014728A">
                    <w:rPr>
                      <w:rFonts w:ascii="Times New Roman" w:eastAsia="Times New Roman" w:hAnsi="Times New Roman" w:cs="Times New Roman"/>
                      <w:sz w:val="24"/>
                      <w:szCs w:val="24"/>
                    </w:rPr>
                    <w:t>Cơ sở dữ liệu cho khách hàng</w:t>
                  </w:r>
                </w:p>
              </w:tc>
              <w:tc>
                <w:tcPr>
                  <w:tcW w:w="1350" w:type="dxa"/>
                </w:tcPr>
                <w:p w14:paraId="67570A9C" w14:textId="77777777" w:rsidR="00B66CEC" w:rsidRPr="0014728A" w:rsidRDefault="00853152">
                  <w:pPr>
                    <w:spacing w:before="0" w:after="160" w:line="259" w:lineRule="auto"/>
                    <w:ind w:firstLine="0"/>
                    <w:jc w:val="left"/>
                    <w:rPr>
                      <w:rFonts w:ascii="Times New Roman" w:eastAsia="Times New Roman" w:hAnsi="Times New Roman" w:cs="Times New Roman"/>
                      <w:sz w:val="24"/>
                      <w:szCs w:val="24"/>
                    </w:rPr>
                  </w:pPr>
                  <w:r w:rsidRPr="0014728A">
                    <w:rPr>
                      <w:rFonts w:ascii="Times New Roman" w:eastAsia="Times New Roman" w:hAnsi="Times New Roman" w:cs="Times New Roman"/>
                      <w:sz w:val="24"/>
                      <w:szCs w:val="24"/>
                    </w:rPr>
                    <w:t>3 – 4 ngày</w:t>
                  </w:r>
                </w:p>
              </w:tc>
            </w:tr>
            <w:tr w:rsidR="00B66CEC" w14:paraId="05D1575C" w14:textId="77777777">
              <w:trPr>
                <w:trHeight w:val="285"/>
              </w:trPr>
              <w:tc>
                <w:tcPr>
                  <w:tcW w:w="1770" w:type="dxa"/>
                </w:tcPr>
                <w:p w14:paraId="359E083E" w14:textId="77777777" w:rsidR="00B66CEC" w:rsidRPr="0014728A" w:rsidRDefault="00853152">
                  <w:pPr>
                    <w:spacing w:before="0" w:after="160" w:line="259" w:lineRule="auto"/>
                    <w:ind w:firstLine="0"/>
                    <w:jc w:val="left"/>
                    <w:rPr>
                      <w:rFonts w:ascii="Times New Roman" w:eastAsia="Times New Roman" w:hAnsi="Times New Roman" w:cs="Times New Roman"/>
                      <w:sz w:val="24"/>
                      <w:szCs w:val="24"/>
                    </w:rPr>
                  </w:pPr>
                  <w:r w:rsidRPr="0014728A">
                    <w:rPr>
                      <w:rFonts w:ascii="Times New Roman" w:eastAsia="Times New Roman" w:hAnsi="Times New Roman" w:cs="Times New Roman"/>
                      <w:sz w:val="24"/>
                      <w:szCs w:val="24"/>
                    </w:rPr>
                    <w:t>Xử lý đơn hàng</w:t>
                  </w:r>
                </w:p>
              </w:tc>
              <w:tc>
                <w:tcPr>
                  <w:tcW w:w="3660" w:type="dxa"/>
                </w:tcPr>
                <w:p w14:paraId="0AAF0745" w14:textId="77777777" w:rsidR="00B66CEC" w:rsidRPr="0014728A" w:rsidRDefault="00853152">
                  <w:pPr>
                    <w:spacing w:before="0" w:after="160" w:line="259" w:lineRule="auto"/>
                    <w:ind w:firstLine="0"/>
                    <w:jc w:val="left"/>
                    <w:rPr>
                      <w:rFonts w:ascii="Times New Roman" w:eastAsia="Times New Roman" w:hAnsi="Times New Roman" w:cs="Times New Roman"/>
                      <w:sz w:val="24"/>
                      <w:szCs w:val="24"/>
                    </w:rPr>
                  </w:pPr>
                  <w:r w:rsidRPr="0014728A">
                    <w:rPr>
                      <w:rFonts w:ascii="Times New Roman" w:eastAsia="Times New Roman" w:hAnsi="Times New Roman" w:cs="Times New Roman"/>
                      <w:sz w:val="24"/>
                      <w:szCs w:val="24"/>
                    </w:rPr>
                    <w:t>Người lập trình xây dựng backend cho hệ thống, cụ thể ở bước xử lý đơn hàng cho từng khách.</w:t>
                  </w:r>
                </w:p>
                <w:p w14:paraId="77B6A640" w14:textId="77777777" w:rsidR="00B66CEC" w:rsidRPr="0014728A" w:rsidRDefault="00B66CEC">
                  <w:pPr>
                    <w:spacing w:before="0" w:after="160" w:line="259" w:lineRule="auto"/>
                    <w:ind w:firstLine="0"/>
                    <w:jc w:val="left"/>
                    <w:rPr>
                      <w:rFonts w:ascii="Times New Roman" w:eastAsia="Times New Roman" w:hAnsi="Times New Roman" w:cs="Times New Roman"/>
                      <w:sz w:val="24"/>
                      <w:szCs w:val="24"/>
                    </w:rPr>
                  </w:pPr>
                </w:p>
                <w:p w14:paraId="3514CA54" w14:textId="77777777" w:rsidR="00B66CEC" w:rsidRPr="0014728A" w:rsidRDefault="00853152">
                  <w:pPr>
                    <w:spacing w:before="0" w:after="160" w:line="259" w:lineRule="auto"/>
                    <w:ind w:firstLine="0"/>
                    <w:jc w:val="left"/>
                    <w:rPr>
                      <w:rFonts w:ascii="Times New Roman" w:eastAsia="Times New Roman" w:hAnsi="Times New Roman" w:cs="Times New Roman"/>
                      <w:sz w:val="24"/>
                      <w:szCs w:val="24"/>
                    </w:rPr>
                  </w:pPr>
                  <w:r w:rsidRPr="0014728A">
                    <w:rPr>
                      <w:rFonts w:ascii="Times New Roman" w:eastAsia="Times New Roman" w:hAnsi="Times New Roman" w:cs="Times New Roman"/>
                      <w:sz w:val="24"/>
                      <w:szCs w:val="24"/>
                    </w:rPr>
                    <w:t>Ngôn ngữ PHP</w:t>
                  </w:r>
                </w:p>
              </w:tc>
              <w:tc>
                <w:tcPr>
                  <w:tcW w:w="1710" w:type="dxa"/>
                </w:tcPr>
                <w:p w14:paraId="79A2D3B3" w14:textId="77777777" w:rsidR="00B66CEC" w:rsidRPr="0014728A" w:rsidRDefault="00853152">
                  <w:pPr>
                    <w:spacing w:before="0" w:after="160" w:line="259" w:lineRule="auto"/>
                    <w:ind w:firstLine="0"/>
                    <w:jc w:val="left"/>
                    <w:rPr>
                      <w:rFonts w:ascii="Times New Roman" w:eastAsia="Times New Roman" w:hAnsi="Times New Roman" w:cs="Times New Roman"/>
                      <w:sz w:val="24"/>
                      <w:szCs w:val="24"/>
                    </w:rPr>
                  </w:pPr>
                  <w:r w:rsidRPr="0014728A">
                    <w:rPr>
                      <w:rFonts w:ascii="Times New Roman" w:eastAsia="Times New Roman" w:hAnsi="Times New Roman" w:cs="Times New Roman"/>
                      <w:sz w:val="24"/>
                      <w:szCs w:val="24"/>
                    </w:rPr>
                    <w:t>Hệ thống xử lý đơn hàng của từng khách hàng</w:t>
                  </w:r>
                </w:p>
              </w:tc>
              <w:tc>
                <w:tcPr>
                  <w:tcW w:w="1350" w:type="dxa"/>
                </w:tcPr>
                <w:p w14:paraId="76A07C66" w14:textId="77777777" w:rsidR="00B66CEC" w:rsidRPr="0014728A" w:rsidRDefault="00853152">
                  <w:pPr>
                    <w:spacing w:before="0" w:after="160" w:line="259" w:lineRule="auto"/>
                    <w:ind w:firstLine="0"/>
                    <w:jc w:val="left"/>
                    <w:rPr>
                      <w:rFonts w:ascii="Times New Roman" w:eastAsia="Times New Roman" w:hAnsi="Times New Roman" w:cs="Times New Roman"/>
                      <w:sz w:val="24"/>
                      <w:szCs w:val="24"/>
                    </w:rPr>
                  </w:pPr>
                  <w:r w:rsidRPr="0014728A">
                    <w:rPr>
                      <w:rFonts w:ascii="Times New Roman" w:eastAsia="Times New Roman" w:hAnsi="Times New Roman" w:cs="Times New Roman"/>
                      <w:sz w:val="24"/>
                      <w:szCs w:val="24"/>
                    </w:rPr>
                    <w:t>1 tuần</w:t>
                  </w:r>
                </w:p>
              </w:tc>
            </w:tr>
            <w:tr w:rsidR="00B66CEC" w14:paraId="513733D2" w14:textId="77777777">
              <w:trPr>
                <w:trHeight w:val="285"/>
              </w:trPr>
              <w:tc>
                <w:tcPr>
                  <w:tcW w:w="1770" w:type="dxa"/>
                </w:tcPr>
                <w:p w14:paraId="4B11131A" w14:textId="2E5ACD19" w:rsidR="00B66CEC" w:rsidRPr="0014728A" w:rsidRDefault="00162E97">
                  <w:pPr>
                    <w:spacing w:before="0" w:after="160" w:line="259" w:lineRule="auto"/>
                    <w:ind w:firstLine="0"/>
                    <w:jc w:val="left"/>
                    <w:rPr>
                      <w:rFonts w:ascii="Times New Roman" w:eastAsia="Times New Roman" w:hAnsi="Times New Roman" w:cs="Times New Roman"/>
                      <w:sz w:val="24"/>
                      <w:szCs w:val="24"/>
                    </w:rPr>
                  </w:pPr>
                  <w:r w:rsidRPr="0014728A">
                    <w:rPr>
                      <w:rFonts w:ascii="Times New Roman" w:eastAsia="Times New Roman" w:hAnsi="Times New Roman" w:cs="Times New Roman"/>
                      <w:sz w:val="24"/>
                      <w:szCs w:val="24"/>
                    </w:rPr>
                    <w:lastRenderedPageBreak/>
                    <w:t>Xử lý giỏ hàng</w:t>
                  </w:r>
                </w:p>
              </w:tc>
              <w:tc>
                <w:tcPr>
                  <w:tcW w:w="3660" w:type="dxa"/>
                </w:tcPr>
                <w:p w14:paraId="6916AC80" w14:textId="7ABD244D" w:rsidR="00B66CEC" w:rsidRPr="0014728A" w:rsidRDefault="00853152">
                  <w:pPr>
                    <w:spacing w:before="0" w:after="160" w:line="259" w:lineRule="auto"/>
                    <w:ind w:firstLine="0"/>
                    <w:jc w:val="left"/>
                    <w:rPr>
                      <w:rFonts w:ascii="Times New Roman" w:eastAsia="Times New Roman" w:hAnsi="Times New Roman" w:cs="Times New Roman"/>
                      <w:sz w:val="24"/>
                      <w:szCs w:val="24"/>
                    </w:rPr>
                  </w:pPr>
                  <w:r w:rsidRPr="0014728A">
                    <w:rPr>
                      <w:rFonts w:ascii="Times New Roman" w:eastAsia="Times New Roman" w:hAnsi="Times New Roman" w:cs="Times New Roman"/>
                      <w:sz w:val="24"/>
                      <w:szCs w:val="24"/>
                    </w:rPr>
                    <w:t xml:space="preserve">Người lập trình xây dựng backend cho hệ thống, cụ thể ở bước xử lý </w:t>
                  </w:r>
                  <w:r w:rsidR="006D76D8" w:rsidRPr="0014728A">
                    <w:rPr>
                      <w:rFonts w:ascii="Times New Roman" w:eastAsia="Times New Roman" w:hAnsi="Times New Roman" w:cs="Times New Roman"/>
                      <w:sz w:val="24"/>
                      <w:szCs w:val="24"/>
                    </w:rPr>
                    <w:t xml:space="preserve">giỏ hàng </w:t>
                  </w:r>
                  <w:r w:rsidRPr="0014728A">
                    <w:rPr>
                      <w:rFonts w:ascii="Times New Roman" w:eastAsia="Times New Roman" w:hAnsi="Times New Roman" w:cs="Times New Roman"/>
                      <w:sz w:val="24"/>
                      <w:szCs w:val="24"/>
                    </w:rPr>
                    <w:t>cho từng khách.</w:t>
                  </w:r>
                </w:p>
                <w:p w14:paraId="25E4A576" w14:textId="77777777" w:rsidR="00B66CEC" w:rsidRPr="0014728A" w:rsidRDefault="00B66CEC">
                  <w:pPr>
                    <w:spacing w:before="0" w:after="160" w:line="259" w:lineRule="auto"/>
                    <w:ind w:firstLine="0"/>
                    <w:jc w:val="left"/>
                    <w:rPr>
                      <w:rFonts w:ascii="Times New Roman" w:eastAsia="Times New Roman" w:hAnsi="Times New Roman" w:cs="Times New Roman"/>
                      <w:sz w:val="24"/>
                      <w:szCs w:val="24"/>
                    </w:rPr>
                  </w:pPr>
                </w:p>
                <w:p w14:paraId="4FAC561D" w14:textId="77777777" w:rsidR="00B66CEC" w:rsidRPr="0014728A" w:rsidRDefault="00853152">
                  <w:pPr>
                    <w:spacing w:before="0" w:after="160" w:line="259" w:lineRule="auto"/>
                    <w:ind w:firstLine="0"/>
                    <w:jc w:val="left"/>
                    <w:rPr>
                      <w:rFonts w:ascii="Times New Roman" w:eastAsia="Times New Roman" w:hAnsi="Times New Roman" w:cs="Times New Roman"/>
                      <w:sz w:val="24"/>
                      <w:szCs w:val="24"/>
                    </w:rPr>
                  </w:pPr>
                  <w:r w:rsidRPr="0014728A">
                    <w:rPr>
                      <w:rFonts w:ascii="Times New Roman" w:eastAsia="Times New Roman" w:hAnsi="Times New Roman" w:cs="Times New Roman"/>
                      <w:sz w:val="24"/>
                      <w:szCs w:val="24"/>
                    </w:rPr>
                    <w:t>Ngôn ngữ PHP</w:t>
                  </w:r>
                </w:p>
              </w:tc>
              <w:tc>
                <w:tcPr>
                  <w:tcW w:w="1710" w:type="dxa"/>
                </w:tcPr>
                <w:p w14:paraId="217083DC" w14:textId="101FA6C8" w:rsidR="00B66CEC" w:rsidRPr="0014728A" w:rsidRDefault="00853152">
                  <w:pPr>
                    <w:spacing w:before="0" w:after="160" w:line="259" w:lineRule="auto"/>
                    <w:ind w:firstLine="0"/>
                    <w:jc w:val="left"/>
                    <w:rPr>
                      <w:rFonts w:ascii="Times New Roman" w:eastAsia="Times New Roman" w:hAnsi="Times New Roman" w:cs="Times New Roman"/>
                      <w:sz w:val="24"/>
                      <w:szCs w:val="24"/>
                    </w:rPr>
                  </w:pPr>
                  <w:r w:rsidRPr="0014728A">
                    <w:rPr>
                      <w:rFonts w:ascii="Times New Roman" w:eastAsia="Times New Roman" w:hAnsi="Times New Roman" w:cs="Times New Roman"/>
                      <w:sz w:val="24"/>
                      <w:szCs w:val="24"/>
                    </w:rPr>
                    <w:t xml:space="preserve">Hệ thống xử lý </w:t>
                  </w:r>
                  <w:r w:rsidR="006D76D8" w:rsidRPr="0014728A">
                    <w:rPr>
                      <w:rFonts w:ascii="Times New Roman" w:eastAsia="Times New Roman" w:hAnsi="Times New Roman" w:cs="Times New Roman"/>
                      <w:sz w:val="24"/>
                      <w:szCs w:val="24"/>
                    </w:rPr>
                    <w:t xml:space="preserve">giỏ hàng </w:t>
                  </w:r>
                  <w:r w:rsidRPr="0014728A">
                    <w:rPr>
                      <w:rFonts w:ascii="Times New Roman" w:eastAsia="Times New Roman" w:hAnsi="Times New Roman" w:cs="Times New Roman"/>
                      <w:sz w:val="24"/>
                      <w:szCs w:val="24"/>
                    </w:rPr>
                    <w:t>của từng khách hàng</w:t>
                  </w:r>
                </w:p>
              </w:tc>
              <w:tc>
                <w:tcPr>
                  <w:tcW w:w="1350" w:type="dxa"/>
                </w:tcPr>
                <w:p w14:paraId="747F42EB" w14:textId="77777777" w:rsidR="00B66CEC" w:rsidRPr="0014728A" w:rsidRDefault="00853152">
                  <w:pPr>
                    <w:spacing w:before="0" w:after="160" w:line="259" w:lineRule="auto"/>
                    <w:ind w:firstLine="0"/>
                    <w:jc w:val="left"/>
                    <w:rPr>
                      <w:rFonts w:ascii="Times New Roman" w:eastAsia="Times New Roman" w:hAnsi="Times New Roman" w:cs="Times New Roman"/>
                      <w:sz w:val="24"/>
                      <w:szCs w:val="24"/>
                    </w:rPr>
                  </w:pPr>
                  <w:r w:rsidRPr="0014728A">
                    <w:rPr>
                      <w:rFonts w:ascii="Times New Roman" w:eastAsia="Times New Roman" w:hAnsi="Times New Roman" w:cs="Times New Roman"/>
                      <w:sz w:val="24"/>
                      <w:szCs w:val="24"/>
                    </w:rPr>
                    <w:t>1 tuần</w:t>
                  </w:r>
                </w:p>
              </w:tc>
            </w:tr>
            <w:tr w:rsidR="00B66CEC" w14:paraId="1D637CA9" w14:textId="77777777">
              <w:trPr>
                <w:trHeight w:val="285"/>
              </w:trPr>
              <w:tc>
                <w:tcPr>
                  <w:tcW w:w="1770" w:type="dxa"/>
                </w:tcPr>
                <w:p w14:paraId="4DCBE245" w14:textId="77777777" w:rsidR="00B66CEC" w:rsidRDefault="00853152">
                  <w:pPr>
                    <w:spacing w:before="0" w:after="160" w:line="259" w:lineRule="auto"/>
                    <w:ind w:firstLine="0"/>
                    <w:jc w:val="left"/>
                    <w:rPr>
                      <w:rFonts w:ascii="Times New Roman" w:eastAsia="Times New Roman" w:hAnsi="Times New Roman" w:cs="Times New Roman"/>
                      <w:sz w:val="22"/>
                      <w:szCs w:val="22"/>
                    </w:rPr>
                  </w:pPr>
                  <w:r>
                    <w:rPr>
                      <w:rFonts w:ascii="Times New Roman" w:eastAsia="Times New Roman" w:hAnsi="Times New Roman" w:cs="Times New Roman"/>
                      <w:sz w:val="22"/>
                      <w:szCs w:val="22"/>
                    </w:rPr>
                    <w:t>Kiểm thử</w:t>
                  </w:r>
                </w:p>
              </w:tc>
              <w:tc>
                <w:tcPr>
                  <w:tcW w:w="3660" w:type="dxa"/>
                </w:tcPr>
                <w:p w14:paraId="21B448E2" w14:textId="77777777" w:rsidR="00B66CEC" w:rsidRDefault="00853152">
                  <w:pPr>
                    <w:spacing w:before="0" w:after="160" w:line="259" w:lineRule="auto"/>
                    <w:ind w:firstLine="0"/>
                    <w:jc w:val="left"/>
                    <w:rPr>
                      <w:rFonts w:ascii="Times New Roman" w:eastAsia="Times New Roman" w:hAnsi="Times New Roman" w:cs="Times New Roman"/>
                      <w:sz w:val="22"/>
                      <w:szCs w:val="22"/>
                    </w:rPr>
                  </w:pPr>
                  <w:r>
                    <w:rPr>
                      <w:rFonts w:ascii="Times New Roman" w:eastAsia="Times New Roman" w:hAnsi="Times New Roman" w:cs="Times New Roman"/>
                      <w:sz w:val="22"/>
                      <w:szCs w:val="22"/>
                    </w:rPr>
                    <w:t>Người kiểm thử, kiểm tra các lỗi còn tồn đọng, và liên kết với các người lập trình.</w:t>
                  </w:r>
                </w:p>
              </w:tc>
              <w:tc>
                <w:tcPr>
                  <w:tcW w:w="1710" w:type="dxa"/>
                </w:tcPr>
                <w:p w14:paraId="1C5CDB73" w14:textId="77777777" w:rsidR="00B66CEC" w:rsidRDefault="00853152">
                  <w:pPr>
                    <w:spacing w:before="0" w:after="160" w:line="259" w:lineRule="auto"/>
                    <w:ind w:firstLine="0"/>
                    <w:jc w:val="left"/>
                    <w:rPr>
                      <w:rFonts w:ascii="Times New Roman" w:eastAsia="Times New Roman" w:hAnsi="Times New Roman" w:cs="Times New Roman"/>
                      <w:sz w:val="22"/>
                      <w:szCs w:val="22"/>
                    </w:rPr>
                  </w:pPr>
                  <w:r>
                    <w:rPr>
                      <w:rFonts w:ascii="Times New Roman" w:eastAsia="Times New Roman" w:hAnsi="Times New Roman" w:cs="Times New Roman"/>
                      <w:sz w:val="22"/>
                      <w:szCs w:val="22"/>
                    </w:rPr>
                    <w:t>Không còn các lỗi quá nghiêm trọng còn tồn trong hệ thống phần mềm</w:t>
                  </w:r>
                </w:p>
              </w:tc>
              <w:tc>
                <w:tcPr>
                  <w:tcW w:w="1350" w:type="dxa"/>
                </w:tcPr>
                <w:p w14:paraId="315B79FC" w14:textId="0D573FC6" w:rsidR="00B66CEC" w:rsidRDefault="00DC5940">
                  <w:pPr>
                    <w:spacing w:before="0" w:after="160" w:line="259" w:lineRule="auto"/>
                    <w:ind w:firstLine="0"/>
                    <w:jc w:val="left"/>
                    <w:rPr>
                      <w:rFonts w:ascii="Times New Roman" w:eastAsia="Times New Roman" w:hAnsi="Times New Roman" w:cs="Times New Roman"/>
                      <w:sz w:val="22"/>
                      <w:szCs w:val="22"/>
                    </w:rPr>
                  </w:pPr>
                  <w:r>
                    <w:rPr>
                      <w:rFonts w:ascii="Times New Roman" w:eastAsia="Times New Roman" w:hAnsi="Times New Roman" w:cs="Times New Roman"/>
                      <w:sz w:val="22"/>
                      <w:szCs w:val="22"/>
                    </w:rPr>
                    <w:t>3-4 ngày</w:t>
                  </w:r>
                </w:p>
              </w:tc>
            </w:tr>
          </w:tbl>
          <w:p w14:paraId="0CB21725" w14:textId="77777777" w:rsidR="00B66CEC" w:rsidRDefault="00B66CEC">
            <w:pPr>
              <w:keepNext/>
              <w:keepLines/>
              <w:spacing w:before="40" w:line="259" w:lineRule="auto"/>
              <w:rPr>
                <w:rFonts w:ascii="Times New Roman" w:eastAsia="Times New Roman" w:hAnsi="Times New Roman" w:cs="Times New Roman"/>
                <w:color w:val="2F5496"/>
              </w:rPr>
            </w:pPr>
          </w:p>
          <w:p w14:paraId="272E9F50" w14:textId="77777777" w:rsidR="00B66CEC" w:rsidRDefault="00853152">
            <w:pPr>
              <w:keepNext/>
              <w:keepLines/>
              <w:spacing w:before="40" w:line="259" w:lineRule="auto"/>
              <w:rPr>
                <w:rFonts w:ascii="Times New Roman" w:eastAsia="Times New Roman" w:hAnsi="Times New Roman" w:cs="Times New Roman"/>
                <w:color w:val="000000"/>
              </w:rPr>
            </w:pPr>
            <w:r>
              <w:rPr>
                <w:rFonts w:ascii="Times New Roman" w:eastAsia="Times New Roman" w:hAnsi="Times New Roman" w:cs="Times New Roman"/>
                <w:color w:val="000000"/>
              </w:rPr>
              <w:t>Nơi làm việc</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15" w:type="dxa"/>
                <w:right w:w="115" w:type="dxa"/>
              </w:tblCellMar>
              <w:tblLook w:val="0400" w:firstRow="0" w:lastRow="0" w:firstColumn="0" w:lastColumn="0" w:noHBand="0" w:noVBand="1"/>
            </w:tblPr>
            <w:tblGrid>
              <w:gridCol w:w="4675"/>
              <w:gridCol w:w="4675"/>
            </w:tblGrid>
            <w:tr w:rsidR="00B66CEC" w14:paraId="756A171E" w14:textId="77777777">
              <w:tc>
                <w:tcPr>
                  <w:tcW w:w="4675" w:type="dxa"/>
                  <w:shd w:val="clear" w:color="auto" w:fill="D9D9D9"/>
                </w:tcPr>
                <w:p w14:paraId="42A294BB" w14:textId="77777777" w:rsidR="00B66CEC" w:rsidRPr="0014728A" w:rsidRDefault="00853152">
                  <w:pPr>
                    <w:spacing w:before="0" w:after="160" w:line="259" w:lineRule="auto"/>
                    <w:ind w:firstLine="0"/>
                    <w:jc w:val="left"/>
                    <w:rPr>
                      <w:rFonts w:ascii="Times New Roman" w:eastAsia="Times New Roman" w:hAnsi="Times New Roman" w:cs="Times New Roman"/>
                      <w:b/>
                      <w:sz w:val="24"/>
                      <w:szCs w:val="24"/>
                    </w:rPr>
                  </w:pPr>
                  <w:r w:rsidRPr="0014728A">
                    <w:rPr>
                      <w:rFonts w:ascii="Times New Roman" w:eastAsia="Times New Roman" w:hAnsi="Times New Roman" w:cs="Times New Roman"/>
                      <w:b/>
                      <w:sz w:val="24"/>
                      <w:szCs w:val="24"/>
                    </w:rPr>
                    <w:t>Nơi làm việc</w:t>
                  </w:r>
                </w:p>
              </w:tc>
              <w:tc>
                <w:tcPr>
                  <w:tcW w:w="4675" w:type="dxa"/>
                  <w:shd w:val="clear" w:color="auto" w:fill="D9D9D9"/>
                </w:tcPr>
                <w:p w14:paraId="7230AD83" w14:textId="77777777" w:rsidR="00B66CEC" w:rsidRPr="0014728A" w:rsidRDefault="00853152">
                  <w:pPr>
                    <w:spacing w:before="0" w:after="160" w:line="259" w:lineRule="auto"/>
                    <w:ind w:firstLine="0"/>
                    <w:jc w:val="left"/>
                    <w:rPr>
                      <w:rFonts w:ascii="Times New Roman" w:eastAsia="Times New Roman" w:hAnsi="Times New Roman" w:cs="Times New Roman"/>
                      <w:b/>
                      <w:sz w:val="24"/>
                      <w:szCs w:val="24"/>
                    </w:rPr>
                  </w:pPr>
                  <w:r w:rsidRPr="0014728A">
                    <w:rPr>
                      <w:rFonts w:ascii="Times New Roman" w:eastAsia="Times New Roman" w:hAnsi="Times New Roman" w:cs="Times New Roman"/>
                      <w:b/>
                      <w:sz w:val="24"/>
                      <w:szCs w:val="24"/>
                    </w:rPr>
                    <w:t>Thời lượng</w:t>
                  </w:r>
                </w:p>
                <w:p w14:paraId="507D63CA" w14:textId="77777777" w:rsidR="00B66CEC" w:rsidRPr="0014728A" w:rsidRDefault="00B66CEC">
                  <w:pPr>
                    <w:spacing w:before="0" w:after="160" w:line="259" w:lineRule="auto"/>
                    <w:ind w:firstLine="0"/>
                    <w:jc w:val="left"/>
                    <w:rPr>
                      <w:rFonts w:ascii="Times New Roman" w:eastAsia="Times New Roman" w:hAnsi="Times New Roman" w:cs="Times New Roman"/>
                      <w:b/>
                      <w:sz w:val="24"/>
                      <w:szCs w:val="24"/>
                    </w:rPr>
                  </w:pPr>
                </w:p>
              </w:tc>
            </w:tr>
            <w:tr w:rsidR="00B66CEC" w14:paraId="12986573" w14:textId="77777777">
              <w:tc>
                <w:tcPr>
                  <w:tcW w:w="4675" w:type="dxa"/>
                </w:tcPr>
                <w:p w14:paraId="0205D8D5" w14:textId="77777777" w:rsidR="00B66CEC" w:rsidRPr="0014728A" w:rsidRDefault="00853152">
                  <w:pPr>
                    <w:spacing w:before="0" w:after="160" w:line="259" w:lineRule="auto"/>
                    <w:ind w:firstLine="0"/>
                    <w:jc w:val="left"/>
                    <w:rPr>
                      <w:rFonts w:ascii="Times New Roman" w:eastAsia="Times New Roman" w:hAnsi="Times New Roman" w:cs="Times New Roman"/>
                      <w:sz w:val="24"/>
                      <w:szCs w:val="24"/>
                    </w:rPr>
                  </w:pPr>
                  <w:r w:rsidRPr="0014728A">
                    <w:rPr>
                      <w:rFonts w:ascii="Times New Roman" w:eastAsia="Times New Roman" w:hAnsi="Times New Roman" w:cs="Times New Roman"/>
                      <w:sz w:val="24"/>
                      <w:szCs w:val="24"/>
                    </w:rPr>
                    <w:t>Trực tiếp (tại văn phòng)</w:t>
                  </w:r>
                </w:p>
                <w:p w14:paraId="355C0B77" w14:textId="77777777" w:rsidR="00B66CEC" w:rsidRPr="0014728A" w:rsidRDefault="00B66CEC">
                  <w:pPr>
                    <w:spacing w:before="0" w:after="160" w:line="259" w:lineRule="auto"/>
                    <w:ind w:firstLine="0"/>
                    <w:jc w:val="left"/>
                    <w:rPr>
                      <w:rFonts w:ascii="Times New Roman" w:eastAsia="Times New Roman" w:hAnsi="Times New Roman" w:cs="Times New Roman"/>
                      <w:sz w:val="24"/>
                      <w:szCs w:val="24"/>
                    </w:rPr>
                  </w:pPr>
                </w:p>
              </w:tc>
              <w:tc>
                <w:tcPr>
                  <w:tcW w:w="4675" w:type="dxa"/>
                </w:tcPr>
                <w:p w14:paraId="2730B4E4" w14:textId="795D7ECE" w:rsidR="00B66CEC" w:rsidRPr="0014728A" w:rsidRDefault="00853152">
                  <w:pPr>
                    <w:spacing w:before="0" w:after="160" w:line="259" w:lineRule="auto"/>
                    <w:ind w:firstLine="0"/>
                    <w:jc w:val="left"/>
                    <w:rPr>
                      <w:rFonts w:ascii="Times New Roman" w:eastAsia="Times New Roman" w:hAnsi="Times New Roman" w:cs="Times New Roman"/>
                      <w:sz w:val="24"/>
                      <w:szCs w:val="24"/>
                    </w:rPr>
                  </w:pPr>
                  <w:r w:rsidRPr="0014728A">
                    <w:rPr>
                      <w:rFonts w:ascii="Times New Roman" w:eastAsia="Times New Roman" w:hAnsi="Times New Roman" w:cs="Times New Roman"/>
                      <w:sz w:val="24"/>
                      <w:szCs w:val="24"/>
                    </w:rPr>
                    <w:t xml:space="preserve">Khoảng </w:t>
                  </w:r>
                  <w:r w:rsidR="004B147F" w:rsidRPr="0014728A">
                    <w:rPr>
                      <w:rFonts w:ascii="Times New Roman" w:eastAsia="Times New Roman" w:hAnsi="Times New Roman" w:cs="Times New Roman"/>
                      <w:sz w:val="24"/>
                      <w:szCs w:val="24"/>
                    </w:rPr>
                    <w:t>32</w:t>
                  </w:r>
                  <w:r w:rsidRPr="0014728A">
                    <w:rPr>
                      <w:rFonts w:ascii="Times New Roman" w:eastAsia="Times New Roman" w:hAnsi="Times New Roman" w:cs="Times New Roman"/>
                      <w:sz w:val="24"/>
                      <w:szCs w:val="24"/>
                    </w:rPr>
                    <w:t xml:space="preserve"> giờ, tại trường</w:t>
                  </w:r>
                </w:p>
              </w:tc>
            </w:tr>
            <w:tr w:rsidR="00B66CEC" w14:paraId="76C0222D" w14:textId="77777777">
              <w:tc>
                <w:tcPr>
                  <w:tcW w:w="4675" w:type="dxa"/>
                </w:tcPr>
                <w:p w14:paraId="7B789F5A" w14:textId="77777777" w:rsidR="00B66CEC" w:rsidRPr="0014728A" w:rsidRDefault="00853152">
                  <w:pPr>
                    <w:spacing w:before="0" w:after="160" w:line="259" w:lineRule="auto"/>
                    <w:ind w:firstLine="0"/>
                    <w:jc w:val="left"/>
                    <w:rPr>
                      <w:rFonts w:ascii="Times New Roman" w:eastAsia="Times New Roman" w:hAnsi="Times New Roman" w:cs="Times New Roman"/>
                      <w:sz w:val="24"/>
                      <w:szCs w:val="24"/>
                    </w:rPr>
                  </w:pPr>
                  <w:r w:rsidRPr="0014728A">
                    <w:rPr>
                      <w:rFonts w:ascii="Times New Roman" w:eastAsia="Times New Roman" w:hAnsi="Times New Roman" w:cs="Times New Roman"/>
                      <w:sz w:val="24"/>
                      <w:szCs w:val="24"/>
                    </w:rPr>
                    <w:t>Trực tuyến (làm việc từ xa)</w:t>
                  </w:r>
                </w:p>
                <w:p w14:paraId="5D8630D6" w14:textId="77777777" w:rsidR="00B66CEC" w:rsidRPr="0014728A" w:rsidRDefault="00B66CEC">
                  <w:pPr>
                    <w:spacing w:before="0" w:after="160" w:line="259" w:lineRule="auto"/>
                    <w:ind w:firstLine="0"/>
                    <w:jc w:val="left"/>
                    <w:rPr>
                      <w:rFonts w:ascii="Times New Roman" w:eastAsia="Times New Roman" w:hAnsi="Times New Roman" w:cs="Times New Roman"/>
                      <w:sz w:val="24"/>
                      <w:szCs w:val="24"/>
                    </w:rPr>
                  </w:pPr>
                </w:p>
              </w:tc>
              <w:tc>
                <w:tcPr>
                  <w:tcW w:w="4675" w:type="dxa"/>
                </w:tcPr>
                <w:p w14:paraId="000C6660" w14:textId="3CE14D42" w:rsidR="00B66CEC" w:rsidRPr="0014728A" w:rsidRDefault="00853152">
                  <w:pPr>
                    <w:spacing w:before="0" w:after="160" w:line="259" w:lineRule="auto"/>
                    <w:ind w:firstLine="0"/>
                    <w:jc w:val="left"/>
                    <w:rPr>
                      <w:rFonts w:ascii="Times New Roman" w:eastAsia="Times New Roman" w:hAnsi="Times New Roman" w:cs="Times New Roman"/>
                      <w:sz w:val="24"/>
                      <w:szCs w:val="24"/>
                    </w:rPr>
                  </w:pPr>
                  <w:r w:rsidRPr="0014728A">
                    <w:rPr>
                      <w:rFonts w:ascii="Times New Roman" w:eastAsia="Times New Roman" w:hAnsi="Times New Roman" w:cs="Times New Roman"/>
                      <w:sz w:val="24"/>
                      <w:szCs w:val="24"/>
                    </w:rPr>
                    <w:t xml:space="preserve">Khoảng </w:t>
                  </w:r>
                  <w:r w:rsidR="00396BB4" w:rsidRPr="0014728A">
                    <w:rPr>
                      <w:rFonts w:ascii="Times New Roman" w:eastAsia="Times New Roman" w:hAnsi="Times New Roman" w:cs="Times New Roman"/>
                      <w:sz w:val="24"/>
                      <w:szCs w:val="24"/>
                    </w:rPr>
                    <w:t>56</w:t>
                  </w:r>
                  <w:r w:rsidRPr="0014728A">
                    <w:rPr>
                      <w:rFonts w:ascii="Times New Roman" w:eastAsia="Times New Roman" w:hAnsi="Times New Roman" w:cs="Times New Roman"/>
                      <w:sz w:val="24"/>
                      <w:szCs w:val="24"/>
                    </w:rPr>
                    <w:t xml:space="preserve"> giờ, sử dụng</w:t>
                  </w:r>
                  <w:r w:rsidR="002B6CED" w:rsidRPr="0014728A">
                    <w:rPr>
                      <w:rFonts w:ascii="Times New Roman" w:eastAsia="Times New Roman" w:hAnsi="Times New Roman" w:cs="Times New Roman"/>
                      <w:sz w:val="24"/>
                      <w:szCs w:val="24"/>
                    </w:rPr>
                    <w:t xml:space="preserve"> Meta</w:t>
                  </w:r>
                  <w:r w:rsidRPr="0014728A">
                    <w:rPr>
                      <w:rFonts w:ascii="Times New Roman" w:eastAsia="Times New Roman" w:hAnsi="Times New Roman" w:cs="Times New Roman"/>
                      <w:sz w:val="24"/>
                      <w:szCs w:val="24"/>
                    </w:rPr>
                    <w:t xml:space="preserve"> Messenger, M</w:t>
                  </w:r>
                  <w:r w:rsidR="002B6CED" w:rsidRPr="0014728A">
                    <w:rPr>
                      <w:rFonts w:ascii="Times New Roman" w:eastAsia="Times New Roman" w:hAnsi="Times New Roman" w:cs="Times New Roman"/>
                      <w:sz w:val="24"/>
                      <w:szCs w:val="24"/>
                    </w:rPr>
                    <w:t>icrosoft</w:t>
                  </w:r>
                  <w:r w:rsidRPr="0014728A">
                    <w:rPr>
                      <w:rFonts w:ascii="Times New Roman" w:eastAsia="Times New Roman" w:hAnsi="Times New Roman" w:cs="Times New Roman"/>
                      <w:sz w:val="24"/>
                      <w:szCs w:val="24"/>
                    </w:rPr>
                    <w:t xml:space="preserve"> Teams</w:t>
                  </w:r>
                </w:p>
              </w:tc>
            </w:tr>
          </w:tbl>
          <w:p w14:paraId="43EC061E" w14:textId="77777777" w:rsidR="00B66CEC" w:rsidRDefault="00B66CEC">
            <w:pPr>
              <w:spacing w:after="160" w:line="259" w:lineRule="auto"/>
              <w:rPr>
                <w:rFonts w:ascii="Times New Roman" w:eastAsia="Times New Roman" w:hAnsi="Times New Roman" w:cs="Times New Roman"/>
              </w:rPr>
            </w:pPr>
          </w:p>
          <w:p w14:paraId="50B3986B" w14:textId="77777777" w:rsidR="00B66CEC" w:rsidRDefault="00853152">
            <w:pPr>
              <w:keepNext/>
              <w:keepLines/>
              <w:spacing w:before="40" w:line="259" w:lineRule="auto"/>
              <w:rPr>
                <w:rFonts w:ascii="Times New Roman" w:eastAsia="Times New Roman" w:hAnsi="Times New Roman" w:cs="Times New Roman"/>
                <w:color w:val="000000"/>
              </w:rPr>
            </w:pPr>
            <w:r>
              <w:rPr>
                <w:rFonts w:ascii="Times New Roman" w:eastAsia="Times New Roman" w:hAnsi="Times New Roman" w:cs="Times New Roman"/>
                <w:color w:val="000000"/>
              </w:rPr>
              <w:t>Lịch trình công việc</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15" w:type="dxa"/>
                <w:right w:w="115" w:type="dxa"/>
              </w:tblCellMar>
              <w:tblLook w:val="0400" w:firstRow="0" w:lastRow="0" w:firstColumn="0" w:lastColumn="0" w:noHBand="0" w:noVBand="1"/>
            </w:tblPr>
            <w:tblGrid>
              <w:gridCol w:w="3116"/>
              <w:gridCol w:w="3117"/>
              <w:gridCol w:w="3117"/>
            </w:tblGrid>
            <w:tr w:rsidR="00B66CEC" w14:paraId="3A3E2BE6" w14:textId="77777777">
              <w:tc>
                <w:tcPr>
                  <w:tcW w:w="3116" w:type="dxa"/>
                  <w:shd w:val="clear" w:color="auto" w:fill="D9D9D9"/>
                </w:tcPr>
                <w:p w14:paraId="14EB33D0" w14:textId="77777777" w:rsidR="00B66CEC" w:rsidRPr="0014728A" w:rsidRDefault="00853152">
                  <w:pPr>
                    <w:spacing w:before="0" w:after="160" w:line="259" w:lineRule="auto"/>
                    <w:ind w:firstLine="0"/>
                    <w:jc w:val="left"/>
                    <w:rPr>
                      <w:rFonts w:ascii="Times New Roman" w:eastAsia="Times New Roman" w:hAnsi="Times New Roman" w:cs="Times New Roman"/>
                      <w:b/>
                      <w:sz w:val="24"/>
                      <w:szCs w:val="24"/>
                    </w:rPr>
                  </w:pPr>
                  <w:r w:rsidRPr="0014728A">
                    <w:rPr>
                      <w:rFonts w:ascii="Times New Roman" w:eastAsia="Times New Roman" w:hAnsi="Times New Roman" w:cs="Times New Roman"/>
                      <w:b/>
                      <w:sz w:val="24"/>
                      <w:szCs w:val="24"/>
                    </w:rPr>
                    <w:t>Các phân đoạn</w:t>
                  </w:r>
                </w:p>
                <w:p w14:paraId="1E2F7E78" w14:textId="77777777" w:rsidR="00B66CEC" w:rsidRPr="0014728A" w:rsidRDefault="00B66CEC">
                  <w:pPr>
                    <w:spacing w:before="0" w:after="160" w:line="259" w:lineRule="auto"/>
                    <w:ind w:firstLine="0"/>
                    <w:jc w:val="left"/>
                    <w:rPr>
                      <w:rFonts w:ascii="Times New Roman" w:eastAsia="Times New Roman" w:hAnsi="Times New Roman" w:cs="Times New Roman"/>
                      <w:b/>
                      <w:sz w:val="24"/>
                      <w:szCs w:val="24"/>
                    </w:rPr>
                  </w:pPr>
                </w:p>
              </w:tc>
              <w:tc>
                <w:tcPr>
                  <w:tcW w:w="3117" w:type="dxa"/>
                  <w:shd w:val="clear" w:color="auto" w:fill="D9D9D9"/>
                </w:tcPr>
                <w:p w14:paraId="1F137526" w14:textId="77777777" w:rsidR="00B66CEC" w:rsidRPr="0014728A" w:rsidRDefault="00853152">
                  <w:pPr>
                    <w:spacing w:before="0" w:after="160" w:line="259" w:lineRule="auto"/>
                    <w:ind w:firstLine="0"/>
                    <w:jc w:val="left"/>
                    <w:rPr>
                      <w:rFonts w:ascii="Times New Roman" w:eastAsia="Times New Roman" w:hAnsi="Times New Roman" w:cs="Times New Roman"/>
                      <w:b/>
                      <w:sz w:val="24"/>
                      <w:szCs w:val="24"/>
                    </w:rPr>
                  </w:pPr>
                  <w:r w:rsidRPr="0014728A">
                    <w:rPr>
                      <w:rFonts w:ascii="Times New Roman" w:eastAsia="Times New Roman" w:hAnsi="Times New Roman" w:cs="Times New Roman"/>
                      <w:b/>
                      <w:sz w:val="24"/>
                      <w:szCs w:val="24"/>
                    </w:rPr>
                    <w:t>Bắt đầu</w:t>
                  </w:r>
                </w:p>
              </w:tc>
              <w:tc>
                <w:tcPr>
                  <w:tcW w:w="3117" w:type="dxa"/>
                  <w:shd w:val="clear" w:color="auto" w:fill="D9D9D9"/>
                </w:tcPr>
                <w:p w14:paraId="4881E515" w14:textId="77777777" w:rsidR="00B66CEC" w:rsidRPr="0014728A" w:rsidRDefault="00853152">
                  <w:pPr>
                    <w:spacing w:before="0" w:after="160" w:line="259" w:lineRule="auto"/>
                    <w:ind w:firstLine="0"/>
                    <w:jc w:val="left"/>
                    <w:rPr>
                      <w:rFonts w:ascii="Times New Roman" w:eastAsia="Times New Roman" w:hAnsi="Times New Roman" w:cs="Times New Roman"/>
                      <w:b/>
                      <w:sz w:val="24"/>
                      <w:szCs w:val="24"/>
                    </w:rPr>
                  </w:pPr>
                  <w:r w:rsidRPr="0014728A">
                    <w:rPr>
                      <w:rFonts w:ascii="Times New Roman" w:eastAsia="Times New Roman" w:hAnsi="Times New Roman" w:cs="Times New Roman"/>
                      <w:b/>
                      <w:sz w:val="24"/>
                      <w:szCs w:val="24"/>
                    </w:rPr>
                    <w:t>Hoàn thành</w:t>
                  </w:r>
                </w:p>
              </w:tc>
            </w:tr>
            <w:tr w:rsidR="00B66CEC" w14:paraId="1DB902CF" w14:textId="77777777">
              <w:tc>
                <w:tcPr>
                  <w:tcW w:w="3116" w:type="dxa"/>
                </w:tcPr>
                <w:p w14:paraId="7E26E527" w14:textId="77777777" w:rsidR="00B66CEC" w:rsidRPr="0014728A" w:rsidRDefault="00853152">
                  <w:pPr>
                    <w:spacing w:before="0" w:after="160" w:line="259" w:lineRule="auto"/>
                    <w:ind w:firstLine="0"/>
                    <w:jc w:val="left"/>
                    <w:rPr>
                      <w:rFonts w:ascii="Times New Roman" w:eastAsia="Times New Roman" w:hAnsi="Times New Roman" w:cs="Times New Roman"/>
                      <w:sz w:val="24"/>
                      <w:szCs w:val="24"/>
                    </w:rPr>
                  </w:pPr>
                  <w:r w:rsidRPr="0014728A">
                    <w:rPr>
                      <w:rFonts w:ascii="Times New Roman" w:eastAsia="Times New Roman" w:hAnsi="Times New Roman" w:cs="Times New Roman"/>
                      <w:sz w:val="24"/>
                      <w:szCs w:val="24"/>
                    </w:rPr>
                    <w:t>Khảo sát chức năng hệ thống</w:t>
                  </w:r>
                </w:p>
                <w:p w14:paraId="3531F7C3" w14:textId="77777777" w:rsidR="00B66CEC" w:rsidRPr="0014728A" w:rsidRDefault="00B66CEC">
                  <w:pPr>
                    <w:spacing w:before="0" w:after="160" w:line="259" w:lineRule="auto"/>
                    <w:ind w:firstLine="0"/>
                    <w:jc w:val="left"/>
                    <w:rPr>
                      <w:rFonts w:ascii="Times New Roman" w:eastAsia="Times New Roman" w:hAnsi="Times New Roman" w:cs="Times New Roman"/>
                      <w:sz w:val="24"/>
                      <w:szCs w:val="24"/>
                    </w:rPr>
                  </w:pPr>
                </w:p>
              </w:tc>
              <w:tc>
                <w:tcPr>
                  <w:tcW w:w="3117" w:type="dxa"/>
                </w:tcPr>
                <w:p w14:paraId="58FAD193" w14:textId="77777777" w:rsidR="00B66CEC" w:rsidRPr="0014728A" w:rsidRDefault="00853152">
                  <w:pPr>
                    <w:spacing w:before="0" w:after="160" w:line="259" w:lineRule="auto"/>
                    <w:ind w:firstLine="0"/>
                    <w:jc w:val="left"/>
                    <w:rPr>
                      <w:rFonts w:ascii="Times New Roman" w:eastAsia="Times New Roman" w:hAnsi="Times New Roman" w:cs="Times New Roman"/>
                      <w:sz w:val="24"/>
                      <w:szCs w:val="24"/>
                    </w:rPr>
                  </w:pPr>
                  <w:r w:rsidRPr="0014728A">
                    <w:rPr>
                      <w:rFonts w:ascii="Times New Roman" w:eastAsia="Times New Roman" w:hAnsi="Times New Roman" w:cs="Times New Roman"/>
                      <w:sz w:val="24"/>
                      <w:szCs w:val="24"/>
                    </w:rPr>
                    <w:t>5/9/2022</w:t>
                  </w:r>
                </w:p>
              </w:tc>
              <w:tc>
                <w:tcPr>
                  <w:tcW w:w="3117" w:type="dxa"/>
                </w:tcPr>
                <w:p w14:paraId="2946D729" w14:textId="77777777" w:rsidR="00B66CEC" w:rsidRPr="0014728A" w:rsidRDefault="00853152">
                  <w:pPr>
                    <w:spacing w:before="0" w:after="160" w:line="259" w:lineRule="auto"/>
                    <w:ind w:firstLine="0"/>
                    <w:jc w:val="left"/>
                    <w:rPr>
                      <w:rFonts w:ascii="Times New Roman" w:eastAsia="Times New Roman" w:hAnsi="Times New Roman" w:cs="Times New Roman"/>
                      <w:sz w:val="24"/>
                      <w:szCs w:val="24"/>
                    </w:rPr>
                  </w:pPr>
                  <w:r w:rsidRPr="0014728A">
                    <w:rPr>
                      <w:rFonts w:ascii="Times New Roman" w:eastAsia="Times New Roman" w:hAnsi="Times New Roman" w:cs="Times New Roman"/>
                      <w:sz w:val="24"/>
                      <w:szCs w:val="24"/>
                    </w:rPr>
                    <w:t>12/9/2022</w:t>
                  </w:r>
                </w:p>
              </w:tc>
            </w:tr>
            <w:tr w:rsidR="00B66CEC" w14:paraId="002ADEAF" w14:textId="77777777">
              <w:tc>
                <w:tcPr>
                  <w:tcW w:w="3116" w:type="dxa"/>
                </w:tcPr>
                <w:p w14:paraId="5DAD7A8A" w14:textId="77777777" w:rsidR="00B66CEC" w:rsidRPr="0014728A" w:rsidRDefault="00853152">
                  <w:pPr>
                    <w:spacing w:before="0" w:after="160" w:line="259" w:lineRule="auto"/>
                    <w:ind w:firstLine="0"/>
                    <w:jc w:val="left"/>
                    <w:rPr>
                      <w:rFonts w:ascii="Times New Roman" w:eastAsia="Times New Roman" w:hAnsi="Times New Roman" w:cs="Times New Roman"/>
                      <w:sz w:val="24"/>
                      <w:szCs w:val="24"/>
                    </w:rPr>
                  </w:pPr>
                  <w:r w:rsidRPr="0014728A">
                    <w:rPr>
                      <w:rFonts w:ascii="Times New Roman" w:eastAsia="Times New Roman" w:hAnsi="Times New Roman" w:cs="Times New Roman"/>
                      <w:sz w:val="24"/>
                      <w:szCs w:val="24"/>
                    </w:rPr>
                    <w:t>Xây dựng hệ thống</w:t>
                  </w:r>
                </w:p>
                <w:p w14:paraId="6342FAF0" w14:textId="77777777" w:rsidR="00B66CEC" w:rsidRPr="0014728A" w:rsidRDefault="00B66CEC">
                  <w:pPr>
                    <w:spacing w:before="0" w:after="160" w:line="259" w:lineRule="auto"/>
                    <w:ind w:firstLine="0"/>
                    <w:jc w:val="left"/>
                    <w:rPr>
                      <w:rFonts w:ascii="Times New Roman" w:eastAsia="Times New Roman" w:hAnsi="Times New Roman" w:cs="Times New Roman"/>
                      <w:sz w:val="24"/>
                      <w:szCs w:val="24"/>
                    </w:rPr>
                  </w:pPr>
                </w:p>
              </w:tc>
              <w:tc>
                <w:tcPr>
                  <w:tcW w:w="3117" w:type="dxa"/>
                </w:tcPr>
                <w:p w14:paraId="1BA1BE3A" w14:textId="77777777" w:rsidR="00B66CEC" w:rsidRPr="0014728A" w:rsidRDefault="00853152">
                  <w:pPr>
                    <w:spacing w:before="0" w:after="160" w:line="259" w:lineRule="auto"/>
                    <w:ind w:firstLine="0"/>
                    <w:jc w:val="left"/>
                    <w:rPr>
                      <w:rFonts w:ascii="Times New Roman" w:eastAsia="Times New Roman" w:hAnsi="Times New Roman" w:cs="Times New Roman"/>
                      <w:sz w:val="24"/>
                      <w:szCs w:val="24"/>
                    </w:rPr>
                  </w:pPr>
                  <w:r w:rsidRPr="0014728A">
                    <w:rPr>
                      <w:rFonts w:ascii="Times New Roman" w:eastAsia="Times New Roman" w:hAnsi="Times New Roman" w:cs="Times New Roman"/>
                      <w:sz w:val="24"/>
                      <w:szCs w:val="24"/>
                    </w:rPr>
                    <w:t>15/9/2022</w:t>
                  </w:r>
                </w:p>
              </w:tc>
              <w:tc>
                <w:tcPr>
                  <w:tcW w:w="3117" w:type="dxa"/>
                </w:tcPr>
                <w:p w14:paraId="270B8645" w14:textId="77777777" w:rsidR="00B66CEC" w:rsidRPr="0014728A" w:rsidRDefault="00853152">
                  <w:pPr>
                    <w:spacing w:before="0" w:after="160" w:line="259" w:lineRule="auto"/>
                    <w:ind w:firstLine="0"/>
                    <w:jc w:val="left"/>
                    <w:rPr>
                      <w:rFonts w:ascii="Times New Roman" w:eastAsia="Times New Roman" w:hAnsi="Times New Roman" w:cs="Times New Roman"/>
                      <w:sz w:val="24"/>
                      <w:szCs w:val="24"/>
                    </w:rPr>
                  </w:pPr>
                  <w:r w:rsidRPr="0014728A">
                    <w:rPr>
                      <w:rFonts w:ascii="Times New Roman" w:eastAsia="Times New Roman" w:hAnsi="Times New Roman" w:cs="Times New Roman"/>
                      <w:sz w:val="24"/>
                      <w:szCs w:val="24"/>
                    </w:rPr>
                    <w:t>14/10/2022</w:t>
                  </w:r>
                </w:p>
              </w:tc>
            </w:tr>
            <w:tr w:rsidR="00B66CEC" w14:paraId="3842E2DC" w14:textId="77777777">
              <w:tc>
                <w:tcPr>
                  <w:tcW w:w="3116" w:type="dxa"/>
                </w:tcPr>
                <w:p w14:paraId="07AD9C58" w14:textId="77777777" w:rsidR="00B66CEC" w:rsidRPr="0014728A" w:rsidRDefault="00853152">
                  <w:pPr>
                    <w:spacing w:before="0" w:after="160" w:line="259" w:lineRule="auto"/>
                    <w:ind w:firstLine="0"/>
                    <w:jc w:val="left"/>
                    <w:rPr>
                      <w:rFonts w:ascii="Times New Roman" w:eastAsia="Times New Roman" w:hAnsi="Times New Roman" w:cs="Times New Roman"/>
                      <w:sz w:val="24"/>
                      <w:szCs w:val="24"/>
                    </w:rPr>
                  </w:pPr>
                  <w:r w:rsidRPr="0014728A">
                    <w:rPr>
                      <w:rFonts w:ascii="Times New Roman" w:eastAsia="Times New Roman" w:hAnsi="Times New Roman" w:cs="Times New Roman"/>
                      <w:sz w:val="24"/>
                      <w:szCs w:val="24"/>
                    </w:rPr>
                    <w:t>Kiểm thử</w:t>
                  </w:r>
                </w:p>
                <w:p w14:paraId="2A539B5C" w14:textId="77777777" w:rsidR="00B66CEC" w:rsidRPr="0014728A" w:rsidRDefault="00B66CEC">
                  <w:pPr>
                    <w:spacing w:before="0" w:after="160" w:line="259" w:lineRule="auto"/>
                    <w:ind w:firstLine="0"/>
                    <w:jc w:val="left"/>
                    <w:rPr>
                      <w:rFonts w:ascii="Times New Roman" w:eastAsia="Times New Roman" w:hAnsi="Times New Roman" w:cs="Times New Roman"/>
                      <w:sz w:val="24"/>
                      <w:szCs w:val="24"/>
                    </w:rPr>
                  </w:pPr>
                </w:p>
              </w:tc>
              <w:tc>
                <w:tcPr>
                  <w:tcW w:w="3117" w:type="dxa"/>
                </w:tcPr>
                <w:p w14:paraId="647BF3E6" w14:textId="77777777" w:rsidR="00B66CEC" w:rsidRPr="0014728A" w:rsidRDefault="00853152">
                  <w:pPr>
                    <w:spacing w:before="0" w:after="160" w:line="259" w:lineRule="auto"/>
                    <w:ind w:firstLine="0"/>
                    <w:jc w:val="left"/>
                    <w:rPr>
                      <w:rFonts w:ascii="Times New Roman" w:eastAsia="Times New Roman" w:hAnsi="Times New Roman" w:cs="Times New Roman"/>
                      <w:sz w:val="24"/>
                      <w:szCs w:val="24"/>
                    </w:rPr>
                  </w:pPr>
                  <w:r w:rsidRPr="0014728A">
                    <w:rPr>
                      <w:rFonts w:ascii="Times New Roman" w:eastAsia="Times New Roman" w:hAnsi="Times New Roman" w:cs="Times New Roman"/>
                      <w:sz w:val="24"/>
                      <w:szCs w:val="24"/>
                    </w:rPr>
                    <w:t>15/10/2022</w:t>
                  </w:r>
                </w:p>
              </w:tc>
              <w:tc>
                <w:tcPr>
                  <w:tcW w:w="3117" w:type="dxa"/>
                </w:tcPr>
                <w:p w14:paraId="0248A732" w14:textId="77777777" w:rsidR="00B66CEC" w:rsidRPr="0014728A" w:rsidRDefault="00853152">
                  <w:pPr>
                    <w:spacing w:before="0" w:after="160" w:line="259" w:lineRule="auto"/>
                    <w:ind w:firstLine="0"/>
                    <w:jc w:val="left"/>
                    <w:rPr>
                      <w:rFonts w:ascii="Times New Roman" w:eastAsia="Times New Roman" w:hAnsi="Times New Roman" w:cs="Times New Roman"/>
                      <w:sz w:val="24"/>
                      <w:szCs w:val="24"/>
                    </w:rPr>
                  </w:pPr>
                  <w:r w:rsidRPr="0014728A">
                    <w:rPr>
                      <w:rFonts w:ascii="Times New Roman" w:eastAsia="Times New Roman" w:hAnsi="Times New Roman" w:cs="Times New Roman"/>
                      <w:sz w:val="24"/>
                      <w:szCs w:val="24"/>
                    </w:rPr>
                    <w:t>17/10/2022</w:t>
                  </w:r>
                </w:p>
              </w:tc>
            </w:tr>
            <w:tr w:rsidR="00B66CEC" w14:paraId="20CA1C99" w14:textId="77777777">
              <w:trPr>
                <w:trHeight w:val="476"/>
              </w:trPr>
              <w:tc>
                <w:tcPr>
                  <w:tcW w:w="3116" w:type="dxa"/>
                </w:tcPr>
                <w:p w14:paraId="7905E684" w14:textId="77777777" w:rsidR="00B66CEC" w:rsidRPr="0014728A" w:rsidRDefault="00853152">
                  <w:pPr>
                    <w:spacing w:before="0" w:after="160" w:line="259" w:lineRule="auto"/>
                    <w:ind w:firstLine="0"/>
                    <w:jc w:val="left"/>
                    <w:rPr>
                      <w:rFonts w:ascii="Times New Roman" w:eastAsia="Times New Roman" w:hAnsi="Times New Roman" w:cs="Times New Roman"/>
                      <w:sz w:val="24"/>
                      <w:szCs w:val="24"/>
                    </w:rPr>
                  </w:pPr>
                  <w:r w:rsidRPr="0014728A">
                    <w:rPr>
                      <w:rFonts w:ascii="Times New Roman" w:eastAsia="Times New Roman" w:hAnsi="Times New Roman" w:cs="Times New Roman"/>
                      <w:sz w:val="24"/>
                      <w:szCs w:val="24"/>
                    </w:rPr>
                    <w:t>Giới thiệu sản phẩm với khách hàng</w:t>
                  </w:r>
                </w:p>
              </w:tc>
              <w:tc>
                <w:tcPr>
                  <w:tcW w:w="3117" w:type="dxa"/>
                </w:tcPr>
                <w:p w14:paraId="72694991" w14:textId="77777777" w:rsidR="00B66CEC" w:rsidRPr="0014728A" w:rsidRDefault="00853152">
                  <w:pPr>
                    <w:spacing w:before="0" w:after="160" w:line="259" w:lineRule="auto"/>
                    <w:ind w:firstLine="0"/>
                    <w:jc w:val="left"/>
                    <w:rPr>
                      <w:rFonts w:ascii="Times New Roman" w:eastAsia="Times New Roman" w:hAnsi="Times New Roman" w:cs="Times New Roman"/>
                      <w:sz w:val="24"/>
                      <w:szCs w:val="24"/>
                    </w:rPr>
                  </w:pPr>
                  <w:r w:rsidRPr="0014728A">
                    <w:rPr>
                      <w:rFonts w:ascii="Times New Roman" w:eastAsia="Times New Roman" w:hAnsi="Times New Roman" w:cs="Times New Roman"/>
                      <w:sz w:val="24"/>
                      <w:szCs w:val="24"/>
                    </w:rPr>
                    <w:t>31/10/2022</w:t>
                  </w:r>
                </w:p>
              </w:tc>
              <w:tc>
                <w:tcPr>
                  <w:tcW w:w="3117" w:type="dxa"/>
                </w:tcPr>
                <w:p w14:paraId="4C382401" w14:textId="42AFDCF3" w:rsidR="00B66CEC" w:rsidRPr="0014728A" w:rsidRDefault="00FE5083">
                  <w:pPr>
                    <w:spacing w:before="0" w:after="160" w:line="259" w:lineRule="auto"/>
                    <w:ind w:firstLine="0"/>
                    <w:jc w:val="left"/>
                    <w:rPr>
                      <w:rFonts w:ascii="Times New Roman" w:eastAsia="Times New Roman" w:hAnsi="Times New Roman" w:cs="Times New Roman"/>
                      <w:sz w:val="24"/>
                      <w:szCs w:val="24"/>
                    </w:rPr>
                  </w:pPr>
                  <w:r w:rsidRPr="0014728A">
                    <w:rPr>
                      <w:rFonts w:ascii="Times New Roman" w:eastAsia="Times New Roman" w:hAnsi="Times New Roman" w:cs="Times New Roman"/>
                      <w:sz w:val="24"/>
                      <w:szCs w:val="24"/>
                    </w:rPr>
                    <w:t>31/10/2022</w:t>
                  </w:r>
                </w:p>
              </w:tc>
            </w:tr>
          </w:tbl>
          <w:p w14:paraId="04B7D215" w14:textId="77777777" w:rsidR="00B66CEC" w:rsidRDefault="00B66CEC">
            <w:pPr>
              <w:spacing w:after="160" w:line="259" w:lineRule="auto"/>
              <w:rPr>
                <w:rFonts w:ascii="Times New Roman" w:eastAsia="Times New Roman" w:hAnsi="Times New Roman" w:cs="Times New Roman"/>
              </w:rPr>
            </w:pPr>
          </w:p>
          <w:p w14:paraId="1B032175" w14:textId="77777777" w:rsidR="00B66CEC" w:rsidRDefault="00853152">
            <w:pPr>
              <w:keepNext/>
              <w:keepLines/>
              <w:spacing w:before="40" w:line="259" w:lineRule="auto"/>
              <w:rPr>
                <w:rFonts w:ascii="Times New Roman" w:eastAsia="Times New Roman" w:hAnsi="Times New Roman" w:cs="Times New Roman"/>
                <w:color w:val="000000"/>
              </w:rPr>
            </w:pPr>
            <w:r>
              <w:rPr>
                <w:rFonts w:ascii="Times New Roman" w:eastAsia="Times New Roman" w:hAnsi="Times New Roman" w:cs="Times New Roman"/>
                <w:color w:val="000000"/>
              </w:rPr>
              <w:t>Các mốc thời gian quan trọng trong tiến trình</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15" w:type="dxa"/>
                <w:right w:w="115" w:type="dxa"/>
              </w:tblCellMar>
              <w:tblLook w:val="0400" w:firstRow="0" w:lastRow="0" w:firstColumn="0" w:lastColumn="0" w:noHBand="0" w:noVBand="1"/>
            </w:tblPr>
            <w:tblGrid>
              <w:gridCol w:w="3116"/>
              <w:gridCol w:w="3117"/>
              <w:gridCol w:w="3117"/>
            </w:tblGrid>
            <w:tr w:rsidR="00B66CEC" w14:paraId="2B9B8910" w14:textId="77777777">
              <w:tc>
                <w:tcPr>
                  <w:tcW w:w="3116" w:type="dxa"/>
                  <w:shd w:val="clear" w:color="auto" w:fill="D9D9D9"/>
                </w:tcPr>
                <w:p w14:paraId="62275753" w14:textId="77777777" w:rsidR="00B66CEC" w:rsidRDefault="00853152">
                  <w:pPr>
                    <w:spacing w:before="0" w:after="160" w:line="259" w:lineRule="auto"/>
                    <w:ind w:firstLine="0"/>
                    <w:jc w:val="left"/>
                    <w:rPr>
                      <w:rFonts w:ascii="Times New Roman" w:eastAsia="Times New Roman" w:hAnsi="Times New Roman" w:cs="Times New Roman"/>
                      <w:b/>
                      <w:sz w:val="24"/>
                      <w:szCs w:val="24"/>
                    </w:rPr>
                  </w:pPr>
                  <w:r>
                    <w:rPr>
                      <w:rFonts w:ascii="Times New Roman" w:eastAsia="Times New Roman" w:hAnsi="Times New Roman" w:cs="Times New Roman"/>
                      <w:b/>
                      <w:sz w:val="24"/>
                      <w:szCs w:val="24"/>
                    </w:rPr>
                    <w:t>Sự kiện</w:t>
                  </w:r>
                </w:p>
              </w:tc>
              <w:tc>
                <w:tcPr>
                  <w:tcW w:w="3117" w:type="dxa"/>
                  <w:shd w:val="clear" w:color="auto" w:fill="D9D9D9"/>
                </w:tcPr>
                <w:p w14:paraId="1A4DF27B" w14:textId="77777777" w:rsidR="00B66CEC" w:rsidRDefault="00853152">
                  <w:pPr>
                    <w:spacing w:before="0" w:after="160" w:line="259" w:lineRule="auto"/>
                    <w:ind w:firstLine="0"/>
                    <w:jc w:val="left"/>
                    <w:rPr>
                      <w:rFonts w:ascii="Times New Roman" w:eastAsia="Times New Roman" w:hAnsi="Times New Roman" w:cs="Times New Roman"/>
                      <w:b/>
                      <w:sz w:val="24"/>
                      <w:szCs w:val="24"/>
                    </w:rPr>
                  </w:pPr>
                  <w:r>
                    <w:rPr>
                      <w:rFonts w:ascii="Times New Roman" w:eastAsia="Times New Roman" w:hAnsi="Times New Roman" w:cs="Times New Roman"/>
                      <w:b/>
                      <w:sz w:val="24"/>
                      <w:szCs w:val="24"/>
                    </w:rPr>
                    <w:t>Bắt đầu</w:t>
                  </w:r>
                </w:p>
              </w:tc>
              <w:tc>
                <w:tcPr>
                  <w:tcW w:w="3117" w:type="dxa"/>
                  <w:shd w:val="clear" w:color="auto" w:fill="D9D9D9"/>
                </w:tcPr>
                <w:p w14:paraId="3B5C1EAB" w14:textId="77777777" w:rsidR="00B66CEC" w:rsidRDefault="00853152">
                  <w:pPr>
                    <w:spacing w:before="0" w:after="160" w:line="259" w:lineRule="auto"/>
                    <w:ind w:firstLine="0"/>
                    <w:jc w:val="left"/>
                    <w:rPr>
                      <w:rFonts w:ascii="Times New Roman" w:eastAsia="Times New Roman" w:hAnsi="Times New Roman" w:cs="Times New Roman"/>
                      <w:b/>
                      <w:sz w:val="24"/>
                      <w:szCs w:val="24"/>
                    </w:rPr>
                  </w:pPr>
                  <w:r>
                    <w:rPr>
                      <w:rFonts w:ascii="Times New Roman" w:eastAsia="Times New Roman" w:hAnsi="Times New Roman" w:cs="Times New Roman"/>
                      <w:b/>
                      <w:sz w:val="24"/>
                      <w:szCs w:val="24"/>
                    </w:rPr>
                    <w:t>Hoàn thành</w:t>
                  </w:r>
                </w:p>
                <w:p w14:paraId="5811529F" w14:textId="77777777" w:rsidR="00B66CEC" w:rsidRDefault="00B66CEC">
                  <w:pPr>
                    <w:spacing w:before="0" w:after="160" w:line="259" w:lineRule="auto"/>
                    <w:ind w:firstLine="0"/>
                    <w:jc w:val="left"/>
                    <w:rPr>
                      <w:rFonts w:ascii="Times New Roman" w:eastAsia="Times New Roman" w:hAnsi="Times New Roman" w:cs="Times New Roman"/>
                      <w:sz w:val="24"/>
                      <w:szCs w:val="24"/>
                    </w:rPr>
                  </w:pPr>
                </w:p>
              </w:tc>
            </w:tr>
            <w:tr w:rsidR="00B66CEC" w14:paraId="0003EE7B" w14:textId="77777777">
              <w:tc>
                <w:tcPr>
                  <w:tcW w:w="3116" w:type="dxa"/>
                </w:tcPr>
                <w:p w14:paraId="08E5E27D" w14:textId="77777777" w:rsidR="00B66CEC" w:rsidRPr="0014728A" w:rsidRDefault="00853152">
                  <w:pPr>
                    <w:spacing w:before="0" w:after="160" w:line="259" w:lineRule="auto"/>
                    <w:ind w:firstLine="0"/>
                    <w:jc w:val="left"/>
                    <w:rPr>
                      <w:rFonts w:ascii="Times New Roman" w:eastAsia="Times New Roman" w:hAnsi="Times New Roman" w:cs="Times New Roman"/>
                      <w:sz w:val="24"/>
                      <w:szCs w:val="24"/>
                    </w:rPr>
                  </w:pPr>
                  <w:r w:rsidRPr="0014728A">
                    <w:rPr>
                      <w:rFonts w:ascii="Times New Roman" w:eastAsia="Times New Roman" w:hAnsi="Times New Roman" w:cs="Times New Roman"/>
                      <w:sz w:val="24"/>
                      <w:szCs w:val="24"/>
                    </w:rPr>
                    <w:t>Khảo sát thực tế</w:t>
                  </w:r>
                </w:p>
              </w:tc>
              <w:tc>
                <w:tcPr>
                  <w:tcW w:w="3117" w:type="dxa"/>
                </w:tcPr>
                <w:p w14:paraId="762E874F" w14:textId="77777777" w:rsidR="00B66CEC" w:rsidRPr="0014728A" w:rsidRDefault="00853152">
                  <w:pPr>
                    <w:spacing w:before="0" w:after="160" w:line="259" w:lineRule="auto"/>
                    <w:ind w:firstLine="0"/>
                    <w:jc w:val="left"/>
                    <w:rPr>
                      <w:rFonts w:ascii="Times New Roman" w:eastAsia="Times New Roman" w:hAnsi="Times New Roman" w:cs="Times New Roman"/>
                      <w:sz w:val="24"/>
                      <w:szCs w:val="24"/>
                    </w:rPr>
                  </w:pPr>
                  <w:r w:rsidRPr="0014728A">
                    <w:rPr>
                      <w:rFonts w:ascii="Times New Roman" w:eastAsia="Times New Roman" w:hAnsi="Times New Roman" w:cs="Times New Roman"/>
                      <w:sz w:val="24"/>
                      <w:szCs w:val="24"/>
                    </w:rPr>
                    <w:t>5/9/2022</w:t>
                  </w:r>
                </w:p>
              </w:tc>
              <w:tc>
                <w:tcPr>
                  <w:tcW w:w="3117" w:type="dxa"/>
                </w:tcPr>
                <w:p w14:paraId="7209E0DA" w14:textId="77777777" w:rsidR="00B66CEC" w:rsidRPr="0014728A" w:rsidRDefault="00853152">
                  <w:pPr>
                    <w:spacing w:before="0" w:after="160" w:line="259" w:lineRule="auto"/>
                    <w:ind w:firstLine="0"/>
                    <w:jc w:val="left"/>
                    <w:rPr>
                      <w:rFonts w:ascii="Times New Roman" w:eastAsia="Times New Roman" w:hAnsi="Times New Roman" w:cs="Times New Roman"/>
                      <w:sz w:val="24"/>
                      <w:szCs w:val="24"/>
                    </w:rPr>
                  </w:pPr>
                  <w:r w:rsidRPr="0014728A">
                    <w:rPr>
                      <w:rFonts w:ascii="Times New Roman" w:eastAsia="Times New Roman" w:hAnsi="Times New Roman" w:cs="Times New Roman"/>
                      <w:sz w:val="24"/>
                      <w:szCs w:val="24"/>
                    </w:rPr>
                    <w:t>11/9/2022</w:t>
                  </w:r>
                </w:p>
              </w:tc>
            </w:tr>
            <w:tr w:rsidR="00B66CEC" w14:paraId="54FCB0BE" w14:textId="77777777">
              <w:trPr>
                <w:trHeight w:val="540"/>
              </w:trPr>
              <w:tc>
                <w:tcPr>
                  <w:tcW w:w="3116" w:type="dxa"/>
                </w:tcPr>
                <w:p w14:paraId="31E08BB9" w14:textId="77777777" w:rsidR="00B66CEC" w:rsidRPr="0014728A" w:rsidRDefault="00853152">
                  <w:pPr>
                    <w:spacing w:before="0" w:after="160" w:line="259" w:lineRule="auto"/>
                    <w:ind w:firstLine="0"/>
                    <w:jc w:val="left"/>
                    <w:rPr>
                      <w:rFonts w:ascii="Times New Roman" w:eastAsia="Times New Roman" w:hAnsi="Times New Roman" w:cs="Times New Roman"/>
                      <w:sz w:val="24"/>
                      <w:szCs w:val="24"/>
                    </w:rPr>
                  </w:pPr>
                  <w:r w:rsidRPr="0014728A">
                    <w:rPr>
                      <w:rFonts w:ascii="Times New Roman" w:eastAsia="Times New Roman" w:hAnsi="Times New Roman" w:cs="Times New Roman"/>
                      <w:sz w:val="24"/>
                      <w:szCs w:val="24"/>
                    </w:rPr>
                    <w:t>Lên kế hoạch cho hệ thống</w:t>
                  </w:r>
                </w:p>
                <w:p w14:paraId="0E5D040A" w14:textId="77777777" w:rsidR="00B66CEC" w:rsidRPr="0014728A" w:rsidRDefault="00B66CEC">
                  <w:pPr>
                    <w:spacing w:before="0" w:after="160" w:line="259" w:lineRule="auto"/>
                    <w:ind w:firstLine="0"/>
                    <w:jc w:val="left"/>
                    <w:rPr>
                      <w:rFonts w:ascii="Times New Roman" w:eastAsia="Times New Roman" w:hAnsi="Times New Roman" w:cs="Times New Roman"/>
                      <w:sz w:val="24"/>
                      <w:szCs w:val="24"/>
                    </w:rPr>
                  </w:pPr>
                </w:p>
              </w:tc>
              <w:tc>
                <w:tcPr>
                  <w:tcW w:w="3117" w:type="dxa"/>
                </w:tcPr>
                <w:p w14:paraId="2170AE0B" w14:textId="77777777" w:rsidR="00B66CEC" w:rsidRPr="0014728A" w:rsidRDefault="00853152">
                  <w:pPr>
                    <w:spacing w:before="0" w:after="160" w:line="259" w:lineRule="auto"/>
                    <w:ind w:firstLine="0"/>
                    <w:jc w:val="left"/>
                    <w:rPr>
                      <w:rFonts w:ascii="Times New Roman" w:eastAsia="Times New Roman" w:hAnsi="Times New Roman" w:cs="Times New Roman"/>
                      <w:sz w:val="24"/>
                      <w:szCs w:val="24"/>
                    </w:rPr>
                  </w:pPr>
                  <w:r w:rsidRPr="0014728A">
                    <w:rPr>
                      <w:rFonts w:ascii="Times New Roman" w:eastAsia="Times New Roman" w:hAnsi="Times New Roman" w:cs="Times New Roman"/>
                      <w:sz w:val="24"/>
                      <w:szCs w:val="24"/>
                    </w:rPr>
                    <w:t>12/9/2022</w:t>
                  </w:r>
                </w:p>
              </w:tc>
              <w:tc>
                <w:tcPr>
                  <w:tcW w:w="3117" w:type="dxa"/>
                </w:tcPr>
                <w:p w14:paraId="7AD192E1" w14:textId="77777777" w:rsidR="00B66CEC" w:rsidRPr="0014728A" w:rsidRDefault="00853152">
                  <w:pPr>
                    <w:spacing w:before="0" w:after="160" w:line="259" w:lineRule="auto"/>
                    <w:ind w:firstLine="0"/>
                    <w:jc w:val="left"/>
                    <w:rPr>
                      <w:rFonts w:ascii="Times New Roman" w:eastAsia="Times New Roman" w:hAnsi="Times New Roman" w:cs="Times New Roman"/>
                      <w:sz w:val="24"/>
                      <w:szCs w:val="24"/>
                    </w:rPr>
                  </w:pPr>
                  <w:r w:rsidRPr="0014728A">
                    <w:rPr>
                      <w:rFonts w:ascii="Times New Roman" w:eastAsia="Times New Roman" w:hAnsi="Times New Roman" w:cs="Times New Roman"/>
                      <w:sz w:val="24"/>
                      <w:szCs w:val="24"/>
                    </w:rPr>
                    <w:t>14/9/2022</w:t>
                  </w:r>
                </w:p>
              </w:tc>
            </w:tr>
            <w:tr w:rsidR="00B66CEC" w14:paraId="24C6C18F" w14:textId="77777777">
              <w:tc>
                <w:tcPr>
                  <w:tcW w:w="3116" w:type="dxa"/>
                </w:tcPr>
                <w:p w14:paraId="7D1559F0" w14:textId="77777777" w:rsidR="00B66CEC" w:rsidRPr="0014728A" w:rsidRDefault="00853152">
                  <w:pPr>
                    <w:spacing w:before="0" w:after="160" w:line="259" w:lineRule="auto"/>
                    <w:ind w:firstLine="0"/>
                    <w:jc w:val="left"/>
                    <w:rPr>
                      <w:rFonts w:ascii="Times New Roman" w:eastAsia="Times New Roman" w:hAnsi="Times New Roman" w:cs="Times New Roman"/>
                      <w:sz w:val="24"/>
                      <w:szCs w:val="24"/>
                    </w:rPr>
                  </w:pPr>
                  <w:r w:rsidRPr="0014728A">
                    <w:rPr>
                      <w:rFonts w:ascii="Times New Roman" w:eastAsia="Times New Roman" w:hAnsi="Times New Roman" w:cs="Times New Roman"/>
                      <w:sz w:val="24"/>
                      <w:szCs w:val="24"/>
                    </w:rPr>
                    <w:t>Viết code</w:t>
                  </w:r>
                </w:p>
                <w:p w14:paraId="37284220" w14:textId="77777777" w:rsidR="00B66CEC" w:rsidRPr="0014728A" w:rsidRDefault="00B66CEC">
                  <w:pPr>
                    <w:spacing w:before="0" w:after="160" w:line="259" w:lineRule="auto"/>
                    <w:ind w:firstLine="0"/>
                    <w:jc w:val="left"/>
                    <w:rPr>
                      <w:rFonts w:ascii="Times New Roman" w:eastAsia="Times New Roman" w:hAnsi="Times New Roman" w:cs="Times New Roman"/>
                      <w:sz w:val="24"/>
                      <w:szCs w:val="24"/>
                    </w:rPr>
                  </w:pPr>
                </w:p>
              </w:tc>
              <w:tc>
                <w:tcPr>
                  <w:tcW w:w="3117" w:type="dxa"/>
                </w:tcPr>
                <w:p w14:paraId="1E7D9BDF" w14:textId="77777777" w:rsidR="00B66CEC" w:rsidRPr="0014728A" w:rsidRDefault="00853152">
                  <w:pPr>
                    <w:spacing w:before="0" w:after="160" w:line="259" w:lineRule="auto"/>
                    <w:ind w:firstLine="0"/>
                    <w:jc w:val="left"/>
                    <w:rPr>
                      <w:rFonts w:ascii="Times New Roman" w:eastAsia="Times New Roman" w:hAnsi="Times New Roman" w:cs="Times New Roman"/>
                      <w:sz w:val="24"/>
                      <w:szCs w:val="24"/>
                    </w:rPr>
                  </w:pPr>
                  <w:r w:rsidRPr="0014728A">
                    <w:rPr>
                      <w:rFonts w:ascii="Times New Roman" w:eastAsia="Times New Roman" w:hAnsi="Times New Roman" w:cs="Times New Roman"/>
                      <w:sz w:val="24"/>
                      <w:szCs w:val="24"/>
                    </w:rPr>
                    <w:t>15/9/2022</w:t>
                  </w:r>
                </w:p>
              </w:tc>
              <w:tc>
                <w:tcPr>
                  <w:tcW w:w="3117" w:type="dxa"/>
                </w:tcPr>
                <w:p w14:paraId="53D1701C" w14:textId="77777777" w:rsidR="00B66CEC" w:rsidRPr="0014728A" w:rsidRDefault="00853152">
                  <w:pPr>
                    <w:spacing w:before="0" w:after="160" w:line="259" w:lineRule="auto"/>
                    <w:ind w:firstLine="0"/>
                    <w:jc w:val="left"/>
                    <w:rPr>
                      <w:rFonts w:ascii="Times New Roman" w:eastAsia="Times New Roman" w:hAnsi="Times New Roman" w:cs="Times New Roman"/>
                      <w:sz w:val="24"/>
                      <w:szCs w:val="24"/>
                    </w:rPr>
                  </w:pPr>
                  <w:r w:rsidRPr="0014728A">
                    <w:rPr>
                      <w:rFonts w:ascii="Times New Roman" w:eastAsia="Times New Roman" w:hAnsi="Times New Roman" w:cs="Times New Roman"/>
                      <w:sz w:val="24"/>
                      <w:szCs w:val="24"/>
                    </w:rPr>
                    <w:t>14/10/2022</w:t>
                  </w:r>
                </w:p>
              </w:tc>
            </w:tr>
            <w:tr w:rsidR="00B66CEC" w14:paraId="4449F8C0" w14:textId="77777777">
              <w:tc>
                <w:tcPr>
                  <w:tcW w:w="3116" w:type="dxa"/>
                </w:tcPr>
                <w:p w14:paraId="77FC4730" w14:textId="77777777" w:rsidR="00B66CEC" w:rsidRPr="0014728A" w:rsidRDefault="00853152">
                  <w:pPr>
                    <w:spacing w:before="0" w:after="160" w:line="259" w:lineRule="auto"/>
                    <w:ind w:firstLine="0"/>
                    <w:jc w:val="left"/>
                    <w:rPr>
                      <w:rFonts w:ascii="Times New Roman" w:eastAsia="Times New Roman" w:hAnsi="Times New Roman" w:cs="Times New Roman"/>
                      <w:sz w:val="24"/>
                      <w:szCs w:val="24"/>
                    </w:rPr>
                  </w:pPr>
                  <w:r w:rsidRPr="0014728A">
                    <w:rPr>
                      <w:rFonts w:ascii="Times New Roman" w:eastAsia="Times New Roman" w:hAnsi="Times New Roman" w:cs="Times New Roman"/>
                      <w:sz w:val="24"/>
                      <w:szCs w:val="24"/>
                    </w:rPr>
                    <w:t>Kiểm thử phần mềm</w:t>
                  </w:r>
                </w:p>
                <w:p w14:paraId="2443FE24" w14:textId="77777777" w:rsidR="00B66CEC" w:rsidRPr="0014728A" w:rsidRDefault="00B66CEC">
                  <w:pPr>
                    <w:spacing w:before="0" w:after="160" w:line="259" w:lineRule="auto"/>
                    <w:ind w:firstLine="0"/>
                    <w:jc w:val="left"/>
                    <w:rPr>
                      <w:rFonts w:ascii="Times New Roman" w:eastAsia="Times New Roman" w:hAnsi="Times New Roman" w:cs="Times New Roman"/>
                      <w:sz w:val="24"/>
                      <w:szCs w:val="24"/>
                    </w:rPr>
                  </w:pPr>
                </w:p>
              </w:tc>
              <w:tc>
                <w:tcPr>
                  <w:tcW w:w="3117" w:type="dxa"/>
                </w:tcPr>
                <w:p w14:paraId="5F796EBD" w14:textId="77777777" w:rsidR="00B66CEC" w:rsidRPr="0014728A" w:rsidRDefault="00853152">
                  <w:pPr>
                    <w:spacing w:before="0" w:after="160" w:line="259" w:lineRule="auto"/>
                    <w:ind w:firstLine="0"/>
                    <w:jc w:val="left"/>
                    <w:rPr>
                      <w:rFonts w:ascii="Times New Roman" w:eastAsia="Times New Roman" w:hAnsi="Times New Roman" w:cs="Times New Roman"/>
                      <w:sz w:val="24"/>
                      <w:szCs w:val="24"/>
                    </w:rPr>
                  </w:pPr>
                  <w:r w:rsidRPr="0014728A">
                    <w:rPr>
                      <w:rFonts w:ascii="Times New Roman" w:eastAsia="Times New Roman" w:hAnsi="Times New Roman" w:cs="Times New Roman"/>
                      <w:sz w:val="24"/>
                      <w:szCs w:val="24"/>
                    </w:rPr>
                    <w:t>15/10/2022</w:t>
                  </w:r>
                </w:p>
              </w:tc>
              <w:tc>
                <w:tcPr>
                  <w:tcW w:w="3117" w:type="dxa"/>
                </w:tcPr>
                <w:p w14:paraId="509A2353" w14:textId="77777777" w:rsidR="00B66CEC" w:rsidRPr="0014728A" w:rsidRDefault="00853152">
                  <w:pPr>
                    <w:spacing w:before="0" w:after="160" w:line="259" w:lineRule="auto"/>
                    <w:ind w:firstLine="0"/>
                    <w:jc w:val="left"/>
                    <w:rPr>
                      <w:rFonts w:ascii="Times New Roman" w:eastAsia="Times New Roman" w:hAnsi="Times New Roman" w:cs="Times New Roman"/>
                      <w:sz w:val="24"/>
                      <w:szCs w:val="24"/>
                    </w:rPr>
                  </w:pPr>
                  <w:r w:rsidRPr="0014728A">
                    <w:rPr>
                      <w:rFonts w:ascii="Times New Roman" w:eastAsia="Times New Roman" w:hAnsi="Times New Roman" w:cs="Times New Roman"/>
                      <w:sz w:val="24"/>
                      <w:szCs w:val="24"/>
                    </w:rPr>
                    <w:t>17/10/2022</w:t>
                  </w:r>
                </w:p>
              </w:tc>
            </w:tr>
            <w:tr w:rsidR="00B66CEC" w14:paraId="3CC8C57A" w14:textId="77777777">
              <w:trPr>
                <w:trHeight w:val="734"/>
              </w:trPr>
              <w:tc>
                <w:tcPr>
                  <w:tcW w:w="3116" w:type="dxa"/>
                </w:tcPr>
                <w:p w14:paraId="64D8B02B" w14:textId="77777777" w:rsidR="00B66CEC" w:rsidRPr="0014728A" w:rsidRDefault="00853152">
                  <w:pPr>
                    <w:spacing w:before="0" w:after="160" w:line="259" w:lineRule="auto"/>
                    <w:ind w:firstLine="0"/>
                    <w:jc w:val="left"/>
                    <w:rPr>
                      <w:rFonts w:ascii="Times New Roman" w:eastAsia="Times New Roman" w:hAnsi="Times New Roman" w:cs="Times New Roman"/>
                      <w:sz w:val="24"/>
                      <w:szCs w:val="24"/>
                    </w:rPr>
                  </w:pPr>
                  <w:r w:rsidRPr="0014728A">
                    <w:rPr>
                      <w:rFonts w:ascii="Times New Roman" w:eastAsia="Times New Roman" w:hAnsi="Times New Roman" w:cs="Times New Roman"/>
                      <w:sz w:val="24"/>
                      <w:szCs w:val="24"/>
                    </w:rPr>
                    <w:t>Báo cáo sản phẩm với khách hàng</w:t>
                  </w:r>
                </w:p>
              </w:tc>
              <w:tc>
                <w:tcPr>
                  <w:tcW w:w="3117" w:type="dxa"/>
                </w:tcPr>
                <w:p w14:paraId="67EB5A54" w14:textId="77777777" w:rsidR="00B66CEC" w:rsidRPr="0014728A" w:rsidRDefault="00853152">
                  <w:pPr>
                    <w:spacing w:before="0" w:after="160" w:line="259" w:lineRule="auto"/>
                    <w:ind w:firstLine="0"/>
                    <w:jc w:val="left"/>
                    <w:rPr>
                      <w:rFonts w:ascii="Times New Roman" w:eastAsia="Times New Roman" w:hAnsi="Times New Roman" w:cs="Times New Roman"/>
                      <w:sz w:val="24"/>
                      <w:szCs w:val="24"/>
                    </w:rPr>
                  </w:pPr>
                  <w:r w:rsidRPr="0014728A">
                    <w:rPr>
                      <w:rFonts w:ascii="Times New Roman" w:eastAsia="Times New Roman" w:hAnsi="Times New Roman" w:cs="Times New Roman"/>
                      <w:sz w:val="24"/>
                      <w:szCs w:val="24"/>
                    </w:rPr>
                    <w:t>31/10/2022</w:t>
                  </w:r>
                </w:p>
              </w:tc>
              <w:tc>
                <w:tcPr>
                  <w:tcW w:w="3117" w:type="dxa"/>
                </w:tcPr>
                <w:p w14:paraId="4AF53A42" w14:textId="77777777" w:rsidR="00B66CEC" w:rsidRPr="0014728A" w:rsidRDefault="00853152">
                  <w:pPr>
                    <w:spacing w:before="0" w:after="160" w:line="259" w:lineRule="auto"/>
                    <w:ind w:firstLine="0"/>
                    <w:jc w:val="left"/>
                    <w:rPr>
                      <w:rFonts w:ascii="Times New Roman" w:eastAsia="Times New Roman" w:hAnsi="Times New Roman" w:cs="Times New Roman"/>
                      <w:sz w:val="24"/>
                      <w:szCs w:val="24"/>
                    </w:rPr>
                  </w:pPr>
                  <w:r w:rsidRPr="0014728A">
                    <w:rPr>
                      <w:rFonts w:ascii="Times New Roman" w:eastAsia="Times New Roman" w:hAnsi="Times New Roman" w:cs="Times New Roman"/>
                      <w:sz w:val="24"/>
                      <w:szCs w:val="24"/>
                    </w:rPr>
                    <w:t>2/11/2022</w:t>
                  </w:r>
                </w:p>
              </w:tc>
            </w:tr>
          </w:tbl>
          <w:p w14:paraId="7D4CA871" w14:textId="77777777" w:rsidR="00B66CEC" w:rsidRDefault="00B66CEC">
            <w:pPr>
              <w:spacing w:after="160" w:line="259" w:lineRule="auto"/>
              <w:rPr>
                <w:rFonts w:ascii="Times New Roman" w:eastAsia="Times New Roman" w:hAnsi="Times New Roman" w:cs="Times New Roman"/>
              </w:rPr>
            </w:pPr>
          </w:p>
          <w:p w14:paraId="00E6F010" w14:textId="77777777" w:rsidR="00B66CEC" w:rsidRDefault="00853152">
            <w:pPr>
              <w:keepNext/>
              <w:keepLines/>
              <w:spacing w:before="40" w:line="259" w:lineRule="auto"/>
              <w:rPr>
                <w:rFonts w:ascii="Times New Roman" w:eastAsia="Times New Roman" w:hAnsi="Times New Roman" w:cs="Times New Roman"/>
                <w:color w:val="000000"/>
              </w:rPr>
            </w:pPr>
            <w:r>
              <w:rPr>
                <w:rFonts w:ascii="Times New Roman" w:eastAsia="Times New Roman" w:hAnsi="Times New Roman" w:cs="Times New Roman"/>
                <w:color w:val="000000"/>
              </w:rPr>
              <w:t>Nhiệm vụ (task)</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15" w:type="dxa"/>
                <w:right w:w="115" w:type="dxa"/>
              </w:tblCellMar>
              <w:tblLook w:val="0400" w:firstRow="0" w:lastRow="0" w:firstColumn="0" w:lastColumn="0" w:noHBand="0" w:noVBand="1"/>
            </w:tblPr>
            <w:tblGrid>
              <w:gridCol w:w="3116"/>
              <w:gridCol w:w="3117"/>
              <w:gridCol w:w="3117"/>
            </w:tblGrid>
            <w:tr w:rsidR="00B66CEC" w14:paraId="2853618C" w14:textId="77777777">
              <w:tc>
                <w:tcPr>
                  <w:tcW w:w="3116" w:type="dxa"/>
                  <w:shd w:val="clear" w:color="auto" w:fill="D9D9D9"/>
                </w:tcPr>
                <w:p w14:paraId="369456C7" w14:textId="77777777" w:rsidR="00B66CEC" w:rsidRDefault="00853152">
                  <w:pPr>
                    <w:spacing w:before="0" w:after="160" w:line="259" w:lineRule="auto"/>
                    <w:ind w:firstLine="0"/>
                    <w:jc w:val="left"/>
                    <w:rPr>
                      <w:rFonts w:ascii="Times New Roman" w:eastAsia="Times New Roman" w:hAnsi="Times New Roman" w:cs="Times New Roman"/>
                      <w:b/>
                      <w:sz w:val="24"/>
                      <w:szCs w:val="24"/>
                    </w:rPr>
                  </w:pPr>
                  <w:r>
                    <w:rPr>
                      <w:rFonts w:ascii="Times New Roman" w:eastAsia="Times New Roman" w:hAnsi="Times New Roman" w:cs="Times New Roman"/>
                      <w:b/>
                      <w:sz w:val="24"/>
                      <w:szCs w:val="24"/>
                    </w:rPr>
                    <w:t>Nội dung</w:t>
                  </w:r>
                </w:p>
                <w:p w14:paraId="73D1D646" w14:textId="77777777" w:rsidR="00B66CEC" w:rsidRDefault="00B66CEC">
                  <w:pPr>
                    <w:spacing w:before="0" w:after="160" w:line="259" w:lineRule="auto"/>
                    <w:ind w:firstLine="0"/>
                    <w:jc w:val="left"/>
                    <w:rPr>
                      <w:rFonts w:ascii="Times New Roman" w:eastAsia="Times New Roman" w:hAnsi="Times New Roman" w:cs="Times New Roman"/>
                      <w:b/>
                      <w:sz w:val="24"/>
                      <w:szCs w:val="24"/>
                    </w:rPr>
                  </w:pPr>
                </w:p>
              </w:tc>
              <w:tc>
                <w:tcPr>
                  <w:tcW w:w="3117" w:type="dxa"/>
                  <w:shd w:val="clear" w:color="auto" w:fill="D9D9D9"/>
                </w:tcPr>
                <w:p w14:paraId="541639C2" w14:textId="77777777" w:rsidR="00B66CEC" w:rsidRDefault="00853152">
                  <w:pPr>
                    <w:spacing w:before="0" w:after="160" w:line="259" w:lineRule="auto"/>
                    <w:ind w:firstLine="0"/>
                    <w:jc w:val="left"/>
                    <w:rPr>
                      <w:rFonts w:ascii="Times New Roman" w:eastAsia="Times New Roman" w:hAnsi="Times New Roman" w:cs="Times New Roman"/>
                      <w:b/>
                      <w:sz w:val="24"/>
                      <w:szCs w:val="24"/>
                    </w:rPr>
                  </w:pPr>
                  <w:r>
                    <w:rPr>
                      <w:rFonts w:ascii="Times New Roman" w:eastAsia="Times New Roman" w:hAnsi="Times New Roman" w:cs="Times New Roman"/>
                      <w:b/>
                      <w:sz w:val="24"/>
                      <w:szCs w:val="24"/>
                    </w:rPr>
                    <w:t>Tiến độ</w:t>
                  </w:r>
                </w:p>
              </w:tc>
              <w:tc>
                <w:tcPr>
                  <w:tcW w:w="3117" w:type="dxa"/>
                  <w:shd w:val="clear" w:color="auto" w:fill="D9D9D9"/>
                </w:tcPr>
                <w:p w14:paraId="73B2AAE7" w14:textId="77777777" w:rsidR="00B66CEC" w:rsidRDefault="00853152">
                  <w:pPr>
                    <w:spacing w:before="0" w:after="160" w:line="259" w:lineRule="auto"/>
                    <w:ind w:firstLine="0"/>
                    <w:jc w:val="left"/>
                    <w:rPr>
                      <w:rFonts w:ascii="Times New Roman" w:eastAsia="Times New Roman" w:hAnsi="Times New Roman" w:cs="Times New Roman"/>
                      <w:b/>
                      <w:sz w:val="24"/>
                      <w:szCs w:val="24"/>
                    </w:rPr>
                  </w:pPr>
                  <w:r>
                    <w:rPr>
                      <w:rFonts w:ascii="Times New Roman" w:eastAsia="Times New Roman" w:hAnsi="Times New Roman" w:cs="Times New Roman"/>
                      <w:b/>
                      <w:sz w:val="24"/>
                      <w:szCs w:val="24"/>
                    </w:rPr>
                    <w:t>Thành viên được giao phó</w:t>
                  </w:r>
                </w:p>
              </w:tc>
            </w:tr>
            <w:tr w:rsidR="00B66CEC" w14:paraId="0E0D5BAB" w14:textId="77777777">
              <w:tc>
                <w:tcPr>
                  <w:tcW w:w="3116" w:type="dxa"/>
                </w:tcPr>
                <w:p w14:paraId="21D1F4A1" w14:textId="77777777" w:rsidR="00B66CEC" w:rsidRPr="0014728A" w:rsidRDefault="00853152">
                  <w:pPr>
                    <w:spacing w:before="0" w:after="160" w:line="259" w:lineRule="auto"/>
                    <w:ind w:firstLine="0"/>
                    <w:jc w:val="left"/>
                    <w:rPr>
                      <w:rFonts w:ascii="Times New Roman" w:eastAsia="Times New Roman" w:hAnsi="Times New Roman" w:cs="Times New Roman"/>
                      <w:sz w:val="24"/>
                      <w:szCs w:val="24"/>
                    </w:rPr>
                  </w:pPr>
                  <w:r w:rsidRPr="0014728A">
                    <w:rPr>
                      <w:rFonts w:ascii="Times New Roman" w:eastAsia="Times New Roman" w:hAnsi="Times New Roman" w:cs="Times New Roman"/>
                      <w:sz w:val="24"/>
                      <w:szCs w:val="24"/>
                    </w:rPr>
                    <w:t>Lên kế hoạch</w:t>
                  </w:r>
                </w:p>
                <w:p w14:paraId="0EA283E2" w14:textId="77777777" w:rsidR="00B66CEC" w:rsidRPr="0014728A" w:rsidRDefault="00B66CEC">
                  <w:pPr>
                    <w:spacing w:before="0" w:after="160" w:line="259" w:lineRule="auto"/>
                    <w:ind w:firstLine="0"/>
                    <w:jc w:val="left"/>
                    <w:rPr>
                      <w:rFonts w:ascii="Times New Roman" w:eastAsia="Times New Roman" w:hAnsi="Times New Roman" w:cs="Times New Roman"/>
                      <w:sz w:val="24"/>
                      <w:szCs w:val="24"/>
                    </w:rPr>
                  </w:pPr>
                </w:p>
              </w:tc>
              <w:tc>
                <w:tcPr>
                  <w:tcW w:w="3117" w:type="dxa"/>
                </w:tcPr>
                <w:p w14:paraId="0BAA1BD8" w14:textId="06098A2C" w:rsidR="00B66CEC" w:rsidRPr="0014728A" w:rsidRDefault="00D73183">
                  <w:pPr>
                    <w:spacing w:before="0" w:after="160" w:line="259" w:lineRule="auto"/>
                    <w:ind w:firstLine="0"/>
                    <w:jc w:val="left"/>
                    <w:rPr>
                      <w:rFonts w:ascii="Times New Roman" w:eastAsia="Times New Roman" w:hAnsi="Times New Roman" w:cs="Times New Roman"/>
                      <w:sz w:val="24"/>
                      <w:szCs w:val="24"/>
                    </w:rPr>
                  </w:pPr>
                  <w:r w:rsidRPr="0014728A">
                    <w:rPr>
                      <w:rFonts w:ascii="Times New Roman" w:eastAsia="Times New Roman" w:hAnsi="Times New Roman" w:cs="Times New Roman"/>
                      <w:sz w:val="24"/>
                      <w:szCs w:val="24"/>
                    </w:rPr>
                    <w:t>3 ngày</w:t>
                  </w:r>
                </w:p>
              </w:tc>
              <w:tc>
                <w:tcPr>
                  <w:tcW w:w="3117" w:type="dxa"/>
                </w:tcPr>
                <w:p w14:paraId="17FADD6D" w14:textId="11001EB6" w:rsidR="00B66CEC" w:rsidRPr="0014728A" w:rsidRDefault="0097003F">
                  <w:pPr>
                    <w:spacing w:before="0" w:after="160" w:line="259" w:lineRule="auto"/>
                    <w:ind w:firstLine="0"/>
                    <w:jc w:val="left"/>
                    <w:rPr>
                      <w:rFonts w:ascii="Times New Roman" w:eastAsia="Times New Roman" w:hAnsi="Times New Roman" w:cs="Times New Roman"/>
                      <w:sz w:val="24"/>
                      <w:szCs w:val="24"/>
                    </w:rPr>
                  </w:pPr>
                  <w:r w:rsidRPr="0014728A">
                    <w:rPr>
                      <w:rFonts w:ascii="Times New Roman" w:eastAsia="Times New Roman" w:hAnsi="Times New Roman" w:cs="Times New Roman"/>
                      <w:sz w:val="24"/>
                      <w:szCs w:val="24"/>
                    </w:rPr>
                    <w:t>Tất cả thành viên</w:t>
                  </w:r>
                </w:p>
              </w:tc>
            </w:tr>
            <w:tr w:rsidR="00B66CEC" w14:paraId="7702589E" w14:textId="77777777">
              <w:tc>
                <w:tcPr>
                  <w:tcW w:w="3116" w:type="dxa"/>
                </w:tcPr>
                <w:p w14:paraId="31826406" w14:textId="4B0A6954" w:rsidR="00B66CEC" w:rsidRPr="0014728A" w:rsidRDefault="00853152">
                  <w:pPr>
                    <w:spacing w:before="0" w:after="160" w:line="259" w:lineRule="auto"/>
                    <w:ind w:firstLine="0"/>
                    <w:jc w:val="left"/>
                    <w:rPr>
                      <w:rFonts w:ascii="Times New Roman" w:eastAsia="Times New Roman" w:hAnsi="Times New Roman" w:cs="Times New Roman"/>
                      <w:sz w:val="24"/>
                      <w:szCs w:val="24"/>
                    </w:rPr>
                  </w:pPr>
                  <w:r w:rsidRPr="0014728A">
                    <w:rPr>
                      <w:rFonts w:ascii="Times New Roman" w:eastAsia="Times New Roman" w:hAnsi="Times New Roman" w:cs="Times New Roman"/>
                      <w:sz w:val="24"/>
                      <w:szCs w:val="24"/>
                    </w:rPr>
                    <w:t xml:space="preserve">Khảo sát </w:t>
                  </w:r>
                  <w:r w:rsidR="000B225D" w:rsidRPr="0014728A">
                    <w:rPr>
                      <w:rFonts w:ascii="Times New Roman" w:eastAsia="Times New Roman" w:hAnsi="Times New Roman" w:cs="Times New Roman"/>
                      <w:sz w:val="24"/>
                      <w:szCs w:val="24"/>
                    </w:rPr>
                    <w:t>thị trường</w:t>
                  </w:r>
                </w:p>
                <w:p w14:paraId="7243F6CB" w14:textId="77777777" w:rsidR="00B66CEC" w:rsidRPr="0014728A" w:rsidRDefault="00B66CEC">
                  <w:pPr>
                    <w:spacing w:before="0" w:after="160" w:line="259" w:lineRule="auto"/>
                    <w:ind w:firstLine="0"/>
                    <w:jc w:val="left"/>
                    <w:rPr>
                      <w:rFonts w:ascii="Times New Roman" w:eastAsia="Times New Roman" w:hAnsi="Times New Roman" w:cs="Times New Roman"/>
                      <w:sz w:val="24"/>
                      <w:szCs w:val="24"/>
                    </w:rPr>
                  </w:pPr>
                </w:p>
              </w:tc>
              <w:tc>
                <w:tcPr>
                  <w:tcW w:w="3117" w:type="dxa"/>
                </w:tcPr>
                <w:p w14:paraId="345FC7ED" w14:textId="338ED6E2" w:rsidR="00B66CEC" w:rsidRPr="0014728A" w:rsidRDefault="000B225D">
                  <w:pPr>
                    <w:spacing w:before="0" w:after="160" w:line="259" w:lineRule="auto"/>
                    <w:ind w:firstLine="0"/>
                    <w:jc w:val="left"/>
                    <w:rPr>
                      <w:rFonts w:ascii="Times New Roman" w:eastAsia="Times New Roman" w:hAnsi="Times New Roman" w:cs="Times New Roman"/>
                      <w:sz w:val="24"/>
                      <w:szCs w:val="24"/>
                    </w:rPr>
                  </w:pPr>
                  <w:r w:rsidRPr="0014728A">
                    <w:rPr>
                      <w:rFonts w:ascii="Times New Roman" w:eastAsia="Times New Roman" w:hAnsi="Times New Roman" w:cs="Times New Roman"/>
                      <w:sz w:val="24"/>
                      <w:szCs w:val="24"/>
                    </w:rPr>
                    <w:t>3 ngày</w:t>
                  </w:r>
                </w:p>
              </w:tc>
              <w:tc>
                <w:tcPr>
                  <w:tcW w:w="3117" w:type="dxa"/>
                </w:tcPr>
                <w:p w14:paraId="5985A471" w14:textId="4614240E" w:rsidR="00B66CEC" w:rsidRPr="0014728A" w:rsidRDefault="00AC19F7">
                  <w:pPr>
                    <w:spacing w:before="0" w:after="160" w:line="259" w:lineRule="auto"/>
                    <w:ind w:firstLine="0"/>
                    <w:jc w:val="left"/>
                    <w:rPr>
                      <w:rFonts w:ascii="Times New Roman" w:eastAsia="Times New Roman" w:hAnsi="Times New Roman" w:cs="Times New Roman"/>
                      <w:sz w:val="24"/>
                      <w:szCs w:val="24"/>
                    </w:rPr>
                  </w:pPr>
                  <w:r w:rsidRPr="0014728A">
                    <w:rPr>
                      <w:rFonts w:ascii="Times New Roman" w:eastAsia="Times New Roman" w:hAnsi="Times New Roman" w:cs="Times New Roman"/>
                      <w:sz w:val="24"/>
                      <w:szCs w:val="24"/>
                    </w:rPr>
                    <w:t>Tất cả thành viên</w:t>
                  </w:r>
                </w:p>
              </w:tc>
            </w:tr>
            <w:tr w:rsidR="00B66CEC" w14:paraId="3242CE9F" w14:textId="77777777">
              <w:tc>
                <w:tcPr>
                  <w:tcW w:w="3116" w:type="dxa"/>
                </w:tcPr>
                <w:p w14:paraId="300E8FDF" w14:textId="5A0704A9" w:rsidR="00B66CEC" w:rsidRPr="0014728A" w:rsidRDefault="00D73183">
                  <w:pPr>
                    <w:spacing w:before="0" w:after="160" w:line="259" w:lineRule="auto"/>
                    <w:ind w:firstLine="0"/>
                    <w:jc w:val="left"/>
                    <w:rPr>
                      <w:rFonts w:ascii="Times New Roman" w:eastAsia="Times New Roman" w:hAnsi="Times New Roman" w:cs="Times New Roman"/>
                      <w:sz w:val="24"/>
                      <w:szCs w:val="24"/>
                    </w:rPr>
                  </w:pPr>
                  <w:r w:rsidRPr="0014728A">
                    <w:rPr>
                      <w:rFonts w:ascii="Times New Roman" w:eastAsia="Times New Roman" w:hAnsi="Times New Roman" w:cs="Times New Roman"/>
                      <w:sz w:val="24"/>
                      <w:szCs w:val="24"/>
                    </w:rPr>
                    <w:t>Xác định công việc</w:t>
                  </w:r>
                </w:p>
                <w:p w14:paraId="39B23C33" w14:textId="77777777" w:rsidR="00B66CEC" w:rsidRPr="0014728A" w:rsidRDefault="00B66CEC">
                  <w:pPr>
                    <w:spacing w:before="0" w:after="160" w:line="259" w:lineRule="auto"/>
                    <w:ind w:firstLine="0"/>
                    <w:jc w:val="left"/>
                    <w:rPr>
                      <w:rFonts w:ascii="Times New Roman" w:eastAsia="Times New Roman" w:hAnsi="Times New Roman" w:cs="Times New Roman"/>
                      <w:sz w:val="24"/>
                      <w:szCs w:val="24"/>
                    </w:rPr>
                  </w:pPr>
                </w:p>
              </w:tc>
              <w:tc>
                <w:tcPr>
                  <w:tcW w:w="3117" w:type="dxa"/>
                </w:tcPr>
                <w:p w14:paraId="05BC305F" w14:textId="6DDEB480" w:rsidR="00B66CEC" w:rsidRPr="0014728A" w:rsidRDefault="00D73183">
                  <w:pPr>
                    <w:spacing w:before="0" w:after="160" w:line="259" w:lineRule="auto"/>
                    <w:ind w:firstLine="0"/>
                    <w:jc w:val="left"/>
                    <w:rPr>
                      <w:rFonts w:ascii="Times New Roman" w:eastAsia="Times New Roman" w:hAnsi="Times New Roman" w:cs="Times New Roman"/>
                      <w:sz w:val="24"/>
                      <w:szCs w:val="24"/>
                    </w:rPr>
                  </w:pPr>
                  <w:r w:rsidRPr="0014728A">
                    <w:rPr>
                      <w:rFonts w:ascii="Times New Roman" w:eastAsia="Times New Roman" w:hAnsi="Times New Roman" w:cs="Times New Roman"/>
                      <w:sz w:val="24"/>
                      <w:szCs w:val="24"/>
                    </w:rPr>
                    <w:t>1 ngày</w:t>
                  </w:r>
                </w:p>
              </w:tc>
              <w:tc>
                <w:tcPr>
                  <w:tcW w:w="3117" w:type="dxa"/>
                </w:tcPr>
                <w:p w14:paraId="1F9856B3" w14:textId="37F991A7" w:rsidR="00B66CEC" w:rsidRPr="0014728A" w:rsidRDefault="00AC19F7">
                  <w:pPr>
                    <w:spacing w:before="0" w:after="160" w:line="259" w:lineRule="auto"/>
                    <w:ind w:firstLine="0"/>
                    <w:jc w:val="left"/>
                    <w:rPr>
                      <w:rFonts w:ascii="Times New Roman" w:eastAsia="Times New Roman" w:hAnsi="Times New Roman" w:cs="Times New Roman"/>
                      <w:sz w:val="24"/>
                      <w:szCs w:val="24"/>
                    </w:rPr>
                  </w:pPr>
                  <w:r w:rsidRPr="0014728A">
                    <w:rPr>
                      <w:rFonts w:ascii="Times New Roman" w:eastAsia="Times New Roman" w:hAnsi="Times New Roman" w:cs="Times New Roman"/>
                      <w:sz w:val="24"/>
                      <w:szCs w:val="24"/>
                    </w:rPr>
                    <w:t>Tất cả thành viên</w:t>
                  </w:r>
                </w:p>
              </w:tc>
            </w:tr>
            <w:tr w:rsidR="00B66CEC" w14:paraId="0B5932CC" w14:textId="77777777">
              <w:trPr>
                <w:trHeight w:val="699"/>
              </w:trPr>
              <w:tc>
                <w:tcPr>
                  <w:tcW w:w="3116" w:type="dxa"/>
                </w:tcPr>
                <w:p w14:paraId="42EAE0C3" w14:textId="48A0E5DF" w:rsidR="00B66CEC" w:rsidRPr="0014728A" w:rsidRDefault="0097003F">
                  <w:pPr>
                    <w:spacing w:before="0" w:after="160" w:line="259" w:lineRule="auto"/>
                    <w:ind w:firstLine="0"/>
                    <w:jc w:val="left"/>
                    <w:rPr>
                      <w:rFonts w:ascii="Times New Roman" w:eastAsia="Times New Roman" w:hAnsi="Times New Roman" w:cs="Times New Roman"/>
                      <w:sz w:val="24"/>
                      <w:szCs w:val="24"/>
                    </w:rPr>
                  </w:pPr>
                  <w:r w:rsidRPr="0014728A">
                    <w:rPr>
                      <w:rFonts w:ascii="Times New Roman" w:eastAsia="Times New Roman" w:hAnsi="Times New Roman" w:cs="Times New Roman"/>
                      <w:sz w:val="24"/>
                      <w:szCs w:val="24"/>
                    </w:rPr>
                    <w:t>Ước lượng</w:t>
                  </w:r>
                </w:p>
              </w:tc>
              <w:tc>
                <w:tcPr>
                  <w:tcW w:w="3117" w:type="dxa"/>
                </w:tcPr>
                <w:p w14:paraId="47BD5E99" w14:textId="2E85315E" w:rsidR="00B66CEC" w:rsidRPr="0014728A" w:rsidRDefault="00AC19F7">
                  <w:pPr>
                    <w:spacing w:before="0" w:after="160" w:line="259" w:lineRule="auto"/>
                    <w:ind w:firstLine="0"/>
                    <w:jc w:val="left"/>
                    <w:rPr>
                      <w:rFonts w:ascii="Times New Roman" w:eastAsia="Times New Roman" w:hAnsi="Times New Roman" w:cs="Times New Roman"/>
                      <w:sz w:val="24"/>
                      <w:szCs w:val="24"/>
                    </w:rPr>
                  </w:pPr>
                  <w:r w:rsidRPr="0014728A">
                    <w:rPr>
                      <w:rFonts w:ascii="Times New Roman" w:eastAsia="Times New Roman" w:hAnsi="Times New Roman" w:cs="Times New Roman"/>
                      <w:sz w:val="24"/>
                      <w:szCs w:val="24"/>
                    </w:rPr>
                    <w:t>1 ngày</w:t>
                  </w:r>
                </w:p>
              </w:tc>
              <w:tc>
                <w:tcPr>
                  <w:tcW w:w="3117" w:type="dxa"/>
                </w:tcPr>
                <w:p w14:paraId="46E2F18B" w14:textId="676BC03E" w:rsidR="00B66CEC" w:rsidRPr="0014728A" w:rsidRDefault="00AC19F7">
                  <w:pPr>
                    <w:spacing w:before="0" w:after="160" w:line="259" w:lineRule="auto"/>
                    <w:ind w:firstLine="0"/>
                    <w:jc w:val="left"/>
                    <w:rPr>
                      <w:rFonts w:ascii="Times New Roman" w:eastAsia="Times New Roman" w:hAnsi="Times New Roman" w:cs="Times New Roman"/>
                      <w:sz w:val="24"/>
                      <w:szCs w:val="24"/>
                    </w:rPr>
                  </w:pPr>
                  <w:r w:rsidRPr="0014728A">
                    <w:rPr>
                      <w:rFonts w:ascii="Times New Roman" w:eastAsia="Times New Roman" w:hAnsi="Times New Roman" w:cs="Times New Roman"/>
                      <w:sz w:val="24"/>
                      <w:szCs w:val="24"/>
                    </w:rPr>
                    <w:t>Lê Quốc Đạt, Trịnh Hoàng Tùng</w:t>
                  </w:r>
                </w:p>
              </w:tc>
            </w:tr>
            <w:tr w:rsidR="00B66CEC" w14:paraId="7D3051C9" w14:textId="77777777">
              <w:trPr>
                <w:trHeight w:val="553"/>
              </w:trPr>
              <w:tc>
                <w:tcPr>
                  <w:tcW w:w="3116" w:type="dxa"/>
                </w:tcPr>
                <w:p w14:paraId="77FE72A7" w14:textId="502A7C97" w:rsidR="00B66CEC" w:rsidRPr="0014728A" w:rsidRDefault="0097003F">
                  <w:pPr>
                    <w:spacing w:before="0" w:after="160" w:line="259" w:lineRule="auto"/>
                    <w:ind w:firstLine="0"/>
                    <w:jc w:val="left"/>
                    <w:rPr>
                      <w:rFonts w:ascii="Times New Roman" w:eastAsia="Times New Roman" w:hAnsi="Times New Roman" w:cs="Times New Roman"/>
                      <w:sz w:val="24"/>
                      <w:szCs w:val="24"/>
                    </w:rPr>
                  </w:pPr>
                  <w:r w:rsidRPr="0014728A">
                    <w:rPr>
                      <w:rFonts w:ascii="Times New Roman" w:eastAsia="Times New Roman" w:hAnsi="Times New Roman" w:cs="Times New Roman"/>
                      <w:sz w:val="24"/>
                      <w:szCs w:val="24"/>
                    </w:rPr>
                    <w:t>Lập lịch thứ tự công việc</w:t>
                  </w:r>
                </w:p>
              </w:tc>
              <w:tc>
                <w:tcPr>
                  <w:tcW w:w="3117" w:type="dxa"/>
                </w:tcPr>
                <w:p w14:paraId="778179DC" w14:textId="180D6894" w:rsidR="00B66CEC" w:rsidRPr="0014728A" w:rsidRDefault="0097003F">
                  <w:pPr>
                    <w:spacing w:before="0" w:after="160" w:line="259" w:lineRule="auto"/>
                    <w:ind w:firstLine="0"/>
                    <w:jc w:val="left"/>
                    <w:rPr>
                      <w:rFonts w:ascii="Times New Roman" w:eastAsia="Times New Roman" w:hAnsi="Times New Roman" w:cs="Times New Roman"/>
                      <w:sz w:val="24"/>
                      <w:szCs w:val="24"/>
                    </w:rPr>
                  </w:pPr>
                  <w:r w:rsidRPr="0014728A">
                    <w:rPr>
                      <w:rFonts w:ascii="Times New Roman" w:eastAsia="Times New Roman" w:hAnsi="Times New Roman" w:cs="Times New Roman"/>
                      <w:sz w:val="24"/>
                      <w:szCs w:val="24"/>
                    </w:rPr>
                    <w:t>1 ngày</w:t>
                  </w:r>
                </w:p>
              </w:tc>
              <w:tc>
                <w:tcPr>
                  <w:tcW w:w="3117" w:type="dxa"/>
                </w:tcPr>
                <w:p w14:paraId="3D2CDD3D" w14:textId="3AB7D4F3" w:rsidR="00B66CEC" w:rsidRPr="0014728A" w:rsidRDefault="007A4740">
                  <w:pPr>
                    <w:spacing w:before="0" w:after="160" w:line="259" w:lineRule="auto"/>
                    <w:ind w:firstLine="0"/>
                    <w:jc w:val="left"/>
                    <w:rPr>
                      <w:rFonts w:ascii="Times New Roman" w:eastAsia="Times New Roman" w:hAnsi="Times New Roman" w:cs="Times New Roman"/>
                      <w:sz w:val="24"/>
                      <w:szCs w:val="24"/>
                    </w:rPr>
                  </w:pPr>
                  <w:r w:rsidRPr="0014728A">
                    <w:rPr>
                      <w:rFonts w:ascii="Times New Roman" w:eastAsia="Times New Roman" w:hAnsi="Times New Roman" w:cs="Times New Roman"/>
                      <w:sz w:val="24"/>
                      <w:szCs w:val="24"/>
                    </w:rPr>
                    <w:t>Lê Quốc Đạt, Trịnh Hoàng Tùng</w:t>
                  </w:r>
                </w:p>
              </w:tc>
            </w:tr>
            <w:tr w:rsidR="007A4740" w14:paraId="38558742" w14:textId="77777777">
              <w:trPr>
                <w:trHeight w:val="553"/>
              </w:trPr>
              <w:tc>
                <w:tcPr>
                  <w:tcW w:w="3116" w:type="dxa"/>
                </w:tcPr>
                <w:p w14:paraId="71DC115A" w14:textId="683BF539" w:rsidR="007A4740" w:rsidRPr="0014728A" w:rsidRDefault="007A4740">
                  <w:pPr>
                    <w:spacing w:before="0" w:after="160" w:line="259" w:lineRule="auto"/>
                    <w:ind w:firstLine="0"/>
                    <w:jc w:val="left"/>
                    <w:rPr>
                      <w:rFonts w:ascii="Times New Roman" w:eastAsia="Times New Roman" w:hAnsi="Times New Roman" w:cs="Times New Roman"/>
                      <w:sz w:val="24"/>
                      <w:szCs w:val="24"/>
                    </w:rPr>
                  </w:pPr>
                  <w:r w:rsidRPr="0014728A">
                    <w:rPr>
                      <w:rFonts w:ascii="Times New Roman" w:eastAsia="Times New Roman" w:hAnsi="Times New Roman" w:cs="Times New Roman"/>
                      <w:sz w:val="24"/>
                      <w:szCs w:val="24"/>
                    </w:rPr>
                    <w:t>Thiết kế cơ sở dữ liệu</w:t>
                  </w:r>
                </w:p>
              </w:tc>
              <w:tc>
                <w:tcPr>
                  <w:tcW w:w="3117" w:type="dxa"/>
                </w:tcPr>
                <w:p w14:paraId="229290CD" w14:textId="22B16890" w:rsidR="007A4740" w:rsidRPr="0014728A" w:rsidRDefault="007A4740">
                  <w:pPr>
                    <w:spacing w:before="0" w:after="160" w:line="259" w:lineRule="auto"/>
                    <w:ind w:firstLine="0"/>
                    <w:jc w:val="left"/>
                    <w:rPr>
                      <w:rFonts w:ascii="Times New Roman" w:eastAsia="Times New Roman" w:hAnsi="Times New Roman" w:cs="Times New Roman"/>
                      <w:sz w:val="24"/>
                      <w:szCs w:val="24"/>
                    </w:rPr>
                  </w:pPr>
                  <w:r w:rsidRPr="0014728A">
                    <w:rPr>
                      <w:rFonts w:ascii="Times New Roman" w:eastAsia="Times New Roman" w:hAnsi="Times New Roman" w:cs="Times New Roman"/>
                      <w:sz w:val="24"/>
                      <w:szCs w:val="24"/>
                    </w:rPr>
                    <w:t>3 ngày</w:t>
                  </w:r>
                </w:p>
              </w:tc>
              <w:tc>
                <w:tcPr>
                  <w:tcW w:w="3117" w:type="dxa"/>
                </w:tcPr>
                <w:p w14:paraId="6BC9D0A0" w14:textId="550AE1F1" w:rsidR="007A4740" w:rsidRPr="0014728A" w:rsidRDefault="007A4740">
                  <w:pPr>
                    <w:spacing w:before="0" w:after="160" w:line="259" w:lineRule="auto"/>
                    <w:ind w:firstLine="0"/>
                    <w:jc w:val="left"/>
                    <w:rPr>
                      <w:rFonts w:ascii="Times New Roman" w:eastAsia="Times New Roman" w:hAnsi="Times New Roman" w:cs="Times New Roman"/>
                      <w:sz w:val="24"/>
                      <w:szCs w:val="24"/>
                    </w:rPr>
                  </w:pPr>
                  <w:r w:rsidRPr="0014728A">
                    <w:rPr>
                      <w:rFonts w:ascii="Times New Roman" w:eastAsia="Times New Roman" w:hAnsi="Times New Roman" w:cs="Times New Roman"/>
                      <w:sz w:val="24"/>
                      <w:szCs w:val="24"/>
                    </w:rPr>
                    <w:t>Nguyễn Trịnh Thành</w:t>
                  </w:r>
                </w:p>
              </w:tc>
            </w:tr>
            <w:tr w:rsidR="00B66CEC" w14:paraId="38553E9E" w14:textId="77777777">
              <w:trPr>
                <w:trHeight w:val="561"/>
              </w:trPr>
              <w:tc>
                <w:tcPr>
                  <w:tcW w:w="3116" w:type="dxa"/>
                </w:tcPr>
                <w:p w14:paraId="41BE8A0D" w14:textId="3D913044" w:rsidR="00B66CEC" w:rsidRPr="0014728A" w:rsidRDefault="0097003F">
                  <w:pPr>
                    <w:spacing w:before="0" w:after="160" w:line="259" w:lineRule="auto"/>
                    <w:ind w:firstLine="0"/>
                    <w:jc w:val="left"/>
                    <w:rPr>
                      <w:rFonts w:ascii="Times New Roman" w:eastAsia="Times New Roman" w:hAnsi="Times New Roman" w:cs="Times New Roman"/>
                      <w:sz w:val="24"/>
                      <w:szCs w:val="24"/>
                    </w:rPr>
                  </w:pPr>
                  <w:r w:rsidRPr="0014728A">
                    <w:rPr>
                      <w:rFonts w:ascii="Times New Roman" w:eastAsia="Times New Roman" w:hAnsi="Times New Roman" w:cs="Times New Roman"/>
                      <w:sz w:val="24"/>
                      <w:szCs w:val="24"/>
                    </w:rPr>
                    <w:lastRenderedPageBreak/>
                    <w:t xml:space="preserve">Thiết kế </w:t>
                  </w:r>
                  <w:r w:rsidR="007A4740" w:rsidRPr="0014728A">
                    <w:rPr>
                      <w:rFonts w:ascii="Times New Roman" w:eastAsia="Times New Roman" w:hAnsi="Times New Roman" w:cs="Times New Roman"/>
                      <w:sz w:val="24"/>
                      <w:szCs w:val="24"/>
                    </w:rPr>
                    <w:t>giao diện hệ thống</w:t>
                  </w:r>
                </w:p>
              </w:tc>
              <w:tc>
                <w:tcPr>
                  <w:tcW w:w="3117" w:type="dxa"/>
                </w:tcPr>
                <w:p w14:paraId="45C2DC47" w14:textId="5A5C319E" w:rsidR="00B66CEC" w:rsidRPr="0014728A" w:rsidRDefault="007A4740">
                  <w:pPr>
                    <w:spacing w:before="0" w:after="160" w:line="259" w:lineRule="auto"/>
                    <w:ind w:firstLine="0"/>
                    <w:jc w:val="left"/>
                    <w:rPr>
                      <w:rFonts w:ascii="Times New Roman" w:eastAsia="Times New Roman" w:hAnsi="Times New Roman" w:cs="Times New Roman"/>
                      <w:sz w:val="24"/>
                      <w:szCs w:val="24"/>
                    </w:rPr>
                  </w:pPr>
                  <w:r w:rsidRPr="0014728A">
                    <w:rPr>
                      <w:rFonts w:ascii="Times New Roman" w:eastAsia="Times New Roman" w:hAnsi="Times New Roman" w:cs="Times New Roman"/>
                      <w:sz w:val="24"/>
                      <w:szCs w:val="24"/>
                    </w:rPr>
                    <w:t>5</w:t>
                  </w:r>
                  <w:r w:rsidR="0097003F" w:rsidRPr="0014728A">
                    <w:rPr>
                      <w:rFonts w:ascii="Times New Roman" w:eastAsia="Times New Roman" w:hAnsi="Times New Roman" w:cs="Times New Roman"/>
                      <w:sz w:val="24"/>
                      <w:szCs w:val="24"/>
                    </w:rPr>
                    <w:t xml:space="preserve"> ngày</w:t>
                  </w:r>
                </w:p>
              </w:tc>
              <w:tc>
                <w:tcPr>
                  <w:tcW w:w="3117" w:type="dxa"/>
                </w:tcPr>
                <w:p w14:paraId="5F897B8A" w14:textId="616A3FAF" w:rsidR="00B66CEC" w:rsidRPr="0014728A" w:rsidRDefault="00853152">
                  <w:pPr>
                    <w:spacing w:before="0" w:after="160" w:line="259" w:lineRule="auto"/>
                    <w:ind w:firstLine="0"/>
                    <w:jc w:val="left"/>
                    <w:rPr>
                      <w:rFonts w:ascii="Times New Roman" w:eastAsia="Times New Roman" w:hAnsi="Times New Roman" w:cs="Times New Roman"/>
                      <w:sz w:val="24"/>
                      <w:szCs w:val="24"/>
                    </w:rPr>
                  </w:pPr>
                  <w:r w:rsidRPr="0014728A">
                    <w:rPr>
                      <w:rFonts w:ascii="Times New Roman" w:eastAsia="Times New Roman" w:hAnsi="Times New Roman" w:cs="Times New Roman"/>
                      <w:sz w:val="24"/>
                      <w:szCs w:val="24"/>
                    </w:rPr>
                    <w:t>Nguyễn Trịnh Thành, Trịnh Hoàng Tùng</w:t>
                  </w:r>
                  <w:r w:rsidR="007A4740" w:rsidRPr="0014728A">
                    <w:rPr>
                      <w:rFonts w:ascii="Times New Roman" w:eastAsia="Times New Roman" w:hAnsi="Times New Roman" w:cs="Times New Roman"/>
                      <w:sz w:val="24"/>
                      <w:szCs w:val="24"/>
                    </w:rPr>
                    <w:t>, Lê Quốc Đạt, Lê Đức Toàn</w:t>
                  </w:r>
                </w:p>
              </w:tc>
            </w:tr>
            <w:tr w:rsidR="00AC19F7" w14:paraId="4C5E29BC" w14:textId="77777777">
              <w:trPr>
                <w:trHeight w:val="696"/>
              </w:trPr>
              <w:tc>
                <w:tcPr>
                  <w:tcW w:w="3116" w:type="dxa"/>
                </w:tcPr>
                <w:p w14:paraId="21442D10" w14:textId="71558EAB" w:rsidR="00AC19F7" w:rsidRPr="0014728A" w:rsidRDefault="00AC19F7">
                  <w:pPr>
                    <w:spacing w:before="0" w:after="160" w:line="259" w:lineRule="auto"/>
                    <w:ind w:firstLine="0"/>
                    <w:jc w:val="left"/>
                    <w:rPr>
                      <w:rFonts w:ascii="Times New Roman" w:eastAsia="Times New Roman" w:hAnsi="Times New Roman" w:cs="Times New Roman"/>
                      <w:sz w:val="24"/>
                      <w:szCs w:val="24"/>
                    </w:rPr>
                  </w:pPr>
                  <w:r w:rsidRPr="0014728A">
                    <w:rPr>
                      <w:rFonts w:ascii="Times New Roman" w:eastAsia="Times New Roman" w:hAnsi="Times New Roman" w:cs="Times New Roman"/>
                      <w:sz w:val="24"/>
                      <w:szCs w:val="24"/>
                    </w:rPr>
                    <w:t>Thiết kế các module chức năng</w:t>
                  </w:r>
                </w:p>
                <w:p w14:paraId="7C973E78" w14:textId="4F817463" w:rsidR="00AC19F7" w:rsidRPr="0014728A" w:rsidRDefault="00AC19F7">
                  <w:pPr>
                    <w:spacing w:before="0" w:after="160" w:line="259" w:lineRule="auto"/>
                    <w:ind w:firstLine="0"/>
                    <w:jc w:val="left"/>
                    <w:rPr>
                      <w:rFonts w:ascii="Times New Roman" w:eastAsia="Times New Roman" w:hAnsi="Times New Roman" w:cs="Times New Roman"/>
                      <w:sz w:val="24"/>
                      <w:szCs w:val="24"/>
                    </w:rPr>
                  </w:pPr>
                </w:p>
              </w:tc>
              <w:tc>
                <w:tcPr>
                  <w:tcW w:w="3117" w:type="dxa"/>
                </w:tcPr>
                <w:p w14:paraId="51448CE2" w14:textId="5AC6C711" w:rsidR="00AC19F7" w:rsidRPr="0014728A" w:rsidRDefault="00AC19F7">
                  <w:pPr>
                    <w:spacing w:before="0" w:after="160" w:line="259" w:lineRule="auto"/>
                    <w:ind w:firstLine="0"/>
                    <w:jc w:val="left"/>
                    <w:rPr>
                      <w:rFonts w:ascii="Times New Roman" w:eastAsia="Times New Roman" w:hAnsi="Times New Roman" w:cs="Times New Roman"/>
                      <w:sz w:val="24"/>
                      <w:szCs w:val="24"/>
                    </w:rPr>
                  </w:pPr>
                  <w:r w:rsidRPr="0014728A">
                    <w:rPr>
                      <w:rFonts w:ascii="Times New Roman" w:eastAsia="Times New Roman" w:hAnsi="Times New Roman" w:cs="Times New Roman"/>
                      <w:sz w:val="24"/>
                      <w:szCs w:val="24"/>
                    </w:rPr>
                    <w:t>4 ngày</w:t>
                  </w:r>
                </w:p>
              </w:tc>
              <w:tc>
                <w:tcPr>
                  <w:tcW w:w="3117" w:type="dxa"/>
                </w:tcPr>
                <w:p w14:paraId="4DDDADB7" w14:textId="14CF2891" w:rsidR="00AC19F7" w:rsidRPr="0014728A" w:rsidRDefault="00B105AF">
                  <w:pPr>
                    <w:spacing w:before="0" w:after="160" w:line="259" w:lineRule="auto"/>
                    <w:ind w:firstLine="0"/>
                    <w:jc w:val="left"/>
                    <w:rPr>
                      <w:rFonts w:ascii="Times New Roman" w:eastAsia="Times New Roman" w:hAnsi="Times New Roman" w:cs="Times New Roman"/>
                      <w:sz w:val="24"/>
                      <w:szCs w:val="24"/>
                    </w:rPr>
                  </w:pPr>
                  <w:r w:rsidRPr="0014728A">
                    <w:rPr>
                      <w:rFonts w:ascii="Times New Roman" w:eastAsia="Times New Roman" w:hAnsi="Times New Roman" w:cs="Times New Roman"/>
                      <w:sz w:val="24"/>
                      <w:szCs w:val="24"/>
                    </w:rPr>
                    <w:t>Lê Quốc Đạt, Trịnh Hoàng Tùng</w:t>
                  </w:r>
                </w:p>
              </w:tc>
            </w:tr>
            <w:tr w:rsidR="00B105AF" w14:paraId="1EABEF5F" w14:textId="77777777">
              <w:trPr>
                <w:trHeight w:val="696"/>
              </w:trPr>
              <w:tc>
                <w:tcPr>
                  <w:tcW w:w="3116" w:type="dxa"/>
                </w:tcPr>
                <w:p w14:paraId="48219887" w14:textId="2222B3EB" w:rsidR="00B105AF" w:rsidRPr="0014728A" w:rsidRDefault="00B105AF">
                  <w:pPr>
                    <w:spacing w:before="0" w:after="160" w:line="259" w:lineRule="auto"/>
                    <w:ind w:firstLine="0"/>
                    <w:jc w:val="left"/>
                    <w:rPr>
                      <w:rFonts w:ascii="Times New Roman" w:eastAsia="Times New Roman" w:hAnsi="Times New Roman" w:cs="Times New Roman"/>
                      <w:sz w:val="24"/>
                      <w:szCs w:val="24"/>
                    </w:rPr>
                  </w:pPr>
                  <w:r w:rsidRPr="0014728A">
                    <w:rPr>
                      <w:rFonts w:ascii="Times New Roman" w:eastAsia="Times New Roman" w:hAnsi="Times New Roman" w:cs="Times New Roman"/>
                      <w:sz w:val="24"/>
                      <w:szCs w:val="24"/>
                    </w:rPr>
                    <w:t>Phát triển hệ thống</w:t>
                  </w:r>
                </w:p>
              </w:tc>
              <w:tc>
                <w:tcPr>
                  <w:tcW w:w="3117" w:type="dxa"/>
                </w:tcPr>
                <w:p w14:paraId="4BE54EE8" w14:textId="6C7179E8" w:rsidR="00B105AF" w:rsidRPr="0014728A" w:rsidRDefault="00B105AF">
                  <w:pPr>
                    <w:spacing w:before="0" w:after="160" w:line="259" w:lineRule="auto"/>
                    <w:ind w:firstLine="0"/>
                    <w:jc w:val="left"/>
                    <w:rPr>
                      <w:rFonts w:ascii="Times New Roman" w:eastAsia="Times New Roman" w:hAnsi="Times New Roman" w:cs="Times New Roman"/>
                      <w:sz w:val="24"/>
                      <w:szCs w:val="24"/>
                    </w:rPr>
                  </w:pPr>
                  <w:r w:rsidRPr="0014728A">
                    <w:rPr>
                      <w:rFonts w:ascii="Times New Roman" w:eastAsia="Times New Roman" w:hAnsi="Times New Roman" w:cs="Times New Roman"/>
                      <w:sz w:val="24"/>
                      <w:szCs w:val="24"/>
                    </w:rPr>
                    <w:t>11 ngày</w:t>
                  </w:r>
                </w:p>
              </w:tc>
              <w:tc>
                <w:tcPr>
                  <w:tcW w:w="3117" w:type="dxa"/>
                </w:tcPr>
                <w:p w14:paraId="3710E848" w14:textId="51017261" w:rsidR="00B105AF" w:rsidRPr="0014728A" w:rsidRDefault="00B105AF">
                  <w:pPr>
                    <w:spacing w:before="0" w:after="160" w:line="259" w:lineRule="auto"/>
                    <w:ind w:firstLine="0"/>
                    <w:jc w:val="left"/>
                    <w:rPr>
                      <w:rFonts w:ascii="Times New Roman" w:eastAsia="Times New Roman" w:hAnsi="Times New Roman" w:cs="Times New Roman"/>
                      <w:sz w:val="24"/>
                      <w:szCs w:val="24"/>
                    </w:rPr>
                  </w:pPr>
                  <w:r w:rsidRPr="0014728A">
                    <w:rPr>
                      <w:rFonts w:ascii="Times New Roman" w:eastAsia="Times New Roman" w:hAnsi="Times New Roman" w:cs="Times New Roman"/>
                      <w:sz w:val="24"/>
                      <w:szCs w:val="24"/>
                    </w:rPr>
                    <w:t xml:space="preserve">Tất cả thành viên </w:t>
                  </w:r>
                </w:p>
              </w:tc>
            </w:tr>
            <w:tr w:rsidR="00B105AF" w14:paraId="4F1D018D" w14:textId="77777777">
              <w:trPr>
                <w:trHeight w:val="696"/>
              </w:trPr>
              <w:tc>
                <w:tcPr>
                  <w:tcW w:w="3116" w:type="dxa"/>
                </w:tcPr>
                <w:p w14:paraId="06D3FF19" w14:textId="16A68B38" w:rsidR="00B105AF" w:rsidRPr="0014728A" w:rsidRDefault="00B105AF">
                  <w:pPr>
                    <w:spacing w:before="0" w:after="160" w:line="259" w:lineRule="auto"/>
                    <w:ind w:firstLine="0"/>
                    <w:jc w:val="left"/>
                    <w:rPr>
                      <w:rFonts w:ascii="Times New Roman" w:eastAsia="Times New Roman" w:hAnsi="Times New Roman" w:cs="Times New Roman"/>
                      <w:sz w:val="24"/>
                      <w:szCs w:val="24"/>
                    </w:rPr>
                  </w:pPr>
                  <w:r w:rsidRPr="0014728A">
                    <w:rPr>
                      <w:rFonts w:ascii="Times New Roman" w:eastAsia="Times New Roman" w:hAnsi="Times New Roman" w:cs="Times New Roman"/>
                      <w:sz w:val="24"/>
                      <w:szCs w:val="24"/>
                    </w:rPr>
                    <w:t>Kiểm tra</w:t>
                  </w:r>
                </w:p>
              </w:tc>
              <w:tc>
                <w:tcPr>
                  <w:tcW w:w="3117" w:type="dxa"/>
                </w:tcPr>
                <w:p w14:paraId="0DEE0A52" w14:textId="36F7BB8A" w:rsidR="00B105AF" w:rsidRPr="0014728A" w:rsidRDefault="009B5C47">
                  <w:pPr>
                    <w:spacing w:before="0" w:after="160" w:line="259" w:lineRule="auto"/>
                    <w:ind w:firstLine="0"/>
                    <w:jc w:val="left"/>
                    <w:rPr>
                      <w:rFonts w:ascii="Times New Roman" w:eastAsia="Times New Roman" w:hAnsi="Times New Roman" w:cs="Times New Roman"/>
                      <w:sz w:val="24"/>
                      <w:szCs w:val="24"/>
                    </w:rPr>
                  </w:pPr>
                  <w:r w:rsidRPr="0014728A">
                    <w:rPr>
                      <w:rFonts w:ascii="Times New Roman" w:eastAsia="Times New Roman" w:hAnsi="Times New Roman" w:cs="Times New Roman"/>
                      <w:sz w:val="24"/>
                      <w:szCs w:val="24"/>
                    </w:rPr>
                    <w:t>3</w:t>
                  </w:r>
                  <w:r w:rsidR="00B105AF" w:rsidRPr="0014728A">
                    <w:rPr>
                      <w:rFonts w:ascii="Times New Roman" w:eastAsia="Times New Roman" w:hAnsi="Times New Roman" w:cs="Times New Roman"/>
                      <w:sz w:val="24"/>
                      <w:szCs w:val="24"/>
                    </w:rPr>
                    <w:t xml:space="preserve"> ngày</w:t>
                  </w:r>
                </w:p>
              </w:tc>
              <w:tc>
                <w:tcPr>
                  <w:tcW w:w="3117" w:type="dxa"/>
                </w:tcPr>
                <w:p w14:paraId="000EB406" w14:textId="005DA7E9" w:rsidR="00B105AF" w:rsidRPr="0014728A" w:rsidRDefault="00B105AF">
                  <w:pPr>
                    <w:spacing w:before="0" w:after="160" w:line="259" w:lineRule="auto"/>
                    <w:ind w:firstLine="0"/>
                    <w:jc w:val="left"/>
                    <w:rPr>
                      <w:rFonts w:ascii="Times New Roman" w:eastAsia="Times New Roman" w:hAnsi="Times New Roman" w:cs="Times New Roman"/>
                      <w:sz w:val="24"/>
                      <w:szCs w:val="24"/>
                    </w:rPr>
                  </w:pPr>
                  <w:r w:rsidRPr="0014728A">
                    <w:rPr>
                      <w:rFonts w:ascii="Times New Roman" w:eastAsia="Times New Roman" w:hAnsi="Times New Roman" w:cs="Times New Roman"/>
                      <w:sz w:val="24"/>
                      <w:szCs w:val="24"/>
                    </w:rPr>
                    <w:t>Nguyễn Trịnh Thành, Trịnh Hoàng Tùng, Lê Quốc Đạt</w:t>
                  </w:r>
                </w:p>
              </w:tc>
            </w:tr>
            <w:tr w:rsidR="00B105AF" w14:paraId="253738DE" w14:textId="77777777">
              <w:trPr>
                <w:trHeight w:val="696"/>
              </w:trPr>
              <w:tc>
                <w:tcPr>
                  <w:tcW w:w="3116" w:type="dxa"/>
                </w:tcPr>
                <w:p w14:paraId="4D8FDFD9" w14:textId="4BF8595B" w:rsidR="00B105AF" w:rsidRPr="0014728A" w:rsidRDefault="00B105AF">
                  <w:pPr>
                    <w:spacing w:before="0" w:after="160" w:line="259" w:lineRule="auto"/>
                    <w:ind w:firstLine="0"/>
                    <w:jc w:val="left"/>
                    <w:rPr>
                      <w:rFonts w:ascii="Times New Roman" w:eastAsia="Times New Roman" w:hAnsi="Times New Roman" w:cs="Times New Roman"/>
                      <w:sz w:val="24"/>
                      <w:szCs w:val="24"/>
                    </w:rPr>
                  </w:pPr>
                  <w:r w:rsidRPr="0014728A">
                    <w:rPr>
                      <w:rFonts w:ascii="Times New Roman" w:eastAsia="Times New Roman" w:hAnsi="Times New Roman" w:cs="Times New Roman"/>
                      <w:sz w:val="24"/>
                      <w:szCs w:val="24"/>
                    </w:rPr>
                    <w:t>Triển khai</w:t>
                  </w:r>
                </w:p>
              </w:tc>
              <w:tc>
                <w:tcPr>
                  <w:tcW w:w="3117" w:type="dxa"/>
                </w:tcPr>
                <w:p w14:paraId="238B7228" w14:textId="2C2DCE04" w:rsidR="00B105AF" w:rsidRPr="0014728A" w:rsidRDefault="009B5C47">
                  <w:pPr>
                    <w:spacing w:before="0" w:after="160" w:line="259" w:lineRule="auto"/>
                    <w:ind w:firstLine="0"/>
                    <w:jc w:val="left"/>
                    <w:rPr>
                      <w:rFonts w:ascii="Times New Roman" w:eastAsia="Times New Roman" w:hAnsi="Times New Roman" w:cs="Times New Roman"/>
                      <w:sz w:val="24"/>
                      <w:szCs w:val="24"/>
                    </w:rPr>
                  </w:pPr>
                  <w:r w:rsidRPr="0014728A">
                    <w:rPr>
                      <w:rFonts w:ascii="Times New Roman" w:eastAsia="Times New Roman" w:hAnsi="Times New Roman" w:cs="Times New Roman"/>
                      <w:sz w:val="24"/>
                      <w:szCs w:val="24"/>
                    </w:rPr>
                    <w:t>2</w:t>
                  </w:r>
                  <w:r w:rsidR="00B105AF" w:rsidRPr="0014728A">
                    <w:rPr>
                      <w:rFonts w:ascii="Times New Roman" w:eastAsia="Times New Roman" w:hAnsi="Times New Roman" w:cs="Times New Roman"/>
                      <w:sz w:val="24"/>
                      <w:szCs w:val="24"/>
                    </w:rPr>
                    <w:t xml:space="preserve"> ngày</w:t>
                  </w:r>
                </w:p>
              </w:tc>
              <w:tc>
                <w:tcPr>
                  <w:tcW w:w="3117" w:type="dxa"/>
                </w:tcPr>
                <w:p w14:paraId="37A738B5" w14:textId="238A3418" w:rsidR="00B105AF" w:rsidRPr="0014728A" w:rsidRDefault="00A72043">
                  <w:pPr>
                    <w:spacing w:before="0" w:after="160" w:line="259" w:lineRule="auto"/>
                    <w:ind w:firstLine="0"/>
                    <w:jc w:val="left"/>
                    <w:rPr>
                      <w:rFonts w:ascii="Times New Roman" w:eastAsia="Times New Roman" w:hAnsi="Times New Roman" w:cs="Times New Roman"/>
                      <w:sz w:val="24"/>
                      <w:szCs w:val="24"/>
                    </w:rPr>
                  </w:pPr>
                  <w:r w:rsidRPr="0014728A">
                    <w:rPr>
                      <w:rFonts w:ascii="Times New Roman" w:eastAsia="Times New Roman" w:hAnsi="Times New Roman" w:cs="Times New Roman"/>
                      <w:sz w:val="24"/>
                      <w:szCs w:val="24"/>
                    </w:rPr>
                    <w:t>Tất cả thành viên</w:t>
                  </w:r>
                </w:p>
              </w:tc>
            </w:tr>
            <w:tr w:rsidR="00A72043" w14:paraId="26083878" w14:textId="77777777">
              <w:trPr>
                <w:trHeight w:val="696"/>
              </w:trPr>
              <w:tc>
                <w:tcPr>
                  <w:tcW w:w="3116" w:type="dxa"/>
                </w:tcPr>
                <w:p w14:paraId="24BFB078" w14:textId="7BCE056F" w:rsidR="00A72043" w:rsidRPr="0014728A" w:rsidRDefault="00A72043">
                  <w:pPr>
                    <w:spacing w:before="0" w:after="160" w:line="259" w:lineRule="auto"/>
                    <w:ind w:firstLine="0"/>
                    <w:jc w:val="left"/>
                    <w:rPr>
                      <w:rFonts w:ascii="Times New Roman" w:eastAsia="Times New Roman" w:hAnsi="Times New Roman" w:cs="Times New Roman"/>
                      <w:sz w:val="24"/>
                      <w:szCs w:val="24"/>
                    </w:rPr>
                  </w:pPr>
                  <w:r w:rsidRPr="0014728A">
                    <w:rPr>
                      <w:rFonts w:ascii="Times New Roman" w:eastAsia="Times New Roman" w:hAnsi="Times New Roman" w:cs="Times New Roman"/>
                      <w:sz w:val="24"/>
                      <w:szCs w:val="24"/>
                    </w:rPr>
                    <w:t>Bảo trì hệ thống</w:t>
                  </w:r>
                </w:p>
              </w:tc>
              <w:tc>
                <w:tcPr>
                  <w:tcW w:w="3117" w:type="dxa"/>
                </w:tcPr>
                <w:p w14:paraId="68E1ADD4" w14:textId="487EA1F6" w:rsidR="00A72043" w:rsidRPr="0014728A" w:rsidRDefault="00A72043">
                  <w:pPr>
                    <w:spacing w:before="0" w:after="160" w:line="259" w:lineRule="auto"/>
                    <w:ind w:firstLine="0"/>
                    <w:jc w:val="left"/>
                    <w:rPr>
                      <w:rFonts w:ascii="Times New Roman" w:eastAsia="Times New Roman" w:hAnsi="Times New Roman" w:cs="Times New Roman"/>
                      <w:sz w:val="24"/>
                      <w:szCs w:val="24"/>
                    </w:rPr>
                  </w:pPr>
                  <w:r w:rsidRPr="0014728A">
                    <w:rPr>
                      <w:rFonts w:ascii="Times New Roman" w:eastAsia="Times New Roman" w:hAnsi="Times New Roman" w:cs="Times New Roman"/>
                      <w:sz w:val="24"/>
                      <w:szCs w:val="24"/>
                    </w:rPr>
                    <w:t>1 năm kể từ khi triển khai</w:t>
                  </w:r>
                </w:p>
              </w:tc>
              <w:tc>
                <w:tcPr>
                  <w:tcW w:w="3117" w:type="dxa"/>
                </w:tcPr>
                <w:p w14:paraId="34D68DBC" w14:textId="4D0EA6BC" w:rsidR="00A72043" w:rsidRPr="0014728A" w:rsidRDefault="00A72043">
                  <w:pPr>
                    <w:spacing w:before="0" w:after="160" w:line="259" w:lineRule="auto"/>
                    <w:ind w:firstLine="0"/>
                    <w:jc w:val="left"/>
                    <w:rPr>
                      <w:rFonts w:ascii="Times New Roman" w:eastAsia="Times New Roman" w:hAnsi="Times New Roman" w:cs="Times New Roman"/>
                      <w:sz w:val="24"/>
                      <w:szCs w:val="24"/>
                    </w:rPr>
                  </w:pPr>
                  <w:r w:rsidRPr="0014728A">
                    <w:rPr>
                      <w:rFonts w:ascii="Times New Roman" w:eastAsia="Times New Roman" w:hAnsi="Times New Roman" w:cs="Times New Roman"/>
                      <w:sz w:val="24"/>
                      <w:szCs w:val="24"/>
                    </w:rPr>
                    <w:t>Tất cả thành viên</w:t>
                  </w:r>
                </w:p>
              </w:tc>
            </w:tr>
          </w:tbl>
          <w:p w14:paraId="079B5DFC" w14:textId="77777777" w:rsidR="00B66CEC" w:rsidRDefault="00B66CEC">
            <w:pPr>
              <w:keepNext/>
              <w:keepLines/>
              <w:spacing w:before="40" w:line="259" w:lineRule="auto"/>
              <w:rPr>
                <w:rFonts w:ascii="Times New Roman" w:eastAsia="Times New Roman" w:hAnsi="Times New Roman" w:cs="Times New Roman"/>
                <w:color w:val="2F5496"/>
              </w:rPr>
            </w:pPr>
          </w:p>
          <w:tbl>
            <w:tblPr>
              <w:tblW w:w="9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15" w:type="dxa"/>
                <w:right w:w="115" w:type="dxa"/>
              </w:tblCellMar>
              <w:tblLook w:val="0400" w:firstRow="0" w:lastRow="0" w:firstColumn="0" w:lastColumn="0" w:noHBand="0" w:noVBand="1"/>
            </w:tblPr>
            <w:tblGrid>
              <w:gridCol w:w="9355"/>
            </w:tblGrid>
            <w:tr w:rsidR="00B66CEC" w14:paraId="3A98FE8D" w14:textId="77777777">
              <w:tc>
                <w:tcPr>
                  <w:tcW w:w="9355" w:type="dxa"/>
                  <w:shd w:val="clear" w:color="auto" w:fill="D9D9D9"/>
                </w:tcPr>
                <w:p w14:paraId="6E714650" w14:textId="77777777" w:rsidR="00B66CEC" w:rsidRDefault="00853152">
                  <w:pPr>
                    <w:spacing w:before="0" w:after="160" w:line="259" w:lineRule="auto"/>
                    <w:ind w:firstLine="0"/>
                    <w:jc w:val="left"/>
                    <w:rPr>
                      <w:rFonts w:ascii="Times New Roman" w:eastAsia="Times New Roman" w:hAnsi="Times New Roman" w:cs="Times New Roman"/>
                      <w:b/>
                      <w:sz w:val="24"/>
                      <w:szCs w:val="24"/>
                    </w:rPr>
                  </w:pPr>
                  <w:r>
                    <w:rPr>
                      <w:rFonts w:ascii="Times New Roman" w:eastAsia="Times New Roman" w:hAnsi="Times New Roman" w:cs="Times New Roman"/>
                      <w:b/>
                      <w:sz w:val="24"/>
                      <w:szCs w:val="24"/>
                    </w:rPr>
                    <w:t>Báo cáo Sản phẩm</w:t>
                  </w:r>
                </w:p>
                <w:p w14:paraId="0AA36CFE" w14:textId="77777777" w:rsidR="00B66CEC" w:rsidRDefault="00B66CEC">
                  <w:pPr>
                    <w:spacing w:before="0" w:after="160" w:line="259" w:lineRule="auto"/>
                    <w:ind w:firstLine="0"/>
                    <w:jc w:val="left"/>
                    <w:rPr>
                      <w:rFonts w:ascii="Times New Roman" w:eastAsia="Times New Roman" w:hAnsi="Times New Roman" w:cs="Times New Roman"/>
                      <w:b/>
                      <w:sz w:val="24"/>
                      <w:szCs w:val="24"/>
                    </w:rPr>
                  </w:pPr>
                </w:p>
              </w:tc>
            </w:tr>
            <w:tr w:rsidR="00B66CEC" w14:paraId="789F7C5F" w14:textId="77777777">
              <w:tc>
                <w:tcPr>
                  <w:tcW w:w="9355" w:type="dxa"/>
                </w:tcPr>
                <w:p w14:paraId="1A6A3C7E" w14:textId="047002A7" w:rsidR="00B66CEC" w:rsidRPr="0014728A" w:rsidRDefault="003F5646">
                  <w:pPr>
                    <w:spacing w:before="0" w:after="160" w:line="259" w:lineRule="auto"/>
                    <w:ind w:firstLine="0"/>
                    <w:jc w:val="left"/>
                    <w:rPr>
                      <w:rFonts w:ascii="Times New Roman" w:eastAsia="Times New Roman" w:hAnsi="Times New Roman" w:cs="Times New Roman"/>
                      <w:i/>
                      <w:sz w:val="24"/>
                      <w:szCs w:val="24"/>
                    </w:rPr>
                  </w:pPr>
                  <w:r w:rsidRPr="0014728A">
                    <w:rPr>
                      <w:rFonts w:ascii="Times New Roman" w:eastAsia="Times New Roman" w:hAnsi="Times New Roman" w:cs="Times New Roman"/>
                      <w:i/>
                      <w:sz w:val="24"/>
                      <w:szCs w:val="24"/>
                    </w:rPr>
                    <w:t>Sản phẩm đã gần như hoàn thiện các chức năng cơ bản của một hệ thống quản lý mua bán sách trực tuyến. Vẫn còn nhiều lỗi tồn đọng đang được nhanh chóng khắc phục nhưng có thể nói, sản phẩm này đã đạt được khoảng 80% kỳ vọng của khách hàng.</w:t>
                  </w:r>
                </w:p>
              </w:tc>
            </w:tr>
          </w:tbl>
          <w:p w14:paraId="1973371C" w14:textId="77777777" w:rsidR="00B66CEC" w:rsidRDefault="00B66CEC">
            <w:pPr>
              <w:spacing w:after="160" w:line="259" w:lineRule="auto"/>
              <w:rPr>
                <w:rFonts w:ascii="Times New Roman" w:eastAsia="Times New Roman" w:hAnsi="Times New Roman" w:cs="Times New Roman"/>
                <w:i/>
              </w:rPr>
            </w:pPr>
          </w:p>
          <w:p w14:paraId="7415E48B" w14:textId="77777777" w:rsidR="00B66CEC" w:rsidRDefault="00853152">
            <w:pPr>
              <w:keepNext/>
              <w:keepLines/>
              <w:spacing w:before="40" w:line="259" w:lineRule="auto"/>
              <w:rPr>
                <w:rFonts w:ascii="Times New Roman" w:eastAsia="Times New Roman" w:hAnsi="Times New Roman" w:cs="Times New Roman"/>
                <w:color w:val="000000"/>
              </w:rPr>
            </w:pPr>
            <w:r>
              <w:rPr>
                <w:rFonts w:ascii="Times New Roman" w:eastAsia="Times New Roman" w:hAnsi="Times New Roman" w:cs="Times New Roman"/>
                <w:color w:val="000000"/>
              </w:rPr>
              <w:t>Kiểm định phần mềm</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15" w:type="dxa"/>
                <w:right w:w="115" w:type="dxa"/>
              </w:tblCellMar>
              <w:tblLook w:val="0400" w:firstRow="0" w:lastRow="0" w:firstColumn="0" w:lastColumn="0" w:noHBand="0" w:noVBand="1"/>
            </w:tblPr>
            <w:tblGrid>
              <w:gridCol w:w="3116"/>
              <w:gridCol w:w="3117"/>
              <w:gridCol w:w="3117"/>
            </w:tblGrid>
            <w:tr w:rsidR="00B66CEC" w14:paraId="78C90E39" w14:textId="77777777">
              <w:tc>
                <w:tcPr>
                  <w:tcW w:w="3116" w:type="dxa"/>
                  <w:shd w:val="clear" w:color="auto" w:fill="D9D9D9"/>
                </w:tcPr>
                <w:p w14:paraId="06ED8B41" w14:textId="77777777" w:rsidR="00B66CEC" w:rsidRDefault="00853152">
                  <w:pPr>
                    <w:spacing w:before="0" w:after="160" w:line="259" w:lineRule="auto"/>
                    <w:ind w:firstLine="0"/>
                    <w:jc w:val="left"/>
                    <w:rPr>
                      <w:rFonts w:ascii="Times New Roman" w:eastAsia="Times New Roman" w:hAnsi="Times New Roman" w:cs="Times New Roman"/>
                      <w:b/>
                      <w:sz w:val="24"/>
                      <w:szCs w:val="24"/>
                    </w:rPr>
                  </w:pPr>
                  <w:r>
                    <w:rPr>
                      <w:rFonts w:ascii="Times New Roman" w:eastAsia="Times New Roman" w:hAnsi="Times New Roman" w:cs="Times New Roman"/>
                      <w:b/>
                      <w:sz w:val="24"/>
                      <w:szCs w:val="24"/>
                    </w:rPr>
                    <w:t>Kiểm định chất lượng</w:t>
                  </w:r>
                </w:p>
                <w:p w14:paraId="6203FFAC" w14:textId="77777777" w:rsidR="00B66CEC" w:rsidRDefault="00B66CEC">
                  <w:pPr>
                    <w:spacing w:before="0" w:after="160" w:line="259" w:lineRule="auto"/>
                    <w:ind w:firstLine="0"/>
                    <w:jc w:val="left"/>
                    <w:rPr>
                      <w:rFonts w:ascii="Times New Roman" w:eastAsia="Times New Roman" w:hAnsi="Times New Roman" w:cs="Times New Roman"/>
                      <w:b/>
                      <w:sz w:val="24"/>
                      <w:szCs w:val="24"/>
                    </w:rPr>
                  </w:pPr>
                </w:p>
              </w:tc>
              <w:tc>
                <w:tcPr>
                  <w:tcW w:w="3117" w:type="dxa"/>
                  <w:shd w:val="clear" w:color="auto" w:fill="D9D9D9"/>
                </w:tcPr>
                <w:p w14:paraId="4E745921" w14:textId="77777777" w:rsidR="00B66CEC" w:rsidRDefault="00853152">
                  <w:pPr>
                    <w:spacing w:before="0" w:after="160" w:line="259" w:lineRule="auto"/>
                    <w:ind w:firstLine="0"/>
                    <w:jc w:val="left"/>
                    <w:rPr>
                      <w:rFonts w:ascii="Times New Roman" w:eastAsia="Times New Roman" w:hAnsi="Times New Roman" w:cs="Times New Roman"/>
                      <w:b/>
                      <w:sz w:val="24"/>
                      <w:szCs w:val="24"/>
                    </w:rPr>
                  </w:pPr>
                  <w:r>
                    <w:rPr>
                      <w:rFonts w:ascii="Times New Roman" w:eastAsia="Times New Roman" w:hAnsi="Times New Roman" w:cs="Times New Roman"/>
                      <w:b/>
                      <w:sz w:val="24"/>
                      <w:szCs w:val="24"/>
                    </w:rPr>
                    <w:t>Team Member</w:t>
                  </w:r>
                </w:p>
              </w:tc>
              <w:tc>
                <w:tcPr>
                  <w:tcW w:w="3117" w:type="dxa"/>
                  <w:shd w:val="clear" w:color="auto" w:fill="D9D9D9"/>
                </w:tcPr>
                <w:p w14:paraId="608C1330" w14:textId="77777777" w:rsidR="00B66CEC" w:rsidRDefault="00853152">
                  <w:pPr>
                    <w:spacing w:before="0" w:after="160" w:line="259" w:lineRule="auto"/>
                    <w:ind w:firstLine="0"/>
                    <w:jc w:val="left"/>
                    <w:rPr>
                      <w:rFonts w:ascii="Times New Roman" w:eastAsia="Times New Roman" w:hAnsi="Times New Roman" w:cs="Times New Roman"/>
                      <w:b/>
                      <w:sz w:val="24"/>
                      <w:szCs w:val="24"/>
                    </w:rPr>
                  </w:pPr>
                  <w:r>
                    <w:rPr>
                      <w:rFonts w:ascii="Times New Roman" w:eastAsia="Times New Roman" w:hAnsi="Times New Roman" w:cs="Times New Roman"/>
                      <w:b/>
                      <w:sz w:val="24"/>
                      <w:szCs w:val="24"/>
                    </w:rPr>
                    <w:t>Due Date</w:t>
                  </w:r>
                </w:p>
              </w:tc>
            </w:tr>
            <w:tr w:rsidR="00B66CEC" w14:paraId="74DE310A" w14:textId="77777777">
              <w:tc>
                <w:tcPr>
                  <w:tcW w:w="3116" w:type="dxa"/>
                </w:tcPr>
                <w:p w14:paraId="54338F3A" w14:textId="77777777" w:rsidR="00B66CEC" w:rsidRPr="0014728A" w:rsidRDefault="00853152">
                  <w:pPr>
                    <w:spacing w:before="0" w:after="160" w:line="259" w:lineRule="auto"/>
                    <w:ind w:firstLine="0"/>
                    <w:jc w:val="left"/>
                    <w:rPr>
                      <w:rFonts w:ascii="Times New Roman" w:eastAsia="Times New Roman" w:hAnsi="Times New Roman" w:cs="Times New Roman"/>
                      <w:sz w:val="24"/>
                      <w:szCs w:val="24"/>
                    </w:rPr>
                  </w:pPr>
                  <w:r w:rsidRPr="0014728A">
                    <w:rPr>
                      <w:rFonts w:ascii="Times New Roman" w:eastAsia="Times New Roman" w:hAnsi="Times New Roman" w:cs="Times New Roman"/>
                      <w:sz w:val="24"/>
                      <w:szCs w:val="24"/>
                    </w:rPr>
                    <w:t>Lần 1</w:t>
                  </w:r>
                </w:p>
                <w:p w14:paraId="590A7AE9" w14:textId="77777777" w:rsidR="00B66CEC" w:rsidRPr="0014728A" w:rsidRDefault="00B66CEC">
                  <w:pPr>
                    <w:spacing w:before="0" w:after="160" w:line="259" w:lineRule="auto"/>
                    <w:ind w:firstLine="0"/>
                    <w:jc w:val="left"/>
                    <w:rPr>
                      <w:rFonts w:ascii="Times New Roman" w:eastAsia="Times New Roman" w:hAnsi="Times New Roman" w:cs="Times New Roman"/>
                      <w:sz w:val="24"/>
                      <w:szCs w:val="24"/>
                    </w:rPr>
                  </w:pPr>
                </w:p>
              </w:tc>
              <w:tc>
                <w:tcPr>
                  <w:tcW w:w="3117" w:type="dxa"/>
                </w:tcPr>
                <w:p w14:paraId="021A2A7E" w14:textId="77777777" w:rsidR="00B66CEC" w:rsidRPr="0014728A" w:rsidRDefault="00853152">
                  <w:pPr>
                    <w:spacing w:before="0" w:after="160" w:line="259" w:lineRule="auto"/>
                    <w:ind w:firstLine="0"/>
                    <w:jc w:val="left"/>
                    <w:rPr>
                      <w:rFonts w:ascii="Times New Roman" w:eastAsia="Times New Roman" w:hAnsi="Times New Roman" w:cs="Times New Roman"/>
                      <w:sz w:val="24"/>
                      <w:szCs w:val="24"/>
                    </w:rPr>
                  </w:pPr>
                  <w:r w:rsidRPr="0014728A">
                    <w:rPr>
                      <w:rFonts w:ascii="Times New Roman" w:eastAsia="Times New Roman" w:hAnsi="Times New Roman" w:cs="Times New Roman"/>
                      <w:sz w:val="24"/>
                      <w:szCs w:val="24"/>
                    </w:rPr>
                    <w:t>Trịnh Hoàng Tùng, Nguyễn Trịnh Thành</w:t>
                  </w:r>
                </w:p>
              </w:tc>
              <w:tc>
                <w:tcPr>
                  <w:tcW w:w="3117" w:type="dxa"/>
                </w:tcPr>
                <w:p w14:paraId="40DCE230" w14:textId="6116E44B" w:rsidR="00B66CEC" w:rsidRPr="0014728A" w:rsidRDefault="00853152">
                  <w:pPr>
                    <w:spacing w:before="0" w:after="160" w:line="259" w:lineRule="auto"/>
                    <w:ind w:firstLine="0"/>
                    <w:jc w:val="left"/>
                    <w:rPr>
                      <w:rFonts w:ascii="Times New Roman" w:eastAsia="Times New Roman" w:hAnsi="Times New Roman" w:cs="Times New Roman"/>
                      <w:sz w:val="24"/>
                      <w:szCs w:val="24"/>
                    </w:rPr>
                  </w:pPr>
                  <w:r w:rsidRPr="0014728A">
                    <w:rPr>
                      <w:rFonts w:ascii="Times New Roman" w:eastAsia="Times New Roman" w:hAnsi="Times New Roman" w:cs="Times New Roman"/>
                      <w:sz w:val="24"/>
                      <w:szCs w:val="24"/>
                    </w:rPr>
                    <w:t>1</w:t>
                  </w:r>
                  <w:r w:rsidR="008C0896" w:rsidRPr="0014728A">
                    <w:rPr>
                      <w:rFonts w:ascii="Times New Roman" w:eastAsia="Times New Roman" w:hAnsi="Times New Roman" w:cs="Times New Roman"/>
                      <w:sz w:val="24"/>
                      <w:szCs w:val="24"/>
                    </w:rPr>
                    <w:t>0</w:t>
                  </w:r>
                  <w:r w:rsidRPr="0014728A">
                    <w:rPr>
                      <w:rFonts w:ascii="Times New Roman" w:eastAsia="Times New Roman" w:hAnsi="Times New Roman" w:cs="Times New Roman"/>
                      <w:sz w:val="24"/>
                      <w:szCs w:val="24"/>
                    </w:rPr>
                    <w:t>/10/2022</w:t>
                  </w:r>
                </w:p>
              </w:tc>
            </w:tr>
            <w:tr w:rsidR="00B66CEC" w14:paraId="6FDE4A8C" w14:textId="77777777">
              <w:tc>
                <w:tcPr>
                  <w:tcW w:w="3116" w:type="dxa"/>
                </w:tcPr>
                <w:p w14:paraId="0B0C492B" w14:textId="77777777" w:rsidR="00B66CEC" w:rsidRPr="0014728A" w:rsidRDefault="00853152">
                  <w:pPr>
                    <w:spacing w:before="0" w:after="160" w:line="259" w:lineRule="auto"/>
                    <w:ind w:firstLine="0"/>
                    <w:jc w:val="left"/>
                    <w:rPr>
                      <w:rFonts w:ascii="Times New Roman" w:eastAsia="Times New Roman" w:hAnsi="Times New Roman" w:cs="Times New Roman"/>
                      <w:sz w:val="24"/>
                      <w:szCs w:val="24"/>
                    </w:rPr>
                  </w:pPr>
                  <w:r w:rsidRPr="0014728A">
                    <w:rPr>
                      <w:rFonts w:ascii="Times New Roman" w:eastAsia="Times New Roman" w:hAnsi="Times New Roman" w:cs="Times New Roman"/>
                      <w:sz w:val="24"/>
                      <w:szCs w:val="24"/>
                    </w:rPr>
                    <w:t>Lần 2</w:t>
                  </w:r>
                </w:p>
                <w:p w14:paraId="715FA5E6" w14:textId="77777777" w:rsidR="00B66CEC" w:rsidRPr="0014728A" w:rsidRDefault="00B66CEC">
                  <w:pPr>
                    <w:spacing w:before="0" w:after="160" w:line="259" w:lineRule="auto"/>
                    <w:ind w:firstLine="0"/>
                    <w:jc w:val="left"/>
                    <w:rPr>
                      <w:rFonts w:ascii="Times New Roman" w:eastAsia="Times New Roman" w:hAnsi="Times New Roman" w:cs="Times New Roman"/>
                      <w:sz w:val="24"/>
                      <w:szCs w:val="24"/>
                    </w:rPr>
                  </w:pPr>
                </w:p>
              </w:tc>
              <w:tc>
                <w:tcPr>
                  <w:tcW w:w="3117" w:type="dxa"/>
                </w:tcPr>
                <w:p w14:paraId="7D6C59FE" w14:textId="77777777" w:rsidR="00B66CEC" w:rsidRPr="0014728A" w:rsidRDefault="00853152">
                  <w:pPr>
                    <w:spacing w:before="0" w:after="160" w:line="259" w:lineRule="auto"/>
                    <w:ind w:firstLine="0"/>
                    <w:jc w:val="left"/>
                    <w:rPr>
                      <w:rFonts w:ascii="Times New Roman" w:eastAsia="Times New Roman" w:hAnsi="Times New Roman" w:cs="Times New Roman"/>
                      <w:sz w:val="24"/>
                      <w:szCs w:val="24"/>
                    </w:rPr>
                  </w:pPr>
                  <w:r w:rsidRPr="0014728A">
                    <w:rPr>
                      <w:rFonts w:ascii="Times New Roman" w:eastAsia="Times New Roman" w:hAnsi="Times New Roman" w:cs="Times New Roman"/>
                      <w:sz w:val="24"/>
                      <w:szCs w:val="24"/>
                    </w:rPr>
                    <w:t>Trịnh Hoàng Tùng, Nguyễn Trịnh Thành</w:t>
                  </w:r>
                </w:p>
              </w:tc>
              <w:tc>
                <w:tcPr>
                  <w:tcW w:w="3117" w:type="dxa"/>
                </w:tcPr>
                <w:p w14:paraId="40C565C7" w14:textId="47A0AD76" w:rsidR="00B66CEC" w:rsidRPr="0014728A" w:rsidRDefault="00853152">
                  <w:pPr>
                    <w:spacing w:before="0" w:after="160" w:line="259" w:lineRule="auto"/>
                    <w:ind w:firstLine="0"/>
                    <w:jc w:val="left"/>
                    <w:rPr>
                      <w:rFonts w:ascii="Times New Roman" w:eastAsia="Times New Roman" w:hAnsi="Times New Roman" w:cs="Times New Roman"/>
                      <w:sz w:val="24"/>
                      <w:szCs w:val="24"/>
                    </w:rPr>
                  </w:pPr>
                  <w:r w:rsidRPr="0014728A">
                    <w:rPr>
                      <w:rFonts w:ascii="Times New Roman" w:eastAsia="Times New Roman" w:hAnsi="Times New Roman" w:cs="Times New Roman"/>
                      <w:sz w:val="24"/>
                      <w:szCs w:val="24"/>
                    </w:rPr>
                    <w:t>1</w:t>
                  </w:r>
                  <w:r w:rsidR="008C0896" w:rsidRPr="0014728A">
                    <w:rPr>
                      <w:rFonts w:ascii="Times New Roman" w:eastAsia="Times New Roman" w:hAnsi="Times New Roman" w:cs="Times New Roman"/>
                      <w:sz w:val="24"/>
                      <w:szCs w:val="24"/>
                    </w:rPr>
                    <w:t>0</w:t>
                  </w:r>
                  <w:r w:rsidRPr="0014728A">
                    <w:rPr>
                      <w:rFonts w:ascii="Times New Roman" w:eastAsia="Times New Roman" w:hAnsi="Times New Roman" w:cs="Times New Roman"/>
                      <w:sz w:val="24"/>
                      <w:szCs w:val="24"/>
                    </w:rPr>
                    <w:t>/10/2022</w:t>
                  </w:r>
                </w:p>
              </w:tc>
            </w:tr>
            <w:tr w:rsidR="00B66CEC" w14:paraId="0D40F518" w14:textId="77777777">
              <w:tc>
                <w:tcPr>
                  <w:tcW w:w="3116" w:type="dxa"/>
                </w:tcPr>
                <w:p w14:paraId="3DDED319" w14:textId="77777777" w:rsidR="00B66CEC" w:rsidRPr="0014728A" w:rsidRDefault="00853152">
                  <w:pPr>
                    <w:spacing w:before="0" w:after="160" w:line="259" w:lineRule="auto"/>
                    <w:ind w:firstLine="0"/>
                    <w:jc w:val="left"/>
                    <w:rPr>
                      <w:rFonts w:ascii="Times New Roman" w:eastAsia="Times New Roman" w:hAnsi="Times New Roman" w:cs="Times New Roman"/>
                      <w:sz w:val="24"/>
                      <w:szCs w:val="24"/>
                    </w:rPr>
                  </w:pPr>
                  <w:r w:rsidRPr="0014728A">
                    <w:rPr>
                      <w:rFonts w:ascii="Times New Roman" w:eastAsia="Times New Roman" w:hAnsi="Times New Roman" w:cs="Times New Roman"/>
                      <w:sz w:val="24"/>
                      <w:szCs w:val="24"/>
                    </w:rPr>
                    <w:t>Lần 3</w:t>
                  </w:r>
                </w:p>
                <w:p w14:paraId="285531D6" w14:textId="77777777" w:rsidR="00B66CEC" w:rsidRPr="0014728A" w:rsidRDefault="00B66CEC">
                  <w:pPr>
                    <w:spacing w:before="0" w:after="160" w:line="259" w:lineRule="auto"/>
                    <w:ind w:firstLine="0"/>
                    <w:jc w:val="left"/>
                    <w:rPr>
                      <w:rFonts w:ascii="Times New Roman" w:eastAsia="Times New Roman" w:hAnsi="Times New Roman" w:cs="Times New Roman"/>
                      <w:sz w:val="24"/>
                      <w:szCs w:val="24"/>
                    </w:rPr>
                  </w:pPr>
                </w:p>
              </w:tc>
              <w:tc>
                <w:tcPr>
                  <w:tcW w:w="3117" w:type="dxa"/>
                </w:tcPr>
                <w:p w14:paraId="6765AAB8" w14:textId="13074DBE" w:rsidR="00B66CEC" w:rsidRPr="0014728A" w:rsidRDefault="008C0896">
                  <w:pPr>
                    <w:spacing w:before="0" w:after="160" w:line="259" w:lineRule="auto"/>
                    <w:ind w:firstLine="0"/>
                    <w:jc w:val="left"/>
                    <w:rPr>
                      <w:rFonts w:ascii="Times New Roman" w:eastAsia="Times New Roman" w:hAnsi="Times New Roman" w:cs="Times New Roman"/>
                      <w:sz w:val="24"/>
                      <w:szCs w:val="24"/>
                    </w:rPr>
                  </w:pPr>
                  <w:r w:rsidRPr="0014728A">
                    <w:rPr>
                      <w:rFonts w:ascii="Times New Roman" w:eastAsia="Times New Roman" w:hAnsi="Times New Roman" w:cs="Times New Roman"/>
                      <w:sz w:val="24"/>
                      <w:szCs w:val="24"/>
                    </w:rPr>
                    <w:t>Lê Quốc Đạt</w:t>
                  </w:r>
                </w:p>
              </w:tc>
              <w:tc>
                <w:tcPr>
                  <w:tcW w:w="3117" w:type="dxa"/>
                </w:tcPr>
                <w:p w14:paraId="425335BA" w14:textId="6C0B5D0A" w:rsidR="00B66CEC" w:rsidRPr="0014728A" w:rsidRDefault="00853152">
                  <w:pPr>
                    <w:spacing w:before="0" w:after="160" w:line="259" w:lineRule="auto"/>
                    <w:ind w:firstLine="0"/>
                    <w:jc w:val="left"/>
                    <w:rPr>
                      <w:rFonts w:ascii="Times New Roman" w:eastAsia="Times New Roman" w:hAnsi="Times New Roman" w:cs="Times New Roman"/>
                      <w:sz w:val="24"/>
                      <w:szCs w:val="24"/>
                    </w:rPr>
                  </w:pPr>
                  <w:r w:rsidRPr="0014728A">
                    <w:rPr>
                      <w:rFonts w:ascii="Times New Roman" w:eastAsia="Times New Roman" w:hAnsi="Times New Roman" w:cs="Times New Roman"/>
                      <w:sz w:val="24"/>
                      <w:szCs w:val="24"/>
                    </w:rPr>
                    <w:t>1</w:t>
                  </w:r>
                  <w:r w:rsidR="008C0896" w:rsidRPr="0014728A">
                    <w:rPr>
                      <w:rFonts w:ascii="Times New Roman" w:eastAsia="Times New Roman" w:hAnsi="Times New Roman" w:cs="Times New Roman"/>
                      <w:sz w:val="24"/>
                      <w:szCs w:val="24"/>
                    </w:rPr>
                    <w:t>0</w:t>
                  </w:r>
                  <w:r w:rsidRPr="0014728A">
                    <w:rPr>
                      <w:rFonts w:ascii="Times New Roman" w:eastAsia="Times New Roman" w:hAnsi="Times New Roman" w:cs="Times New Roman"/>
                      <w:sz w:val="24"/>
                      <w:szCs w:val="24"/>
                    </w:rPr>
                    <w:t>/10/2022</w:t>
                  </w:r>
                </w:p>
              </w:tc>
            </w:tr>
          </w:tbl>
          <w:p w14:paraId="10074900" w14:textId="77777777" w:rsidR="00B66CEC" w:rsidRDefault="00B66CEC">
            <w:pPr>
              <w:spacing w:after="160" w:line="259" w:lineRule="auto"/>
              <w:rPr>
                <w:rFonts w:ascii="Times New Roman" w:eastAsia="Times New Roman" w:hAnsi="Times New Roman" w:cs="Times New Roman"/>
              </w:rPr>
            </w:pPr>
          </w:p>
          <w:p w14:paraId="02885015" w14:textId="77777777" w:rsidR="00B66CEC" w:rsidRDefault="00853152">
            <w:pPr>
              <w:keepNext/>
              <w:keepLines/>
              <w:spacing w:before="40" w:line="259" w:lineRule="auto"/>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Xác định tính khả thi</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15" w:type="dxa"/>
                <w:right w:w="115" w:type="dxa"/>
              </w:tblCellMar>
              <w:tblLook w:val="0400" w:firstRow="0" w:lastRow="0" w:firstColumn="0" w:lastColumn="0" w:noHBand="0" w:noVBand="1"/>
            </w:tblPr>
            <w:tblGrid>
              <w:gridCol w:w="9350"/>
            </w:tblGrid>
            <w:tr w:rsidR="00B66CEC" w14:paraId="1A25423A" w14:textId="77777777">
              <w:tc>
                <w:tcPr>
                  <w:tcW w:w="9350" w:type="dxa"/>
                </w:tcPr>
                <w:p w14:paraId="4274E941" w14:textId="77777777" w:rsidR="00B66CEC" w:rsidRPr="009E5ABB" w:rsidRDefault="00853152">
                  <w:pPr>
                    <w:spacing w:before="0" w:after="160" w:line="259" w:lineRule="auto"/>
                    <w:ind w:firstLine="0"/>
                    <w:jc w:val="left"/>
                    <w:rPr>
                      <w:rFonts w:ascii="Times New Roman" w:eastAsia="Times New Roman" w:hAnsi="Times New Roman" w:cs="Times New Roman"/>
                      <w:i/>
                      <w:sz w:val="24"/>
                      <w:szCs w:val="24"/>
                    </w:rPr>
                  </w:pPr>
                  <w:r w:rsidRPr="009E5ABB">
                    <w:rPr>
                      <w:rFonts w:ascii="Times New Roman" w:eastAsia="Times New Roman" w:hAnsi="Times New Roman" w:cs="Times New Roman"/>
                      <w:i/>
                      <w:sz w:val="24"/>
                      <w:szCs w:val="24"/>
                    </w:rPr>
                    <w:t>Hoàn thiện 1 phần mềm quản lý bán sách, với các tính năng thêm xóa sửa các mặt hàng sách, quản lý các thông tin cũng như khuyến mãi của khách hàng</w:t>
                  </w:r>
                </w:p>
              </w:tc>
            </w:tr>
          </w:tbl>
          <w:p w14:paraId="226A6CDC" w14:textId="77777777" w:rsidR="00B66CEC" w:rsidRDefault="00B66CEC">
            <w:pPr>
              <w:spacing w:after="160" w:line="259" w:lineRule="auto"/>
              <w:rPr>
                <w:rFonts w:ascii="Times New Roman" w:eastAsia="Times New Roman" w:hAnsi="Times New Roman" w:cs="Times New Roman"/>
              </w:rPr>
            </w:pPr>
          </w:p>
          <w:p w14:paraId="67DEF9D4" w14:textId="77777777" w:rsidR="00B66CEC" w:rsidRDefault="00853152">
            <w:pPr>
              <w:keepNext/>
              <w:keepLines/>
              <w:spacing w:before="40" w:line="259" w:lineRule="auto"/>
              <w:rPr>
                <w:rFonts w:ascii="Times New Roman" w:eastAsia="Times New Roman" w:hAnsi="Times New Roman" w:cs="Times New Roman"/>
                <w:color w:val="000000"/>
              </w:rPr>
            </w:pPr>
            <w:r>
              <w:rPr>
                <w:rFonts w:ascii="Times New Roman" w:eastAsia="Times New Roman" w:hAnsi="Times New Roman" w:cs="Times New Roman"/>
                <w:color w:val="000000"/>
              </w:rPr>
              <w:t>Các yêu cầu cho dự án</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15" w:type="dxa"/>
                <w:right w:w="115" w:type="dxa"/>
              </w:tblCellMar>
              <w:tblLook w:val="0400" w:firstRow="0" w:lastRow="0" w:firstColumn="0" w:lastColumn="0" w:noHBand="0" w:noVBand="1"/>
            </w:tblPr>
            <w:tblGrid>
              <w:gridCol w:w="9350"/>
            </w:tblGrid>
            <w:tr w:rsidR="00B66CEC" w14:paraId="5952A539" w14:textId="77777777">
              <w:trPr>
                <w:trHeight w:val="98"/>
              </w:trPr>
              <w:tc>
                <w:tcPr>
                  <w:tcW w:w="9350" w:type="dxa"/>
                </w:tcPr>
                <w:p w14:paraId="702325E9" w14:textId="77777777" w:rsidR="00B66CEC" w:rsidRPr="009E5ABB" w:rsidRDefault="00853152">
                  <w:pPr>
                    <w:numPr>
                      <w:ilvl w:val="0"/>
                      <w:numId w:val="5"/>
                    </w:numPr>
                    <w:spacing w:before="0" w:after="0" w:line="240" w:lineRule="auto"/>
                    <w:jc w:val="left"/>
                    <w:rPr>
                      <w:rFonts w:ascii="Times New Roman" w:eastAsia="Times New Roman" w:hAnsi="Times New Roman" w:cs="Times New Roman"/>
                      <w:i/>
                      <w:sz w:val="24"/>
                      <w:szCs w:val="24"/>
                    </w:rPr>
                  </w:pPr>
                  <w:r w:rsidRPr="009E5ABB">
                    <w:rPr>
                      <w:rFonts w:ascii="Times New Roman" w:eastAsia="Times New Roman" w:hAnsi="Times New Roman" w:cs="Times New Roman"/>
                      <w:i/>
                      <w:sz w:val="24"/>
                      <w:szCs w:val="24"/>
                    </w:rPr>
                    <w:t>Các máy tính chạy hệ điều hành Windows</w:t>
                  </w:r>
                </w:p>
                <w:p w14:paraId="0F724B11" w14:textId="511264FB" w:rsidR="00B66CEC" w:rsidRPr="009E5ABB" w:rsidRDefault="00853152">
                  <w:pPr>
                    <w:numPr>
                      <w:ilvl w:val="0"/>
                      <w:numId w:val="5"/>
                    </w:numPr>
                    <w:spacing w:before="0" w:after="0" w:line="240" w:lineRule="auto"/>
                    <w:jc w:val="left"/>
                    <w:rPr>
                      <w:rFonts w:ascii="Times New Roman" w:eastAsia="Times New Roman" w:hAnsi="Times New Roman" w:cs="Times New Roman"/>
                      <w:i/>
                      <w:sz w:val="24"/>
                      <w:szCs w:val="24"/>
                    </w:rPr>
                  </w:pPr>
                  <w:r w:rsidRPr="009E5ABB">
                    <w:rPr>
                      <w:rFonts w:ascii="Times New Roman" w:eastAsia="Times New Roman" w:hAnsi="Times New Roman" w:cs="Times New Roman"/>
                      <w:i/>
                      <w:sz w:val="24"/>
                      <w:szCs w:val="24"/>
                    </w:rPr>
                    <w:t>Công cụ lập trình (Víual Studio Code,</w:t>
                  </w:r>
                  <w:r w:rsidR="000C190B" w:rsidRPr="009E5ABB">
                    <w:rPr>
                      <w:rFonts w:ascii="Times New Roman" w:eastAsia="Times New Roman" w:hAnsi="Times New Roman" w:cs="Times New Roman"/>
                      <w:i/>
                      <w:sz w:val="24"/>
                      <w:szCs w:val="24"/>
                    </w:rPr>
                    <w:t xml:space="preserve"> </w:t>
                  </w:r>
                  <w:r w:rsidRPr="009E5ABB">
                    <w:rPr>
                      <w:rFonts w:ascii="Times New Roman" w:eastAsia="Times New Roman" w:hAnsi="Times New Roman" w:cs="Times New Roman"/>
                      <w:i/>
                      <w:sz w:val="24"/>
                      <w:szCs w:val="24"/>
                    </w:rPr>
                    <w:t>Xampp)</w:t>
                  </w:r>
                </w:p>
                <w:p w14:paraId="2EB6828D" w14:textId="540EA665" w:rsidR="00B66CEC" w:rsidRPr="009E5ABB" w:rsidRDefault="00853152">
                  <w:pPr>
                    <w:numPr>
                      <w:ilvl w:val="0"/>
                      <w:numId w:val="5"/>
                    </w:numPr>
                    <w:spacing w:before="0" w:after="0" w:line="240" w:lineRule="auto"/>
                    <w:jc w:val="left"/>
                    <w:rPr>
                      <w:rFonts w:ascii="Times New Roman" w:eastAsia="Times New Roman" w:hAnsi="Times New Roman" w:cs="Times New Roman"/>
                      <w:i/>
                      <w:sz w:val="24"/>
                      <w:szCs w:val="24"/>
                    </w:rPr>
                  </w:pPr>
                  <w:r w:rsidRPr="009E5ABB">
                    <w:rPr>
                      <w:rFonts w:ascii="Times New Roman" w:eastAsia="Times New Roman" w:hAnsi="Times New Roman" w:cs="Times New Roman"/>
                      <w:i/>
                      <w:sz w:val="24"/>
                      <w:szCs w:val="24"/>
                    </w:rPr>
                    <w:t>Ngôn ngữ lập trình Web</w:t>
                  </w:r>
                  <w:r w:rsidR="000C190B" w:rsidRPr="009E5ABB">
                    <w:rPr>
                      <w:rFonts w:ascii="Times New Roman" w:eastAsia="Times New Roman" w:hAnsi="Times New Roman" w:cs="Times New Roman"/>
                      <w:i/>
                      <w:sz w:val="24"/>
                      <w:szCs w:val="24"/>
                    </w:rPr>
                    <w:t xml:space="preserve"> </w:t>
                  </w:r>
                  <w:r w:rsidRPr="009E5ABB">
                    <w:rPr>
                      <w:rFonts w:ascii="Times New Roman" w:eastAsia="Times New Roman" w:hAnsi="Times New Roman" w:cs="Times New Roman"/>
                      <w:i/>
                      <w:sz w:val="24"/>
                      <w:szCs w:val="24"/>
                    </w:rPr>
                    <w:t>(PHP) và cơ sở dữ liệu</w:t>
                  </w:r>
                  <w:r w:rsidR="000C190B" w:rsidRPr="009E5ABB">
                    <w:rPr>
                      <w:rFonts w:ascii="Times New Roman" w:eastAsia="Times New Roman" w:hAnsi="Times New Roman" w:cs="Times New Roman"/>
                      <w:i/>
                      <w:sz w:val="24"/>
                      <w:szCs w:val="24"/>
                    </w:rPr>
                    <w:t xml:space="preserve"> </w:t>
                  </w:r>
                  <w:r w:rsidRPr="009E5ABB">
                    <w:rPr>
                      <w:rFonts w:ascii="Times New Roman" w:eastAsia="Times New Roman" w:hAnsi="Times New Roman" w:cs="Times New Roman"/>
                      <w:i/>
                      <w:sz w:val="24"/>
                      <w:szCs w:val="24"/>
                    </w:rPr>
                    <w:t>(MySQL)</w:t>
                  </w:r>
                </w:p>
                <w:p w14:paraId="2ABB179E" w14:textId="77777777" w:rsidR="00B66CEC" w:rsidRPr="009E5ABB" w:rsidRDefault="00853152">
                  <w:pPr>
                    <w:numPr>
                      <w:ilvl w:val="0"/>
                      <w:numId w:val="5"/>
                    </w:numPr>
                    <w:spacing w:before="0" w:after="0" w:line="240" w:lineRule="auto"/>
                    <w:jc w:val="left"/>
                    <w:rPr>
                      <w:rFonts w:ascii="Times New Roman" w:eastAsia="Times New Roman" w:hAnsi="Times New Roman" w:cs="Times New Roman"/>
                      <w:i/>
                      <w:sz w:val="24"/>
                      <w:szCs w:val="24"/>
                    </w:rPr>
                  </w:pPr>
                  <w:r w:rsidRPr="009E5ABB">
                    <w:rPr>
                      <w:rFonts w:ascii="Times New Roman" w:eastAsia="Times New Roman" w:hAnsi="Times New Roman" w:cs="Times New Roman"/>
                      <w:i/>
                      <w:sz w:val="24"/>
                      <w:szCs w:val="24"/>
                    </w:rPr>
                    <w:t>Kiến thức về mảng lập trình Web</w:t>
                  </w:r>
                </w:p>
                <w:p w14:paraId="6685CB4F" w14:textId="2508D8FD" w:rsidR="00B66CEC" w:rsidRPr="009E5ABB" w:rsidRDefault="00853152">
                  <w:pPr>
                    <w:numPr>
                      <w:ilvl w:val="0"/>
                      <w:numId w:val="5"/>
                    </w:numPr>
                    <w:spacing w:before="0" w:after="0" w:line="240" w:lineRule="auto"/>
                    <w:jc w:val="left"/>
                    <w:rPr>
                      <w:rFonts w:ascii="Times New Roman" w:eastAsia="Times New Roman" w:hAnsi="Times New Roman" w:cs="Times New Roman"/>
                      <w:i/>
                      <w:sz w:val="24"/>
                      <w:szCs w:val="24"/>
                    </w:rPr>
                  </w:pPr>
                  <w:r w:rsidRPr="009E5ABB">
                    <w:rPr>
                      <w:rFonts w:ascii="Times New Roman" w:eastAsia="Times New Roman" w:hAnsi="Times New Roman" w:cs="Times New Roman"/>
                      <w:i/>
                      <w:sz w:val="24"/>
                      <w:szCs w:val="24"/>
                    </w:rPr>
                    <w:t>Xây dựng giao diện Web</w:t>
                  </w:r>
                  <w:r w:rsidR="000C190B" w:rsidRPr="009E5ABB">
                    <w:rPr>
                      <w:rFonts w:ascii="Times New Roman" w:eastAsia="Times New Roman" w:hAnsi="Times New Roman" w:cs="Times New Roman"/>
                      <w:i/>
                      <w:sz w:val="24"/>
                      <w:szCs w:val="24"/>
                    </w:rPr>
                    <w:t xml:space="preserve"> </w:t>
                  </w:r>
                  <w:r w:rsidRPr="009E5ABB">
                    <w:rPr>
                      <w:rFonts w:ascii="Times New Roman" w:eastAsia="Times New Roman" w:hAnsi="Times New Roman" w:cs="Times New Roman"/>
                      <w:i/>
                      <w:sz w:val="24"/>
                      <w:szCs w:val="24"/>
                    </w:rPr>
                    <w:t>(HTML,</w:t>
                  </w:r>
                  <w:r w:rsidR="000C190B" w:rsidRPr="009E5ABB">
                    <w:rPr>
                      <w:rFonts w:ascii="Times New Roman" w:eastAsia="Times New Roman" w:hAnsi="Times New Roman" w:cs="Times New Roman"/>
                      <w:i/>
                      <w:sz w:val="24"/>
                      <w:szCs w:val="24"/>
                    </w:rPr>
                    <w:t xml:space="preserve"> </w:t>
                  </w:r>
                  <w:r w:rsidRPr="009E5ABB">
                    <w:rPr>
                      <w:rFonts w:ascii="Times New Roman" w:eastAsia="Times New Roman" w:hAnsi="Times New Roman" w:cs="Times New Roman"/>
                      <w:i/>
                      <w:sz w:val="24"/>
                      <w:szCs w:val="24"/>
                    </w:rPr>
                    <w:t>Javascript,</w:t>
                  </w:r>
                  <w:r w:rsidR="000C190B" w:rsidRPr="009E5ABB">
                    <w:rPr>
                      <w:rFonts w:ascii="Times New Roman" w:eastAsia="Times New Roman" w:hAnsi="Times New Roman" w:cs="Times New Roman"/>
                      <w:i/>
                      <w:sz w:val="24"/>
                      <w:szCs w:val="24"/>
                    </w:rPr>
                    <w:t xml:space="preserve"> </w:t>
                  </w:r>
                  <w:r w:rsidRPr="009E5ABB">
                    <w:rPr>
                      <w:rFonts w:ascii="Times New Roman" w:eastAsia="Times New Roman" w:hAnsi="Times New Roman" w:cs="Times New Roman"/>
                      <w:i/>
                      <w:sz w:val="24"/>
                      <w:szCs w:val="24"/>
                    </w:rPr>
                    <w:t>CSS,</w:t>
                  </w:r>
                  <w:r w:rsidR="000C190B" w:rsidRPr="009E5ABB">
                    <w:rPr>
                      <w:rFonts w:ascii="Times New Roman" w:eastAsia="Times New Roman" w:hAnsi="Times New Roman" w:cs="Times New Roman"/>
                      <w:i/>
                      <w:sz w:val="24"/>
                      <w:szCs w:val="24"/>
                    </w:rPr>
                    <w:t xml:space="preserve"> </w:t>
                  </w:r>
                  <w:r w:rsidRPr="009E5ABB">
                    <w:rPr>
                      <w:rFonts w:ascii="Times New Roman" w:eastAsia="Times New Roman" w:hAnsi="Times New Roman" w:cs="Times New Roman"/>
                      <w:i/>
                      <w:sz w:val="24"/>
                      <w:szCs w:val="24"/>
                    </w:rPr>
                    <w:t>Bootstrap)</w:t>
                  </w:r>
                </w:p>
                <w:p w14:paraId="35D57768" w14:textId="77777777" w:rsidR="00B66CEC" w:rsidRDefault="00853152">
                  <w:pPr>
                    <w:numPr>
                      <w:ilvl w:val="0"/>
                      <w:numId w:val="5"/>
                    </w:numPr>
                    <w:spacing w:before="0" w:after="0" w:line="240" w:lineRule="auto"/>
                    <w:jc w:val="left"/>
                    <w:rPr>
                      <w:rFonts w:ascii="Times New Roman" w:eastAsia="Times New Roman" w:hAnsi="Times New Roman" w:cs="Times New Roman"/>
                      <w:i/>
                      <w:sz w:val="22"/>
                      <w:szCs w:val="22"/>
                    </w:rPr>
                  </w:pPr>
                  <w:r w:rsidRPr="009E5ABB">
                    <w:rPr>
                      <w:rFonts w:ascii="Times New Roman" w:eastAsia="Times New Roman" w:hAnsi="Times New Roman" w:cs="Times New Roman"/>
                      <w:i/>
                      <w:sz w:val="24"/>
                      <w:szCs w:val="24"/>
                    </w:rPr>
                    <w:t>Xây dựng cơ sở dữ liệu và điều hành hệ thống từ xa</w:t>
                  </w:r>
                </w:p>
              </w:tc>
            </w:tr>
          </w:tbl>
          <w:p w14:paraId="529970BF" w14:textId="77777777" w:rsidR="00B66CEC" w:rsidRDefault="00B66CEC">
            <w:pPr>
              <w:spacing w:after="160" w:line="259" w:lineRule="auto"/>
              <w:rPr>
                <w:rFonts w:ascii="Times New Roman" w:eastAsia="Times New Roman" w:hAnsi="Times New Roman" w:cs="Times New Roman"/>
              </w:rPr>
            </w:pPr>
          </w:p>
          <w:p w14:paraId="63871E96" w14:textId="77777777" w:rsidR="00B66CEC" w:rsidRDefault="00853152">
            <w:pPr>
              <w:keepNext/>
              <w:keepLines/>
              <w:spacing w:before="40" w:line="259" w:lineRule="auto"/>
              <w:rPr>
                <w:rFonts w:ascii="Times New Roman" w:eastAsia="Times New Roman" w:hAnsi="Times New Roman" w:cs="Times New Roman"/>
                <w:color w:val="000000"/>
              </w:rPr>
            </w:pPr>
            <w:r>
              <w:rPr>
                <w:rFonts w:ascii="Times New Roman" w:eastAsia="Times New Roman" w:hAnsi="Times New Roman" w:cs="Times New Roman"/>
                <w:color w:val="000000"/>
              </w:rPr>
              <w:t>Khác</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15" w:type="dxa"/>
                <w:right w:w="115" w:type="dxa"/>
              </w:tblCellMar>
              <w:tblLook w:val="0400" w:firstRow="0" w:lastRow="0" w:firstColumn="0" w:lastColumn="0" w:noHBand="0" w:noVBand="1"/>
            </w:tblPr>
            <w:tblGrid>
              <w:gridCol w:w="9350"/>
            </w:tblGrid>
            <w:tr w:rsidR="00B66CEC" w14:paraId="7D9B00EF" w14:textId="77777777">
              <w:trPr>
                <w:trHeight w:val="98"/>
              </w:trPr>
              <w:tc>
                <w:tcPr>
                  <w:tcW w:w="9350" w:type="dxa"/>
                </w:tcPr>
                <w:p w14:paraId="51AD3A1B" w14:textId="77777777" w:rsidR="00B66CEC" w:rsidRDefault="00B66CEC">
                  <w:pPr>
                    <w:spacing w:before="0" w:after="160" w:line="259" w:lineRule="auto"/>
                    <w:ind w:firstLine="0"/>
                    <w:jc w:val="left"/>
                    <w:rPr>
                      <w:rFonts w:ascii="Times New Roman" w:eastAsia="Times New Roman" w:hAnsi="Times New Roman" w:cs="Times New Roman"/>
                      <w:i/>
                      <w:sz w:val="22"/>
                      <w:szCs w:val="22"/>
                    </w:rPr>
                  </w:pPr>
                </w:p>
              </w:tc>
            </w:tr>
          </w:tbl>
          <w:p w14:paraId="3E7FDCF1" w14:textId="77777777" w:rsidR="00B66CEC" w:rsidRDefault="00B66CEC">
            <w:pPr>
              <w:spacing w:after="160" w:line="259" w:lineRule="auto"/>
              <w:rPr>
                <w:rFonts w:ascii="Times New Roman" w:eastAsia="Times New Roman" w:hAnsi="Times New Roman" w:cs="Times New Roman"/>
              </w:rPr>
            </w:pPr>
          </w:p>
          <w:p w14:paraId="4A4BD6CD" w14:textId="77777777" w:rsidR="00B66CEC" w:rsidRDefault="00853152">
            <w:pPr>
              <w:keepNext/>
              <w:keepLines/>
              <w:spacing w:before="40" w:line="259" w:lineRule="auto"/>
              <w:rPr>
                <w:rFonts w:ascii="Times New Roman" w:eastAsia="Times New Roman" w:hAnsi="Times New Roman" w:cs="Times New Roman"/>
                <w:color w:val="000000"/>
              </w:rPr>
            </w:pPr>
            <w:r>
              <w:rPr>
                <w:rFonts w:ascii="Times New Roman" w:eastAsia="Times New Roman" w:hAnsi="Times New Roman" w:cs="Times New Roman"/>
                <w:color w:val="000000"/>
              </w:rPr>
              <w:t>Các khoản chi phát sinh</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15" w:type="dxa"/>
                <w:right w:w="115" w:type="dxa"/>
              </w:tblCellMar>
              <w:tblLook w:val="0400" w:firstRow="0" w:lastRow="0" w:firstColumn="0" w:lastColumn="0" w:noHBand="0" w:noVBand="1"/>
            </w:tblPr>
            <w:tblGrid>
              <w:gridCol w:w="3116"/>
              <w:gridCol w:w="3117"/>
              <w:gridCol w:w="3117"/>
            </w:tblGrid>
            <w:tr w:rsidR="00B66CEC" w14:paraId="4F77004D" w14:textId="77777777">
              <w:tc>
                <w:tcPr>
                  <w:tcW w:w="3116" w:type="dxa"/>
                  <w:shd w:val="clear" w:color="auto" w:fill="D9D9D9"/>
                </w:tcPr>
                <w:p w14:paraId="5A7C5ABA" w14:textId="77777777" w:rsidR="00B66CEC" w:rsidRDefault="00853152">
                  <w:pPr>
                    <w:spacing w:before="0" w:after="160" w:line="259" w:lineRule="auto"/>
                    <w:ind w:firstLine="0"/>
                    <w:jc w:val="left"/>
                    <w:rPr>
                      <w:rFonts w:ascii="Times New Roman" w:eastAsia="Times New Roman" w:hAnsi="Times New Roman" w:cs="Times New Roman"/>
                      <w:b/>
                      <w:sz w:val="24"/>
                      <w:szCs w:val="24"/>
                    </w:rPr>
                  </w:pPr>
                  <w:r>
                    <w:rPr>
                      <w:rFonts w:ascii="Times New Roman" w:eastAsia="Times New Roman" w:hAnsi="Times New Roman" w:cs="Times New Roman"/>
                      <w:b/>
                      <w:sz w:val="24"/>
                      <w:szCs w:val="24"/>
                    </w:rPr>
                    <w:t>Nhà cung cấp</w:t>
                  </w:r>
                </w:p>
                <w:p w14:paraId="6FB16CC1" w14:textId="77777777" w:rsidR="00B66CEC" w:rsidRDefault="00B66CEC">
                  <w:pPr>
                    <w:spacing w:before="0" w:after="160" w:line="259" w:lineRule="auto"/>
                    <w:ind w:firstLine="0"/>
                    <w:jc w:val="left"/>
                    <w:rPr>
                      <w:rFonts w:ascii="Times New Roman" w:eastAsia="Times New Roman" w:hAnsi="Times New Roman" w:cs="Times New Roman"/>
                      <w:b/>
                      <w:sz w:val="24"/>
                      <w:szCs w:val="24"/>
                    </w:rPr>
                  </w:pPr>
                </w:p>
              </w:tc>
              <w:tc>
                <w:tcPr>
                  <w:tcW w:w="3117" w:type="dxa"/>
                  <w:shd w:val="clear" w:color="auto" w:fill="D9D9D9"/>
                </w:tcPr>
                <w:p w14:paraId="04A62A7E" w14:textId="77777777" w:rsidR="00B66CEC" w:rsidRDefault="00853152">
                  <w:pPr>
                    <w:spacing w:before="0" w:after="160" w:line="259" w:lineRule="auto"/>
                    <w:ind w:firstLine="0"/>
                    <w:jc w:val="left"/>
                    <w:rPr>
                      <w:rFonts w:ascii="Times New Roman" w:eastAsia="Times New Roman" w:hAnsi="Times New Roman" w:cs="Times New Roman"/>
                      <w:b/>
                      <w:sz w:val="24"/>
                      <w:szCs w:val="24"/>
                    </w:rPr>
                  </w:pPr>
                  <w:r>
                    <w:rPr>
                      <w:rFonts w:ascii="Times New Roman" w:eastAsia="Times New Roman" w:hAnsi="Times New Roman" w:cs="Times New Roman"/>
                      <w:b/>
                      <w:sz w:val="24"/>
                      <w:szCs w:val="24"/>
                    </w:rPr>
                    <w:t>Thành tiền</w:t>
                  </w:r>
                </w:p>
              </w:tc>
              <w:tc>
                <w:tcPr>
                  <w:tcW w:w="3117" w:type="dxa"/>
                  <w:shd w:val="clear" w:color="auto" w:fill="D9D9D9"/>
                </w:tcPr>
                <w:p w14:paraId="75B8D958" w14:textId="77777777" w:rsidR="00B66CEC" w:rsidRDefault="00853152">
                  <w:pPr>
                    <w:spacing w:before="0" w:after="160" w:line="259" w:lineRule="auto"/>
                    <w:ind w:firstLine="0"/>
                    <w:jc w:val="left"/>
                    <w:rPr>
                      <w:rFonts w:ascii="Times New Roman" w:eastAsia="Times New Roman" w:hAnsi="Times New Roman" w:cs="Times New Roman"/>
                      <w:b/>
                      <w:sz w:val="24"/>
                      <w:szCs w:val="24"/>
                    </w:rPr>
                  </w:pPr>
                  <w:r>
                    <w:rPr>
                      <w:rFonts w:ascii="Times New Roman" w:eastAsia="Times New Roman" w:hAnsi="Times New Roman" w:cs="Times New Roman"/>
                      <w:b/>
                      <w:sz w:val="24"/>
                      <w:szCs w:val="24"/>
                    </w:rPr>
                    <w:t>Lí do phát sinh</w:t>
                  </w:r>
                </w:p>
              </w:tc>
            </w:tr>
            <w:tr w:rsidR="00B66CEC" w14:paraId="318AC08F" w14:textId="77777777">
              <w:tc>
                <w:tcPr>
                  <w:tcW w:w="3116" w:type="dxa"/>
                </w:tcPr>
                <w:p w14:paraId="23536337" w14:textId="77777777" w:rsidR="00B66CEC" w:rsidRPr="009E5ABB" w:rsidRDefault="00853152">
                  <w:pPr>
                    <w:spacing w:before="0" w:after="160" w:line="259" w:lineRule="auto"/>
                    <w:ind w:firstLine="0"/>
                    <w:jc w:val="left"/>
                    <w:rPr>
                      <w:rFonts w:ascii="Times New Roman" w:eastAsia="Times New Roman" w:hAnsi="Times New Roman" w:cs="Times New Roman"/>
                      <w:sz w:val="24"/>
                      <w:szCs w:val="24"/>
                    </w:rPr>
                  </w:pPr>
                  <w:r w:rsidRPr="009E5ABB">
                    <w:rPr>
                      <w:rFonts w:ascii="Times New Roman" w:eastAsia="Times New Roman" w:hAnsi="Times New Roman" w:cs="Times New Roman"/>
                      <w:sz w:val="24"/>
                      <w:szCs w:val="24"/>
                    </w:rPr>
                    <w:t>Nhà cung cấp 1</w:t>
                  </w:r>
                </w:p>
                <w:p w14:paraId="5111F545" w14:textId="77777777" w:rsidR="00B66CEC" w:rsidRPr="009E5ABB" w:rsidRDefault="00B66CEC">
                  <w:pPr>
                    <w:spacing w:before="0" w:after="160" w:line="259" w:lineRule="auto"/>
                    <w:ind w:firstLine="0"/>
                    <w:jc w:val="left"/>
                    <w:rPr>
                      <w:rFonts w:ascii="Times New Roman" w:eastAsia="Times New Roman" w:hAnsi="Times New Roman" w:cs="Times New Roman"/>
                      <w:sz w:val="24"/>
                      <w:szCs w:val="24"/>
                    </w:rPr>
                  </w:pPr>
                </w:p>
              </w:tc>
              <w:tc>
                <w:tcPr>
                  <w:tcW w:w="3117" w:type="dxa"/>
                </w:tcPr>
                <w:p w14:paraId="38FB2C10" w14:textId="77777777" w:rsidR="00B66CEC" w:rsidRPr="009E5ABB" w:rsidRDefault="00853152">
                  <w:pPr>
                    <w:spacing w:before="0" w:after="160" w:line="259" w:lineRule="auto"/>
                    <w:ind w:firstLine="0"/>
                    <w:jc w:val="left"/>
                    <w:rPr>
                      <w:rFonts w:ascii="Times New Roman" w:eastAsia="Times New Roman" w:hAnsi="Times New Roman" w:cs="Times New Roman"/>
                      <w:sz w:val="24"/>
                      <w:szCs w:val="24"/>
                    </w:rPr>
                  </w:pPr>
                  <w:r w:rsidRPr="009E5ABB">
                    <w:rPr>
                      <w:rFonts w:ascii="Times New Roman" w:eastAsia="Times New Roman" w:hAnsi="Times New Roman" w:cs="Times New Roman"/>
                      <w:sz w:val="24"/>
                      <w:szCs w:val="24"/>
                    </w:rPr>
                    <w:t>2,000,000 VND</w:t>
                  </w:r>
                </w:p>
              </w:tc>
              <w:tc>
                <w:tcPr>
                  <w:tcW w:w="3117" w:type="dxa"/>
                </w:tcPr>
                <w:p w14:paraId="16D62D0B" w14:textId="77777777" w:rsidR="00B66CEC" w:rsidRPr="009E5ABB" w:rsidRDefault="00853152">
                  <w:pPr>
                    <w:spacing w:before="0" w:after="160" w:line="259" w:lineRule="auto"/>
                    <w:ind w:firstLine="0"/>
                    <w:jc w:val="left"/>
                    <w:rPr>
                      <w:rFonts w:ascii="Times New Roman" w:eastAsia="Times New Roman" w:hAnsi="Times New Roman" w:cs="Times New Roman"/>
                      <w:sz w:val="24"/>
                      <w:szCs w:val="24"/>
                    </w:rPr>
                  </w:pPr>
                  <w:r w:rsidRPr="009E5ABB">
                    <w:rPr>
                      <w:rFonts w:ascii="Times New Roman" w:eastAsia="Times New Roman" w:hAnsi="Times New Roman" w:cs="Times New Roman"/>
                      <w:sz w:val="24"/>
                      <w:szCs w:val="24"/>
                    </w:rPr>
                    <w:t>Chậm trễ trong tiến độ viết code</w:t>
                  </w:r>
                </w:p>
              </w:tc>
            </w:tr>
            <w:tr w:rsidR="00B66CEC" w14:paraId="482B2D6F" w14:textId="77777777">
              <w:tc>
                <w:tcPr>
                  <w:tcW w:w="3116" w:type="dxa"/>
                </w:tcPr>
                <w:p w14:paraId="330A0551" w14:textId="77777777" w:rsidR="00B66CEC" w:rsidRPr="009E5ABB" w:rsidRDefault="00853152">
                  <w:pPr>
                    <w:spacing w:before="0" w:after="160" w:line="259" w:lineRule="auto"/>
                    <w:ind w:firstLine="0"/>
                    <w:jc w:val="left"/>
                    <w:rPr>
                      <w:rFonts w:ascii="Times New Roman" w:eastAsia="Times New Roman" w:hAnsi="Times New Roman" w:cs="Times New Roman"/>
                      <w:sz w:val="24"/>
                      <w:szCs w:val="24"/>
                    </w:rPr>
                  </w:pPr>
                  <w:r w:rsidRPr="009E5ABB">
                    <w:rPr>
                      <w:rFonts w:ascii="Times New Roman" w:eastAsia="Times New Roman" w:hAnsi="Times New Roman" w:cs="Times New Roman"/>
                      <w:sz w:val="24"/>
                      <w:szCs w:val="24"/>
                    </w:rPr>
                    <w:t>Nhà cung cấp 2</w:t>
                  </w:r>
                </w:p>
                <w:p w14:paraId="227AC653" w14:textId="77777777" w:rsidR="00B66CEC" w:rsidRPr="009E5ABB" w:rsidRDefault="00B66CEC">
                  <w:pPr>
                    <w:spacing w:before="0" w:after="160" w:line="259" w:lineRule="auto"/>
                    <w:ind w:firstLine="0"/>
                    <w:jc w:val="left"/>
                    <w:rPr>
                      <w:rFonts w:ascii="Times New Roman" w:eastAsia="Times New Roman" w:hAnsi="Times New Roman" w:cs="Times New Roman"/>
                      <w:sz w:val="24"/>
                      <w:szCs w:val="24"/>
                    </w:rPr>
                  </w:pPr>
                </w:p>
              </w:tc>
              <w:tc>
                <w:tcPr>
                  <w:tcW w:w="3117" w:type="dxa"/>
                </w:tcPr>
                <w:p w14:paraId="5B172615" w14:textId="77777777" w:rsidR="00B66CEC" w:rsidRPr="009E5ABB" w:rsidRDefault="00853152">
                  <w:pPr>
                    <w:spacing w:before="0" w:after="160" w:line="259" w:lineRule="auto"/>
                    <w:ind w:firstLine="0"/>
                    <w:jc w:val="left"/>
                    <w:rPr>
                      <w:rFonts w:ascii="Times New Roman" w:eastAsia="Times New Roman" w:hAnsi="Times New Roman" w:cs="Times New Roman"/>
                      <w:sz w:val="24"/>
                      <w:szCs w:val="24"/>
                    </w:rPr>
                  </w:pPr>
                  <w:r w:rsidRPr="009E5ABB">
                    <w:rPr>
                      <w:rFonts w:ascii="Times New Roman" w:eastAsia="Times New Roman" w:hAnsi="Times New Roman" w:cs="Times New Roman"/>
                      <w:sz w:val="24"/>
                      <w:szCs w:val="24"/>
                    </w:rPr>
                    <w:t>3,000,000 VND</w:t>
                  </w:r>
                </w:p>
              </w:tc>
              <w:tc>
                <w:tcPr>
                  <w:tcW w:w="3117" w:type="dxa"/>
                </w:tcPr>
                <w:p w14:paraId="221CDBDB" w14:textId="77777777" w:rsidR="00B66CEC" w:rsidRPr="009E5ABB" w:rsidRDefault="00853152">
                  <w:pPr>
                    <w:spacing w:before="0" w:after="160" w:line="259" w:lineRule="auto"/>
                    <w:ind w:firstLine="0"/>
                    <w:jc w:val="left"/>
                    <w:rPr>
                      <w:rFonts w:ascii="Times New Roman" w:eastAsia="Times New Roman" w:hAnsi="Times New Roman" w:cs="Times New Roman"/>
                      <w:sz w:val="24"/>
                      <w:szCs w:val="24"/>
                    </w:rPr>
                  </w:pPr>
                  <w:r w:rsidRPr="009E5ABB">
                    <w:rPr>
                      <w:rFonts w:ascii="Times New Roman" w:eastAsia="Times New Roman" w:hAnsi="Times New Roman" w:cs="Times New Roman"/>
                      <w:sz w:val="24"/>
                      <w:szCs w:val="24"/>
                    </w:rPr>
                    <w:t>Chậm trễ trong tiến độ viết code</w:t>
                  </w:r>
                </w:p>
              </w:tc>
            </w:tr>
            <w:tr w:rsidR="00B66CEC" w14:paraId="167F967E" w14:textId="77777777">
              <w:trPr>
                <w:trHeight w:val="942"/>
              </w:trPr>
              <w:tc>
                <w:tcPr>
                  <w:tcW w:w="3116" w:type="dxa"/>
                </w:tcPr>
                <w:p w14:paraId="3B7AE31A" w14:textId="77777777" w:rsidR="00B66CEC" w:rsidRPr="009E5ABB" w:rsidRDefault="00853152">
                  <w:pPr>
                    <w:spacing w:before="0" w:after="160" w:line="259" w:lineRule="auto"/>
                    <w:ind w:firstLine="0"/>
                    <w:jc w:val="left"/>
                    <w:rPr>
                      <w:rFonts w:ascii="Times New Roman" w:eastAsia="Times New Roman" w:hAnsi="Times New Roman" w:cs="Times New Roman"/>
                      <w:sz w:val="24"/>
                      <w:szCs w:val="24"/>
                    </w:rPr>
                  </w:pPr>
                  <w:r w:rsidRPr="009E5ABB">
                    <w:rPr>
                      <w:rFonts w:ascii="Times New Roman" w:eastAsia="Times New Roman" w:hAnsi="Times New Roman" w:cs="Times New Roman"/>
                      <w:sz w:val="24"/>
                      <w:szCs w:val="24"/>
                    </w:rPr>
                    <w:t>Nhà cung cấp 3</w:t>
                  </w:r>
                </w:p>
                <w:p w14:paraId="746725DF" w14:textId="77777777" w:rsidR="00B66CEC" w:rsidRPr="009E5ABB" w:rsidRDefault="00B66CEC">
                  <w:pPr>
                    <w:spacing w:before="0" w:after="160" w:line="259" w:lineRule="auto"/>
                    <w:ind w:firstLine="0"/>
                    <w:jc w:val="left"/>
                    <w:rPr>
                      <w:rFonts w:ascii="Times New Roman" w:eastAsia="Times New Roman" w:hAnsi="Times New Roman" w:cs="Times New Roman"/>
                      <w:sz w:val="24"/>
                      <w:szCs w:val="24"/>
                    </w:rPr>
                  </w:pPr>
                </w:p>
              </w:tc>
              <w:tc>
                <w:tcPr>
                  <w:tcW w:w="3117" w:type="dxa"/>
                </w:tcPr>
                <w:p w14:paraId="3424DC84" w14:textId="77777777" w:rsidR="00B66CEC" w:rsidRPr="009E5ABB" w:rsidRDefault="00853152">
                  <w:pPr>
                    <w:spacing w:before="0" w:after="160" w:line="259" w:lineRule="auto"/>
                    <w:ind w:firstLine="0"/>
                    <w:jc w:val="left"/>
                    <w:rPr>
                      <w:rFonts w:ascii="Times New Roman" w:eastAsia="Times New Roman" w:hAnsi="Times New Roman" w:cs="Times New Roman"/>
                      <w:sz w:val="24"/>
                      <w:szCs w:val="24"/>
                    </w:rPr>
                  </w:pPr>
                  <w:r w:rsidRPr="009E5ABB">
                    <w:rPr>
                      <w:rFonts w:ascii="Times New Roman" w:eastAsia="Times New Roman" w:hAnsi="Times New Roman" w:cs="Times New Roman"/>
                      <w:sz w:val="24"/>
                      <w:szCs w:val="24"/>
                    </w:rPr>
                    <w:t>4,000,000 VND</w:t>
                  </w:r>
                </w:p>
              </w:tc>
              <w:tc>
                <w:tcPr>
                  <w:tcW w:w="3117" w:type="dxa"/>
                </w:tcPr>
                <w:p w14:paraId="052C7B37" w14:textId="77777777" w:rsidR="00B66CEC" w:rsidRPr="009E5ABB" w:rsidRDefault="00853152">
                  <w:pPr>
                    <w:spacing w:before="0" w:after="160" w:line="259" w:lineRule="auto"/>
                    <w:ind w:firstLine="0"/>
                    <w:jc w:val="left"/>
                    <w:rPr>
                      <w:rFonts w:ascii="Times New Roman" w:eastAsia="Times New Roman" w:hAnsi="Times New Roman" w:cs="Times New Roman"/>
                      <w:sz w:val="24"/>
                      <w:szCs w:val="24"/>
                    </w:rPr>
                  </w:pPr>
                  <w:r w:rsidRPr="009E5ABB">
                    <w:rPr>
                      <w:rFonts w:ascii="Times New Roman" w:eastAsia="Times New Roman" w:hAnsi="Times New Roman" w:cs="Times New Roman"/>
                      <w:sz w:val="24"/>
                      <w:szCs w:val="24"/>
                    </w:rPr>
                    <w:t>Chậm trễ trong tiến độ kiểm thử</w:t>
                  </w:r>
                </w:p>
              </w:tc>
            </w:tr>
          </w:tbl>
          <w:p w14:paraId="37BD2B60" w14:textId="77777777" w:rsidR="00B66CEC" w:rsidRDefault="00B66CEC">
            <w:pPr>
              <w:keepNext/>
              <w:keepLines/>
              <w:spacing w:before="40" w:line="259" w:lineRule="auto"/>
              <w:rPr>
                <w:rFonts w:ascii="Times New Roman" w:eastAsia="Times New Roman" w:hAnsi="Times New Roman" w:cs="Times New Roman"/>
                <w:color w:val="2F5496"/>
              </w:rPr>
            </w:pPr>
          </w:p>
          <w:p w14:paraId="6F35E647" w14:textId="77777777" w:rsidR="00B66CEC" w:rsidRDefault="00853152">
            <w:pPr>
              <w:keepNext/>
              <w:keepLines/>
              <w:spacing w:before="40" w:line="259" w:lineRule="auto"/>
              <w:rPr>
                <w:rFonts w:ascii="Times New Roman" w:eastAsia="Times New Roman" w:hAnsi="Times New Roman" w:cs="Times New Roman"/>
                <w:color w:val="000000"/>
              </w:rPr>
            </w:pPr>
            <w:r>
              <w:rPr>
                <w:rFonts w:ascii="Times New Roman" w:eastAsia="Times New Roman" w:hAnsi="Times New Roman" w:cs="Times New Roman"/>
                <w:color w:val="000000"/>
              </w:rPr>
              <w:t>Các tài liệu liên quan</w:t>
            </w:r>
          </w:p>
          <w:tbl>
            <w:tblPr>
              <w:tblW w:w="9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15" w:type="dxa"/>
                <w:right w:w="115" w:type="dxa"/>
              </w:tblCellMar>
              <w:tblLook w:val="0400" w:firstRow="0" w:lastRow="0" w:firstColumn="0" w:lastColumn="0" w:noHBand="0" w:noVBand="1"/>
            </w:tblPr>
            <w:tblGrid>
              <w:gridCol w:w="5305"/>
              <w:gridCol w:w="4050"/>
            </w:tblGrid>
            <w:tr w:rsidR="00B66CEC" w14:paraId="25F07006" w14:textId="77777777">
              <w:tc>
                <w:tcPr>
                  <w:tcW w:w="5305" w:type="dxa"/>
                  <w:shd w:val="clear" w:color="auto" w:fill="D9D9D9"/>
                </w:tcPr>
                <w:p w14:paraId="01D01AEC" w14:textId="77777777" w:rsidR="00B66CEC" w:rsidRDefault="00853152">
                  <w:pPr>
                    <w:spacing w:before="0" w:after="160" w:line="259" w:lineRule="auto"/>
                    <w:ind w:firstLine="0"/>
                    <w:jc w:val="left"/>
                    <w:rPr>
                      <w:rFonts w:ascii="Times New Roman" w:eastAsia="Times New Roman" w:hAnsi="Times New Roman" w:cs="Times New Roman"/>
                      <w:b/>
                      <w:sz w:val="24"/>
                      <w:szCs w:val="24"/>
                    </w:rPr>
                  </w:pPr>
                  <w:r>
                    <w:rPr>
                      <w:rFonts w:ascii="Times New Roman" w:eastAsia="Times New Roman" w:hAnsi="Times New Roman" w:cs="Times New Roman"/>
                      <w:b/>
                      <w:sz w:val="24"/>
                      <w:szCs w:val="24"/>
                    </w:rPr>
                    <w:t>Tài liệu</w:t>
                  </w:r>
                </w:p>
                <w:p w14:paraId="27A57D38" w14:textId="77777777" w:rsidR="00B66CEC" w:rsidRDefault="00B66CEC">
                  <w:pPr>
                    <w:spacing w:before="0" w:after="160" w:line="259" w:lineRule="auto"/>
                    <w:ind w:firstLine="0"/>
                    <w:jc w:val="left"/>
                    <w:rPr>
                      <w:rFonts w:ascii="Times New Roman" w:eastAsia="Times New Roman" w:hAnsi="Times New Roman" w:cs="Times New Roman"/>
                      <w:b/>
                      <w:sz w:val="24"/>
                      <w:szCs w:val="24"/>
                    </w:rPr>
                  </w:pPr>
                </w:p>
              </w:tc>
              <w:tc>
                <w:tcPr>
                  <w:tcW w:w="4050" w:type="dxa"/>
                  <w:shd w:val="clear" w:color="auto" w:fill="D9D9D9"/>
                </w:tcPr>
                <w:p w14:paraId="12C18AA4" w14:textId="77777777" w:rsidR="00B66CEC" w:rsidRDefault="00853152">
                  <w:pPr>
                    <w:spacing w:before="0" w:after="160" w:line="259" w:lineRule="auto"/>
                    <w:ind w:firstLine="0"/>
                    <w:jc w:val="left"/>
                    <w:rPr>
                      <w:rFonts w:ascii="Times New Roman" w:eastAsia="Times New Roman" w:hAnsi="Times New Roman" w:cs="Times New Roman"/>
                      <w:b/>
                      <w:sz w:val="24"/>
                      <w:szCs w:val="24"/>
                    </w:rPr>
                  </w:pPr>
                  <w:r>
                    <w:rPr>
                      <w:rFonts w:ascii="Times New Roman" w:eastAsia="Times New Roman" w:hAnsi="Times New Roman" w:cs="Times New Roman"/>
                      <w:b/>
                      <w:sz w:val="24"/>
                      <w:szCs w:val="24"/>
                    </w:rPr>
                    <w:t>Được duyệt qua bởi</w:t>
                  </w:r>
                </w:p>
              </w:tc>
            </w:tr>
            <w:tr w:rsidR="00B66CEC" w14:paraId="57355BBB" w14:textId="77777777">
              <w:tc>
                <w:tcPr>
                  <w:tcW w:w="5305" w:type="dxa"/>
                </w:tcPr>
                <w:p w14:paraId="140663BC" w14:textId="77777777" w:rsidR="00B66CEC" w:rsidRPr="009E5ABB" w:rsidRDefault="00853152">
                  <w:pPr>
                    <w:spacing w:before="0" w:after="160" w:line="259" w:lineRule="auto"/>
                    <w:ind w:firstLine="0"/>
                    <w:jc w:val="left"/>
                    <w:rPr>
                      <w:rFonts w:ascii="Times New Roman" w:eastAsia="Times New Roman" w:hAnsi="Times New Roman" w:cs="Times New Roman"/>
                      <w:sz w:val="24"/>
                      <w:szCs w:val="24"/>
                    </w:rPr>
                  </w:pPr>
                  <w:r w:rsidRPr="009E5ABB">
                    <w:rPr>
                      <w:rFonts w:ascii="Times New Roman" w:eastAsia="Times New Roman" w:hAnsi="Times New Roman" w:cs="Times New Roman"/>
                      <w:sz w:val="24"/>
                      <w:szCs w:val="24"/>
                    </w:rPr>
                    <w:t>https://topdev.vn/blog/mo-hinh-mvc-trong-php/</w:t>
                  </w:r>
                </w:p>
              </w:tc>
              <w:tc>
                <w:tcPr>
                  <w:tcW w:w="4050" w:type="dxa"/>
                </w:tcPr>
                <w:p w14:paraId="542CD6B2" w14:textId="77777777" w:rsidR="00B66CEC" w:rsidRPr="009E5ABB" w:rsidRDefault="00853152">
                  <w:pPr>
                    <w:spacing w:before="0" w:after="160" w:line="259" w:lineRule="auto"/>
                    <w:ind w:firstLine="0"/>
                    <w:jc w:val="left"/>
                    <w:rPr>
                      <w:rFonts w:ascii="Times New Roman" w:eastAsia="Times New Roman" w:hAnsi="Times New Roman" w:cs="Times New Roman"/>
                      <w:sz w:val="24"/>
                      <w:szCs w:val="24"/>
                    </w:rPr>
                  </w:pPr>
                  <w:r w:rsidRPr="009E5ABB">
                    <w:rPr>
                      <w:rFonts w:ascii="Times New Roman" w:eastAsia="Times New Roman" w:hAnsi="Times New Roman" w:cs="Times New Roman"/>
                      <w:sz w:val="24"/>
                      <w:szCs w:val="24"/>
                    </w:rPr>
                    <w:t>Lê Quốc Đạt, Nguyễn Trịnh Thành, Thái Bá Dũng</w:t>
                  </w:r>
                </w:p>
              </w:tc>
            </w:tr>
            <w:tr w:rsidR="00B66CEC" w14:paraId="287878FB" w14:textId="77777777">
              <w:tc>
                <w:tcPr>
                  <w:tcW w:w="5305" w:type="dxa"/>
                </w:tcPr>
                <w:p w14:paraId="350CF272" w14:textId="77777777" w:rsidR="00B66CEC" w:rsidRDefault="00B66CEC">
                  <w:pPr>
                    <w:spacing w:before="0" w:after="160" w:line="259" w:lineRule="auto"/>
                    <w:ind w:firstLine="0"/>
                    <w:jc w:val="left"/>
                    <w:rPr>
                      <w:rFonts w:ascii="Times New Roman" w:eastAsia="Times New Roman" w:hAnsi="Times New Roman" w:cs="Times New Roman"/>
                      <w:sz w:val="22"/>
                      <w:szCs w:val="22"/>
                    </w:rPr>
                  </w:pPr>
                </w:p>
              </w:tc>
              <w:tc>
                <w:tcPr>
                  <w:tcW w:w="4050" w:type="dxa"/>
                </w:tcPr>
                <w:p w14:paraId="4CBDCD44" w14:textId="77777777" w:rsidR="00B66CEC" w:rsidRDefault="00B66CEC">
                  <w:pPr>
                    <w:spacing w:before="0" w:after="160" w:line="259" w:lineRule="auto"/>
                    <w:ind w:firstLine="0"/>
                    <w:jc w:val="left"/>
                    <w:rPr>
                      <w:rFonts w:ascii="Times New Roman" w:eastAsia="Times New Roman" w:hAnsi="Times New Roman" w:cs="Times New Roman"/>
                      <w:sz w:val="22"/>
                      <w:szCs w:val="22"/>
                    </w:rPr>
                  </w:pPr>
                </w:p>
              </w:tc>
            </w:tr>
            <w:tr w:rsidR="00B66CEC" w14:paraId="65D538B9" w14:textId="77777777">
              <w:tc>
                <w:tcPr>
                  <w:tcW w:w="5305" w:type="dxa"/>
                </w:tcPr>
                <w:p w14:paraId="30C5EF67" w14:textId="77777777" w:rsidR="00B66CEC" w:rsidRDefault="00B66CEC">
                  <w:pPr>
                    <w:spacing w:before="0" w:after="160" w:line="259" w:lineRule="auto"/>
                    <w:ind w:firstLine="0"/>
                    <w:jc w:val="left"/>
                    <w:rPr>
                      <w:rFonts w:ascii="Times New Roman" w:eastAsia="Times New Roman" w:hAnsi="Times New Roman" w:cs="Times New Roman"/>
                      <w:sz w:val="22"/>
                      <w:szCs w:val="22"/>
                    </w:rPr>
                  </w:pPr>
                </w:p>
              </w:tc>
              <w:tc>
                <w:tcPr>
                  <w:tcW w:w="4050" w:type="dxa"/>
                </w:tcPr>
                <w:p w14:paraId="347E216E" w14:textId="77777777" w:rsidR="00B66CEC" w:rsidRDefault="00B66CEC">
                  <w:pPr>
                    <w:spacing w:before="0" w:after="160" w:line="259" w:lineRule="auto"/>
                    <w:ind w:firstLine="0"/>
                    <w:jc w:val="left"/>
                    <w:rPr>
                      <w:rFonts w:ascii="Times New Roman" w:eastAsia="Times New Roman" w:hAnsi="Times New Roman" w:cs="Times New Roman"/>
                      <w:sz w:val="22"/>
                      <w:szCs w:val="22"/>
                    </w:rPr>
                  </w:pPr>
                </w:p>
              </w:tc>
            </w:tr>
          </w:tbl>
          <w:p w14:paraId="3FEE0126" w14:textId="77777777" w:rsidR="00B66CEC" w:rsidRDefault="00B66CEC">
            <w:pPr>
              <w:spacing w:after="160" w:line="259" w:lineRule="auto"/>
              <w:rPr>
                <w:rFonts w:ascii="Times New Roman" w:eastAsia="Times New Roman" w:hAnsi="Times New Roman" w:cs="Times New Roman"/>
              </w:rPr>
            </w:pPr>
          </w:p>
          <w:p w14:paraId="28AEF6E2" w14:textId="77777777" w:rsidR="00B66CEC" w:rsidRDefault="00B66CEC">
            <w:pPr>
              <w:rPr>
                <w:rFonts w:ascii="Times New Roman" w:eastAsia="Times New Roman" w:hAnsi="Times New Roman" w:cs="Times New Roman"/>
              </w:rPr>
            </w:pPr>
          </w:p>
        </w:tc>
      </w:tr>
    </w:tbl>
    <w:p w14:paraId="0D489EA7" w14:textId="433CA120" w:rsidR="00B66CEC" w:rsidRPr="006422D6" w:rsidRDefault="006422D6" w:rsidP="006422D6">
      <w:pPr>
        <w:ind w:firstLine="0"/>
        <w:jc w:val="center"/>
        <w:rPr>
          <w:rFonts w:ascii="Times New Roman" w:eastAsia="Times New Roman" w:hAnsi="Times New Roman" w:cs="Times New Roman"/>
          <w:i/>
          <w:iCs/>
          <w:sz w:val="24"/>
          <w:szCs w:val="24"/>
        </w:rPr>
      </w:pPr>
      <w:r w:rsidRPr="006422D6">
        <w:rPr>
          <w:rFonts w:ascii="Times New Roman" w:eastAsia="Times New Roman" w:hAnsi="Times New Roman" w:cs="Times New Roman"/>
          <w:i/>
          <w:iCs/>
          <w:sz w:val="24"/>
          <w:szCs w:val="24"/>
        </w:rPr>
        <w:lastRenderedPageBreak/>
        <w:t>Bảng 1.1.3. Bảng tường trình công việc</w:t>
      </w:r>
    </w:p>
    <w:p w14:paraId="35FB3559" w14:textId="77777777" w:rsidR="00B66CEC" w:rsidRDefault="00853152">
      <w:pPr>
        <w:pStyle w:val="Heading3"/>
        <w:rPr>
          <w:rFonts w:eastAsia="Times New Roman" w:cs="Times New Roman"/>
        </w:rPr>
      </w:pPr>
      <w:bookmarkStart w:id="12" w:name="_Toc119108242"/>
      <w:r>
        <w:rPr>
          <w:rFonts w:eastAsia="Times New Roman" w:cs="Times New Roman"/>
        </w:rPr>
        <w:t>1.2 Lựa chọn Giám đốc dự án (Project Manager)</w:t>
      </w:r>
      <w:bookmarkEnd w:id="12"/>
      <w:r>
        <w:rPr>
          <w:rFonts w:eastAsia="Times New Roman" w:cs="Times New Roman"/>
        </w:rPr>
        <w:t xml:space="preserve"> </w:t>
      </w:r>
    </w:p>
    <w:p w14:paraId="013A7885" w14:textId="4ED5EAF2" w:rsidR="00B66CEC" w:rsidRDefault="00853152">
      <w:pPr>
        <w:ind w:firstLine="0"/>
        <w:rPr>
          <w:rFonts w:ascii="Times New Roman" w:eastAsia="Times New Roman" w:hAnsi="Times New Roman" w:cs="Times New Roman"/>
        </w:rPr>
      </w:pPr>
      <w:r>
        <w:rPr>
          <w:rFonts w:ascii="Times New Roman" w:eastAsia="Times New Roman" w:hAnsi="Times New Roman" w:cs="Times New Roman"/>
        </w:rPr>
        <w:t xml:space="preserve">Sử dụng mô hình trọng số </w:t>
      </w:r>
      <w:r>
        <w:rPr>
          <w:rFonts w:ascii="Times New Roman" w:eastAsia="Times New Roman" w:hAnsi="Times New Roman" w:cs="Times New Roman"/>
          <w:b/>
        </w:rPr>
        <w:t>Weighted Scoring Model</w:t>
      </w:r>
      <w:r>
        <w:rPr>
          <w:rFonts w:ascii="Times New Roman" w:eastAsia="Times New Roman" w:hAnsi="Times New Roman" w:cs="Times New Roman"/>
        </w:rPr>
        <w:t xml:space="preserve"> (WSM)</w:t>
      </w:r>
      <w:r w:rsidR="003D2093">
        <w:rPr>
          <w:rStyle w:val="FootnoteReference"/>
          <w:rFonts w:ascii="Times New Roman" w:eastAsia="Times New Roman" w:hAnsi="Times New Roman" w:cs="Times New Roman"/>
        </w:rPr>
        <w:footnoteReference w:id="6"/>
      </w:r>
      <w:r>
        <w:rPr>
          <w:rFonts w:ascii="Times New Roman" w:eastAsia="Times New Roman" w:hAnsi="Times New Roman" w:cs="Times New Roman"/>
        </w:rPr>
        <w:t xml:space="preserve"> để lựa chọn giám đốc dự án.</w:t>
      </w:r>
    </w:p>
    <w:p w14:paraId="3B2E29FC" w14:textId="77777777" w:rsidR="00B66CEC" w:rsidRDefault="00853152">
      <w:pPr>
        <w:ind w:firstLine="0"/>
        <w:rPr>
          <w:rFonts w:ascii="Times New Roman" w:eastAsia="Times New Roman" w:hAnsi="Times New Roman" w:cs="Times New Roman"/>
        </w:rPr>
      </w:pPr>
      <w:r>
        <w:rPr>
          <w:rFonts w:ascii="Times New Roman" w:eastAsia="Times New Roman" w:hAnsi="Times New Roman" w:cs="Times New Roman"/>
        </w:rPr>
        <w:t xml:space="preserve">Sau đây là bảng đánh giá: </w:t>
      </w:r>
    </w:p>
    <w:p w14:paraId="750D6DB4" w14:textId="77777777" w:rsidR="00B66CEC" w:rsidRDefault="00853152">
      <w:pPr>
        <w:ind w:firstLine="0"/>
      </w:pPr>
      <w:r>
        <w:rPr>
          <w:noProof/>
        </w:rPr>
        <w:drawing>
          <wp:inline distT="114300" distB="114300" distL="114300" distR="114300" wp14:anchorId="17D4BB97" wp14:editId="572D3CA9">
            <wp:extent cx="5543550" cy="1971675"/>
            <wp:effectExtent l="0" t="0" r="0" b="0"/>
            <wp:docPr id="5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9"/>
                    <a:srcRect/>
                    <a:stretch>
                      <a:fillRect/>
                    </a:stretch>
                  </pic:blipFill>
                  <pic:spPr>
                    <a:xfrm>
                      <a:off x="0" y="0"/>
                      <a:ext cx="5543550" cy="1971675"/>
                    </a:xfrm>
                    <a:prstGeom prst="rect">
                      <a:avLst/>
                    </a:prstGeom>
                    <a:ln/>
                  </pic:spPr>
                </pic:pic>
              </a:graphicData>
            </a:graphic>
          </wp:inline>
        </w:drawing>
      </w:r>
    </w:p>
    <w:p w14:paraId="309032B2" w14:textId="78C811AC" w:rsidR="00686415" w:rsidRPr="00686415" w:rsidRDefault="00686415" w:rsidP="00686415">
      <w:pPr>
        <w:ind w:firstLine="0"/>
        <w:jc w:val="center"/>
        <w:rPr>
          <w:rFonts w:ascii="Times New Roman" w:hAnsi="Times New Roman" w:cs="Times New Roman"/>
          <w:bCs/>
          <w:i/>
          <w:iCs/>
          <w:sz w:val="24"/>
          <w:szCs w:val="24"/>
        </w:rPr>
      </w:pPr>
      <w:r w:rsidRPr="00686415">
        <w:rPr>
          <w:rFonts w:ascii="Times New Roman" w:hAnsi="Times New Roman" w:cs="Times New Roman"/>
          <w:bCs/>
          <w:i/>
          <w:iCs/>
          <w:sz w:val="24"/>
          <w:szCs w:val="24"/>
        </w:rPr>
        <w:t>Hình 1.2.1.  Bảng đánh giá lựa chọn giám đốc</w:t>
      </w:r>
    </w:p>
    <w:p w14:paraId="1F3690CC" w14:textId="2B0FCD42" w:rsidR="00B66CEC" w:rsidRDefault="00853152">
      <w:pPr>
        <w:ind w:firstLine="0"/>
        <w:rPr>
          <w:rFonts w:ascii="Times New Roman" w:eastAsia="Times New Roman" w:hAnsi="Times New Roman" w:cs="Times New Roman"/>
        </w:rPr>
      </w:pPr>
      <w:r>
        <w:rPr>
          <w:b/>
        </w:rPr>
        <w:br/>
      </w:r>
      <w:r>
        <w:rPr>
          <w:rFonts w:ascii="Times New Roman" w:eastAsia="Times New Roman" w:hAnsi="Times New Roman" w:cs="Times New Roman"/>
        </w:rPr>
        <w:t>Kết quả đánh giá:</w:t>
      </w:r>
    </w:p>
    <w:p w14:paraId="0B5DA613" w14:textId="3D75122A" w:rsidR="00B66CEC" w:rsidRDefault="00853152">
      <w:pPr>
        <w:ind w:firstLine="0"/>
      </w:pPr>
      <w:r>
        <w:rPr>
          <w:noProof/>
        </w:rPr>
        <w:lastRenderedPageBreak/>
        <w:drawing>
          <wp:inline distT="114300" distB="114300" distL="114300" distR="114300" wp14:anchorId="7D7D110F" wp14:editId="42045B58">
            <wp:extent cx="4524375" cy="1847850"/>
            <wp:effectExtent l="0" t="0" r="0" b="0"/>
            <wp:docPr id="49"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0"/>
                    <a:srcRect/>
                    <a:stretch>
                      <a:fillRect/>
                    </a:stretch>
                  </pic:blipFill>
                  <pic:spPr>
                    <a:xfrm>
                      <a:off x="0" y="0"/>
                      <a:ext cx="4524375" cy="1847850"/>
                    </a:xfrm>
                    <a:prstGeom prst="rect">
                      <a:avLst/>
                    </a:prstGeom>
                    <a:ln/>
                  </pic:spPr>
                </pic:pic>
              </a:graphicData>
            </a:graphic>
          </wp:inline>
        </w:drawing>
      </w:r>
    </w:p>
    <w:p w14:paraId="4F46ABF3" w14:textId="44357BCC" w:rsidR="0034044A" w:rsidRPr="0034044A" w:rsidRDefault="0034044A" w:rsidP="0034044A">
      <w:pPr>
        <w:ind w:firstLine="0"/>
        <w:jc w:val="center"/>
        <w:rPr>
          <w:rFonts w:ascii="Times New Roman" w:hAnsi="Times New Roman" w:cs="Times New Roman"/>
          <w:i/>
          <w:iCs/>
          <w:sz w:val="24"/>
          <w:szCs w:val="24"/>
        </w:rPr>
      </w:pPr>
      <w:r w:rsidRPr="0034044A">
        <w:rPr>
          <w:rFonts w:ascii="Times New Roman" w:hAnsi="Times New Roman" w:cs="Times New Roman"/>
          <w:i/>
          <w:iCs/>
          <w:sz w:val="24"/>
          <w:szCs w:val="24"/>
        </w:rPr>
        <w:t>Hình 1.2.2. Kết quả đánh giá lựa chọn giám đốc</w:t>
      </w:r>
    </w:p>
    <w:p w14:paraId="22B8D0B7" w14:textId="77777777" w:rsidR="00B66CEC" w:rsidRDefault="00853152">
      <w:pPr>
        <w:rPr>
          <w:rFonts w:ascii="Times New Roman" w:eastAsia="Times New Roman" w:hAnsi="Times New Roman" w:cs="Times New Roman"/>
        </w:rPr>
      </w:pPr>
      <w:r>
        <w:rPr>
          <w:rFonts w:ascii="Times New Roman" w:eastAsia="Times New Roman" w:hAnsi="Times New Roman" w:cs="Times New Roman"/>
        </w:rPr>
        <w:t>Quyết định chọn Lê Quốc Đạt với vị trí Giám đốc dự án</w:t>
      </w:r>
    </w:p>
    <w:p w14:paraId="272BBD98" w14:textId="77777777" w:rsidR="00B66CEC" w:rsidRDefault="00853152">
      <w:pPr>
        <w:pStyle w:val="Heading3"/>
        <w:rPr>
          <w:rFonts w:eastAsia="Times New Roman" w:cs="Times New Roman"/>
        </w:rPr>
      </w:pPr>
      <w:bookmarkStart w:id="13" w:name="_Toc119108243"/>
      <w:r>
        <w:rPr>
          <w:rFonts w:eastAsia="Times New Roman" w:cs="Times New Roman"/>
        </w:rPr>
        <w:t>1.3 Bản tôn chỉ dự án (Project Charter)</w:t>
      </w:r>
      <w:bookmarkEnd w:id="13"/>
    </w:p>
    <w:tbl>
      <w:tblPr>
        <w:tblW w:w="96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100" w:type="dxa"/>
          <w:left w:w="115" w:type="dxa"/>
          <w:bottom w:w="100" w:type="dxa"/>
          <w:right w:w="115" w:type="dxa"/>
        </w:tblCellMar>
        <w:tblLook w:val="0400" w:firstRow="0" w:lastRow="0" w:firstColumn="0" w:lastColumn="0" w:noHBand="0" w:noVBand="1"/>
      </w:tblPr>
      <w:tblGrid>
        <w:gridCol w:w="9628"/>
      </w:tblGrid>
      <w:tr w:rsidR="00B66CEC" w:rsidRPr="00241CBC" w14:paraId="4AEC9F36" w14:textId="77777777">
        <w:tc>
          <w:tcPr>
            <w:tcW w:w="9628" w:type="dxa"/>
          </w:tcPr>
          <w:p w14:paraId="54154423" w14:textId="4C12788E" w:rsidR="00B66CEC" w:rsidRPr="00241CBC" w:rsidRDefault="00853152">
            <w:pPr>
              <w:tabs>
                <w:tab w:val="left" w:pos="4253"/>
              </w:tabs>
              <w:rPr>
                <w:rFonts w:ascii="Times New Roman" w:eastAsia="Times New Roman" w:hAnsi="Times New Roman" w:cs="Times New Roman"/>
                <w:sz w:val="24"/>
                <w:szCs w:val="24"/>
              </w:rPr>
            </w:pPr>
            <w:r w:rsidRPr="00241CBC">
              <w:rPr>
                <w:rFonts w:ascii="Times New Roman" w:eastAsia="Times New Roman" w:hAnsi="Times New Roman" w:cs="Times New Roman"/>
                <w:b/>
                <w:sz w:val="24"/>
                <w:szCs w:val="24"/>
              </w:rPr>
              <w:t>Tên dự án</w:t>
            </w:r>
            <w:r w:rsidRPr="00241CBC">
              <w:rPr>
                <w:rFonts w:ascii="Times New Roman" w:eastAsia="Times New Roman" w:hAnsi="Times New Roman" w:cs="Times New Roman"/>
                <w:sz w:val="24"/>
                <w:szCs w:val="24"/>
              </w:rPr>
              <w:t>: Phần mềm quản lý bán sách trực tuyến</w:t>
            </w:r>
            <w:r w:rsidR="00AC5769">
              <w:rPr>
                <w:rFonts w:ascii="Times New Roman" w:eastAsia="Times New Roman" w:hAnsi="Times New Roman" w:cs="Times New Roman"/>
                <w:sz w:val="24"/>
                <w:szCs w:val="24"/>
              </w:rPr>
              <w:t xml:space="preserve"> </w:t>
            </w:r>
            <w:r w:rsidR="00AC5769" w:rsidRPr="009A521E">
              <w:rPr>
                <w:rFonts w:ascii="Times New Roman" w:eastAsia="Times New Roman" w:hAnsi="Times New Roman" w:cs="Times New Roman"/>
                <w:i/>
                <w:iCs/>
                <w:sz w:val="24"/>
                <w:szCs w:val="24"/>
              </w:rPr>
              <w:t>NoName</w:t>
            </w:r>
          </w:p>
          <w:p w14:paraId="4EE3DD56" w14:textId="228DEF08" w:rsidR="00B66CEC" w:rsidRPr="00241CBC" w:rsidRDefault="00853152">
            <w:pPr>
              <w:tabs>
                <w:tab w:val="left" w:pos="4253"/>
              </w:tabs>
              <w:rPr>
                <w:rFonts w:ascii="Times New Roman" w:eastAsia="Times New Roman" w:hAnsi="Times New Roman" w:cs="Times New Roman"/>
                <w:sz w:val="24"/>
                <w:szCs w:val="24"/>
              </w:rPr>
            </w:pPr>
            <w:r w:rsidRPr="00241CBC">
              <w:rPr>
                <w:rFonts w:ascii="Times New Roman" w:eastAsia="Times New Roman" w:hAnsi="Times New Roman" w:cs="Times New Roman"/>
                <w:b/>
                <w:sz w:val="24"/>
                <w:szCs w:val="24"/>
              </w:rPr>
              <w:t>Ngày bắt đầu</w:t>
            </w:r>
            <w:r w:rsidRPr="00241CBC">
              <w:rPr>
                <w:rFonts w:ascii="Times New Roman" w:eastAsia="Times New Roman" w:hAnsi="Times New Roman" w:cs="Times New Roman"/>
                <w:sz w:val="24"/>
                <w:szCs w:val="24"/>
              </w:rPr>
              <w:t xml:space="preserve">: </w:t>
            </w:r>
            <w:r w:rsidR="00640F48">
              <w:rPr>
                <w:rFonts w:ascii="Times New Roman" w:eastAsia="Times New Roman" w:hAnsi="Times New Roman" w:cs="Times New Roman"/>
                <w:sz w:val="24"/>
                <w:szCs w:val="24"/>
              </w:rPr>
              <w:t>0</w:t>
            </w:r>
            <w:r w:rsidRPr="00241CBC">
              <w:rPr>
                <w:rFonts w:ascii="Times New Roman" w:eastAsia="Times New Roman" w:hAnsi="Times New Roman" w:cs="Times New Roman"/>
                <w:sz w:val="24"/>
                <w:szCs w:val="24"/>
              </w:rPr>
              <w:t>5/09/2022</w:t>
            </w:r>
            <w:r w:rsidRPr="00241CBC">
              <w:rPr>
                <w:rFonts w:ascii="Times New Roman" w:eastAsia="Times New Roman" w:hAnsi="Times New Roman" w:cs="Times New Roman"/>
                <w:sz w:val="24"/>
                <w:szCs w:val="24"/>
              </w:rPr>
              <w:tab/>
            </w:r>
            <w:r w:rsidRPr="00241CBC">
              <w:rPr>
                <w:rFonts w:ascii="Times New Roman" w:eastAsia="Times New Roman" w:hAnsi="Times New Roman" w:cs="Times New Roman"/>
                <w:sz w:val="24"/>
                <w:szCs w:val="24"/>
              </w:rPr>
              <w:tab/>
            </w:r>
            <w:r w:rsidRPr="00241CBC">
              <w:rPr>
                <w:rFonts w:ascii="Times New Roman" w:eastAsia="Times New Roman" w:hAnsi="Times New Roman" w:cs="Times New Roman"/>
                <w:b/>
                <w:sz w:val="24"/>
                <w:szCs w:val="24"/>
              </w:rPr>
              <w:t>Ngày kết thúc</w:t>
            </w:r>
            <w:r w:rsidRPr="00241CBC">
              <w:rPr>
                <w:rFonts w:ascii="Times New Roman" w:eastAsia="Times New Roman" w:hAnsi="Times New Roman" w:cs="Times New Roman"/>
                <w:sz w:val="24"/>
                <w:szCs w:val="24"/>
              </w:rPr>
              <w:t xml:space="preserve">: </w:t>
            </w:r>
            <w:r w:rsidR="00E66457">
              <w:rPr>
                <w:rFonts w:ascii="Times New Roman" w:eastAsia="Times New Roman" w:hAnsi="Times New Roman" w:cs="Times New Roman"/>
                <w:sz w:val="24"/>
                <w:szCs w:val="24"/>
              </w:rPr>
              <w:t>31</w:t>
            </w:r>
            <w:r w:rsidRPr="00241CBC">
              <w:rPr>
                <w:rFonts w:ascii="Times New Roman" w:eastAsia="Times New Roman" w:hAnsi="Times New Roman" w:cs="Times New Roman"/>
                <w:sz w:val="24"/>
                <w:szCs w:val="24"/>
              </w:rPr>
              <w:t>/</w:t>
            </w:r>
            <w:r w:rsidR="00E66457">
              <w:rPr>
                <w:rFonts w:ascii="Times New Roman" w:eastAsia="Times New Roman" w:hAnsi="Times New Roman" w:cs="Times New Roman"/>
                <w:sz w:val="24"/>
                <w:szCs w:val="24"/>
              </w:rPr>
              <w:t>10</w:t>
            </w:r>
            <w:r w:rsidRPr="00241CBC">
              <w:rPr>
                <w:rFonts w:ascii="Times New Roman" w:eastAsia="Times New Roman" w:hAnsi="Times New Roman" w:cs="Times New Roman"/>
                <w:sz w:val="24"/>
                <w:szCs w:val="24"/>
              </w:rPr>
              <w:t>/2022</w:t>
            </w:r>
          </w:p>
          <w:p w14:paraId="16AF184B" w14:textId="0E0F296A" w:rsidR="00B66CEC" w:rsidRPr="00241CBC" w:rsidRDefault="00853152">
            <w:pPr>
              <w:tabs>
                <w:tab w:val="left" w:pos="4253"/>
              </w:tabs>
              <w:rPr>
                <w:rFonts w:ascii="Times New Roman" w:eastAsia="Times New Roman" w:hAnsi="Times New Roman" w:cs="Times New Roman"/>
                <w:sz w:val="24"/>
                <w:szCs w:val="24"/>
              </w:rPr>
            </w:pPr>
            <w:r w:rsidRPr="00241CBC">
              <w:rPr>
                <w:rFonts w:ascii="Times New Roman" w:eastAsia="Times New Roman" w:hAnsi="Times New Roman" w:cs="Times New Roman"/>
                <w:b/>
                <w:sz w:val="24"/>
                <w:szCs w:val="24"/>
              </w:rPr>
              <w:t>Kinh phí:</w:t>
            </w:r>
            <w:r w:rsidRPr="00241CBC">
              <w:rPr>
                <w:rFonts w:ascii="Times New Roman" w:eastAsia="Times New Roman" w:hAnsi="Times New Roman" w:cs="Times New Roman"/>
                <w:sz w:val="24"/>
                <w:szCs w:val="24"/>
              </w:rPr>
              <w:t xml:space="preserve"> 100,000,000 VND</w:t>
            </w:r>
          </w:p>
          <w:p w14:paraId="5643A5E0" w14:textId="77777777" w:rsidR="00B66CEC" w:rsidRPr="00241CBC" w:rsidRDefault="00853152">
            <w:pPr>
              <w:tabs>
                <w:tab w:val="left" w:pos="4253"/>
              </w:tabs>
              <w:rPr>
                <w:rFonts w:ascii="Times New Roman" w:eastAsia="Times New Roman" w:hAnsi="Times New Roman" w:cs="Times New Roman"/>
                <w:sz w:val="24"/>
                <w:szCs w:val="24"/>
              </w:rPr>
            </w:pPr>
            <w:r w:rsidRPr="00241CBC">
              <w:rPr>
                <w:rFonts w:ascii="Times New Roman" w:eastAsia="Times New Roman" w:hAnsi="Times New Roman" w:cs="Times New Roman"/>
                <w:b/>
                <w:sz w:val="24"/>
                <w:szCs w:val="24"/>
              </w:rPr>
              <w:t>Giám đốc dự án</w:t>
            </w:r>
            <w:r w:rsidRPr="00241CBC">
              <w:rPr>
                <w:rFonts w:ascii="Times New Roman" w:eastAsia="Times New Roman" w:hAnsi="Times New Roman" w:cs="Times New Roman"/>
                <w:sz w:val="24"/>
                <w:szCs w:val="24"/>
              </w:rPr>
              <w:t>: Lê Quốc Đạt</w:t>
            </w:r>
            <w:r w:rsidRPr="00241CBC">
              <w:rPr>
                <w:rFonts w:ascii="Times New Roman" w:eastAsia="Times New Roman" w:hAnsi="Times New Roman" w:cs="Times New Roman"/>
                <w:sz w:val="24"/>
                <w:szCs w:val="24"/>
              </w:rPr>
              <w:tab/>
            </w:r>
          </w:p>
          <w:p w14:paraId="7C3F57CA" w14:textId="77777777" w:rsidR="00B66CEC" w:rsidRPr="00241CBC" w:rsidRDefault="00853152">
            <w:pPr>
              <w:tabs>
                <w:tab w:val="left" w:pos="4253"/>
              </w:tabs>
              <w:rPr>
                <w:rFonts w:ascii="Times New Roman" w:eastAsia="Times New Roman" w:hAnsi="Times New Roman" w:cs="Times New Roman"/>
                <w:sz w:val="24"/>
                <w:szCs w:val="24"/>
              </w:rPr>
            </w:pPr>
            <w:r w:rsidRPr="00241CBC">
              <w:rPr>
                <w:rFonts w:ascii="Times New Roman" w:eastAsia="Times New Roman" w:hAnsi="Times New Roman" w:cs="Times New Roman"/>
                <w:b/>
                <w:sz w:val="24"/>
                <w:szCs w:val="24"/>
              </w:rPr>
              <w:t>Liên hệ</w:t>
            </w:r>
            <w:r w:rsidRPr="00241CBC">
              <w:rPr>
                <w:rFonts w:ascii="Times New Roman" w:eastAsia="Times New Roman" w:hAnsi="Times New Roman" w:cs="Times New Roman"/>
                <w:sz w:val="24"/>
                <w:szCs w:val="24"/>
              </w:rPr>
              <w:t>: 0931888634 - lequocdat17122002@gmail.com</w:t>
            </w:r>
          </w:p>
          <w:p w14:paraId="2517E349" w14:textId="77777777" w:rsidR="00B66CEC" w:rsidRPr="00241CBC" w:rsidRDefault="00853152">
            <w:pPr>
              <w:rPr>
                <w:rFonts w:ascii="Times New Roman" w:eastAsia="Times New Roman" w:hAnsi="Times New Roman" w:cs="Times New Roman"/>
                <w:b/>
                <w:sz w:val="24"/>
                <w:szCs w:val="24"/>
              </w:rPr>
            </w:pPr>
            <w:r w:rsidRPr="00241CBC">
              <w:rPr>
                <w:rFonts w:ascii="Times New Roman" w:eastAsia="Times New Roman" w:hAnsi="Times New Roman" w:cs="Times New Roman"/>
                <w:b/>
                <w:sz w:val="24"/>
                <w:szCs w:val="24"/>
              </w:rPr>
              <w:t>Mục tiêu dự án:</w:t>
            </w:r>
          </w:p>
          <w:p w14:paraId="20772796" w14:textId="77777777" w:rsidR="00B66CEC" w:rsidRPr="00241CBC" w:rsidRDefault="00853152">
            <w:pPr>
              <w:numPr>
                <w:ilvl w:val="0"/>
                <w:numId w:val="4"/>
              </w:numPr>
              <w:pBdr>
                <w:top w:val="nil"/>
                <w:left w:val="nil"/>
                <w:bottom w:val="nil"/>
                <w:right w:val="nil"/>
                <w:between w:val="nil"/>
              </w:pBdr>
              <w:rPr>
                <w:rFonts w:ascii="Times New Roman" w:eastAsia="Times New Roman" w:hAnsi="Times New Roman" w:cs="Times New Roman"/>
                <w:color w:val="000000"/>
                <w:sz w:val="24"/>
                <w:szCs w:val="24"/>
              </w:rPr>
            </w:pPr>
            <w:r w:rsidRPr="00241CBC">
              <w:rPr>
                <w:rFonts w:ascii="Times New Roman" w:eastAsia="Times New Roman" w:hAnsi="Times New Roman" w:cs="Times New Roman"/>
                <w:sz w:val="24"/>
                <w:szCs w:val="24"/>
              </w:rPr>
              <w:t>Phần mềm giúp cho người quản lý có thể thực hiện việc bán sách trực tuyến</w:t>
            </w:r>
          </w:p>
          <w:p w14:paraId="16366496" w14:textId="77777777" w:rsidR="00B66CEC" w:rsidRPr="00241CBC" w:rsidRDefault="00853152">
            <w:pPr>
              <w:numPr>
                <w:ilvl w:val="0"/>
                <w:numId w:val="4"/>
              </w:numPr>
              <w:pBdr>
                <w:top w:val="nil"/>
                <w:left w:val="nil"/>
                <w:bottom w:val="nil"/>
                <w:right w:val="nil"/>
                <w:between w:val="nil"/>
              </w:pBdr>
              <w:rPr>
                <w:rFonts w:ascii="Times New Roman" w:eastAsia="Times New Roman" w:hAnsi="Times New Roman" w:cs="Times New Roman"/>
                <w:color w:val="000000"/>
                <w:sz w:val="24"/>
                <w:szCs w:val="24"/>
              </w:rPr>
            </w:pPr>
            <w:r w:rsidRPr="00241CBC">
              <w:rPr>
                <w:rFonts w:ascii="Times New Roman" w:eastAsia="Times New Roman" w:hAnsi="Times New Roman" w:cs="Times New Roman"/>
                <w:sz w:val="24"/>
                <w:szCs w:val="24"/>
              </w:rPr>
              <w:t>Tiện lợi cho người muốn mua sách nhưng không muốn tốn nhiều thời gian cho việc di chuyển</w:t>
            </w:r>
            <w:r w:rsidRPr="00241CBC">
              <w:rPr>
                <w:rFonts w:ascii="Times New Roman" w:eastAsia="Times New Roman" w:hAnsi="Times New Roman" w:cs="Times New Roman"/>
                <w:color w:val="000000"/>
                <w:sz w:val="24"/>
                <w:szCs w:val="24"/>
              </w:rPr>
              <w:t xml:space="preserve"> </w:t>
            </w:r>
          </w:p>
          <w:p w14:paraId="3FBD7FB8" w14:textId="63FFD3A3" w:rsidR="00B66CEC" w:rsidRPr="00241CBC" w:rsidRDefault="00853152">
            <w:pPr>
              <w:rPr>
                <w:rFonts w:ascii="Times New Roman" w:eastAsia="Times New Roman" w:hAnsi="Times New Roman" w:cs="Times New Roman"/>
                <w:b/>
                <w:sz w:val="24"/>
                <w:szCs w:val="24"/>
              </w:rPr>
            </w:pPr>
            <w:r w:rsidRPr="00241CBC">
              <w:rPr>
                <w:rFonts w:ascii="Times New Roman" w:eastAsia="Times New Roman" w:hAnsi="Times New Roman" w:cs="Times New Roman"/>
                <w:b/>
                <w:sz w:val="24"/>
                <w:szCs w:val="24"/>
              </w:rPr>
              <w:t>Cách tiếp cận:</w:t>
            </w:r>
          </w:p>
          <w:p w14:paraId="63D99CA5" w14:textId="474A0443" w:rsidR="00B66CEC" w:rsidRDefault="00853152">
            <w:pPr>
              <w:numPr>
                <w:ilvl w:val="0"/>
                <w:numId w:val="4"/>
              </w:numPr>
              <w:pBdr>
                <w:top w:val="nil"/>
                <w:left w:val="nil"/>
                <w:bottom w:val="nil"/>
                <w:right w:val="nil"/>
                <w:between w:val="nil"/>
              </w:pBdr>
              <w:rPr>
                <w:rFonts w:ascii="Times New Roman" w:eastAsia="Times New Roman" w:hAnsi="Times New Roman" w:cs="Times New Roman"/>
                <w:color w:val="000000"/>
                <w:sz w:val="24"/>
                <w:szCs w:val="24"/>
              </w:rPr>
            </w:pPr>
            <w:r w:rsidRPr="00241CBC">
              <w:rPr>
                <w:rFonts w:ascii="Times New Roman" w:eastAsia="Times New Roman" w:hAnsi="Times New Roman" w:cs="Times New Roman"/>
                <w:color w:val="000000"/>
                <w:sz w:val="24"/>
                <w:szCs w:val="24"/>
              </w:rPr>
              <w:t xml:space="preserve"> </w:t>
            </w:r>
            <w:r w:rsidR="009E392D">
              <w:rPr>
                <w:rFonts w:ascii="Times New Roman" w:eastAsia="Times New Roman" w:hAnsi="Times New Roman" w:cs="Times New Roman"/>
                <w:color w:val="000000"/>
                <w:sz w:val="24"/>
                <w:szCs w:val="24"/>
              </w:rPr>
              <w:t>Front-End: sử dụng ngôn ngữ HTML, CSS, JavaScript, nền tảng Bootstrap, xây dựng theo mô hình phân lớp MVC</w:t>
            </w:r>
          </w:p>
          <w:p w14:paraId="7CA3BDE4" w14:textId="06AAB4CD" w:rsidR="009E392D" w:rsidRPr="00241CBC" w:rsidRDefault="009E392D">
            <w:pPr>
              <w:numPr>
                <w:ilvl w:val="0"/>
                <w:numId w:val="4"/>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Back-End: sử dụng ngôn ngữ PHP, cơ sở dữ liệu SQL được xây dựng trên Apache XAMPP - MySQL</w:t>
            </w:r>
          </w:p>
          <w:p w14:paraId="2E5B47E0" w14:textId="46C4F0D1" w:rsidR="00B66CEC" w:rsidRPr="00241CBC" w:rsidRDefault="00853152">
            <w:pPr>
              <w:numPr>
                <w:ilvl w:val="0"/>
                <w:numId w:val="4"/>
              </w:numPr>
              <w:pBdr>
                <w:top w:val="nil"/>
                <w:left w:val="nil"/>
                <w:bottom w:val="nil"/>
                <w:right w:val="nil"/>
                <w:between w:val="nil"/>
              </w:pBdr>
              <w:rPr>
                <w:rFonts w:ascii="Times New Roman" w:eastAsia="Times New Roman" w:hAnsi="Times New Roman" w:cs="Times New Roman"/>
                <w:color w:val="000000"/>
                <w:sz w:val="24"/>
                <w:szCs w:val="24"/>
              </w:rPr>
            </w:pPr>
            <w:r w:rsidRPr="00241CBC">
              <w:rPr>
                <w:rFonts w:ascii="Times New Roman" w:eastAsia="Times New Roman" w:hAnsi="Times New Roman" w:cs="Times New Roman"/>
                <w:color w:val="000000"/>
                <w:sz w:val="24"/>
                <w:szCs w:val="24"/>
              </w:rPr>
              <w:t xml:space="preserve"> </w:t>
            </w:r>
            <w:r w:rsidR="00CC5C0B">
              <w:rPr>
                <w:rFonts w:ascii="Times New Roman" w:eastAsia="Times New Roman" w:hAnsi="Times New Roman" w:cs="Times New Roman"/>
                <w:color w:val="000000"/>
                <w:sz w:val="24"/>
                <w:szCs w:val="24"/>
              </w:rPr>
              <w:t>Môi trường ảo XAMPP, localhost</w:t>
            </w:r>
          </w:p>
          <w:p w14:paraId="7EE11F5B" w14:textId="77777777" w:rsidR="00B66CEC" w:rsidRPr="00241CBC" w:rsidRDefault="00853152">
            <w:pPr>
              <w:rPr>
                <w:rFonts w:ascii="Times New Roman" w:eastAsia="Times New Roman" w:hAnsi="Times New Roman" w:cs="Times New Roman"/>
                <w:b/>
                <w:sz w:val="24"/>
                <w:szCs w:val="24"/>
              </w:rPr>
            </w:pPr>
            <w:r w:rsidRPr="00241CBC">
              <w:rPr>
                <w:rFonts w:ascii="Times New Roman" w:eastAsia="Times New Roman" w:hAnsi="Times New Roman" w:cs="Times New Roman"/>
                <w:b/>
                <w:sz w:val="24"/>
                <w:szCs w:val="24"/>
              </w:rPr>
              <w:lastRenderedPageBreak/>
              <w:t>Vai trò và trách nhiệm:</w:t>
            </w:r>
          </w:p>
          <w:tbl>
            <w:tblPr>
              <w:tblW w:w="96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100" w:type="dxa"/>
                <w:left w:w="115" w:type="dxa"/>
                <w:bottom w:w="100" w:type="dxa"/>
                <w:right w:w="115" w:type="dxa"/>
              </w:tblCellMar>
              <w:tblLook w:val="0400" w:firstRow="0" w:lastRow="0" w:firstColumn="0" w:lastColumn="0" w:noHBand="0" w:noVBand="1"/>
            </w:tblPr>
            <w:tblGrid>
              <w:gridCol w:w="1415"/>
              <w:gridCol w:w="2724"/>
              <w:gridCol w:w="1711"/>
              <w:gridCol w:w="3778"/>
            </w:tblGrid>
            <w:tr w:rsidR="00B66CEC" w:rsidRPr="00241CBC" w14:paraId="498423A9" w14:textId="77777777">
              <w:tc>
                <w:tcPr>
                  <w:tcW w:w="1415" w:type="dxa"/>
                  <w:shd w:val="clear" w:color="auto" w:fill="CCCCCC"/>
                </w:tcPr>
                <w:p w14:paraId="1D7CF519" w14:textId="4EDB3586" w:rsidR="00B66CEC" w:rsidRPr="00241CBC" w:rsidRDefault="00853152" w:rsidP="004205A4">
                  <w:pPr>
                    <w:spacing w:line="276" w:lineRule="auto"/>
                    <w:ind w:firstLine="0"/>
                    <w:jc w:val="center"/>
                    <w:rPr>
                      <w:rFonts w:ascii="Times New Roman" w:eastAsia="Times New Roman" w:hAnsi="Times New Roman" w:cs="Times New Roman"/>
                      <w:b/>
                      <w:sz w:val="24"/>
                      <w:szCs w:val="24"/>
                    </w:rPr>
                  </w:pPr>
                  <w:r w:rsidRPr="00241CBC">
                    <w:rPr>
                      <w:rFonts w:ascii="Times New Roman" w:eastAsia="Times New Roman" w:hAnsi="Times New Roman" w:cs="Times New Roman"/>
                      <w:b/>
                      <w:sz w:val="24"/>
                      <w:szCs w:val="24"/>
                    </w:rPr>
                    <w:t>V</w:t>
                  </w:r>
                  <w:r w:rsidR="004205A4">
                    <w:rPr>
                      <w:rFonts w:ascii="Times New Roman" w:eastAsia="Times New Roman" w:hAnsi="Times New Roman" w:cs="Times New Roman"/>
                      <w:b/>
                      <w:sz w:val="24"/>
                      <w:szCs w:val="24"/>
                    </w:rPr>
                    <w:t>a</w:t>
                  </w:r>
                  <w:r w:rsidRPr="00241CBC">
                    <w:rPr>
                      <w:rFonts w:ascii="Times New Roman" w:eastAsia="Times New Roman" w:hAnsi="Times New Roman" w:cs="Times New Roman"/>
                      <w:b/>
                      <w:sz w:val="24"/>
                      <w:szCs w:val="24"/>
                    </w:rPr>
                    <w:t>i trò</w:t>
                  </w:r>
                </w:p>
              </w:tc>
              <w:tc>
                <w:tcPr>
                  <w:tcW w:w="2724" w:type="dxa"/>
                  <w:shd w:val="clear" w:color="auto" w:fill="CCCCCC"/>
                </w:tcPr>
                <w:p w14:paraId="5DD3907B" w14:textId="77777777" w:rsidR="00B66CEC" w:rsidRPr="00241CBC" w:rsidRDefault="00853152" w:rsidP="004205A4">
                  <w:pPr>
                    <w:spacing w:line="276" w:lineRule="auto"/>
                    <w:ind w:firstLine="0"/>
                    <w:jc w:val="center"/>
                    <w:rPr>
                      <w:rFonts w:ascii="Times New Roman" w:eastAsia="Times New Roman" w:hAnsi="Times New Roman" w:cs="Times New Roman"/>
                      <w:b/>
                      <w:sz w:val="24"/>
                      <w:szCs w:val="24"/>
                    </w:rPr>
                  </w:pPr>
                  <w:r w:rsidRPr="00241CBC">
                    <w:rPr>
                      <w:rFonts w:ascii="Times New Roman" w:eastAsia="Times New Roman" w:hAnsi="Times New Roman" w:cs="Times New Roman"/>
                      <w:b/>
                      <w:sz w:val="24"/>
                      <w:szCs w:val="24"/>
                    </w:rPr>
                    <w:t>Họ tên</w:t>
                  </w:r>
                </w:p>
              </w:tc>
              <w:tc>
                <w:tcPr>
                  <w:tcW w:w="1711" w:type="dxa"/>
                  <w:shd w:val="clear" w:color="auto" w:fill="CCCCCC"/>
                </w:tcPr>
                <w:p w14:paraId="185A94B4" w14:textId="77777777" w:rsidR="00B66CEC" w:rsidRPr="00241CBC" w:rsidRDefault="00853152" w:rsidP="004205A4">
                  <w:pPr>
                    <w:spacing w:line="276" w:lineRule="auto"/>
                    <w:ind w:firstLine="0"/>
                    <w:jc w:val="center"/>
                    <w:rPr>
                      <w:rFonts w:ascii="Times New Roman" w:eastAsia="Times New Roman" w:hAnsi="Times New Roman" w:cs="Times New Roman"/>
                      <w:b/>
                      <w:sz w:val="24"/>
                      <w:szCs w:val="24"/>
                    </w:rPr>
                  </w:pPr>
                  <w:r w:rsidRPr="00241CBC">
                    <w:rPr>
                      <w:rFonts w:ascii="Times New Roman" w:eastAsia="Times New Roman" w:hAnsi="Times New Roman" w:cs="Times New Roman"/>
                      <w:b/>
                      <w:sz w:val="24"/>
                      <w:szCs w:val="24"/>
                    </w:rPr>
                    <w:t>MSSV</w:t>
                  </w:r>
                </w:p>
              </w:tc>
              <w:tc>
                <w:tcPr>
                  <w:tcW w:w="3778" w:type="dxa"/>
                  <w:shd w:val="clear" w:color="auto" w:fill="CCCCCC"/>
                </w:tcPr>
                <w:p w14:paraId="660784F2" w14:textId="77777777" w:rsidR="00B66CEC" w:rsidRPr="00241CBC" w:rsidRDefault="00853152" w:rsidP="004205A4">
                  <w:pPr>
                    <w:spacing w:line="276" w:lineRule="auto"/>
                    <w:ind w:firstLine="0"/>
                    <w:jc w:val="center"/>
                    <w:rPr>
                      <w:rFonts w:ascii="Times New Roman" w:eastAsia="Times New Roman" w:hAnsi="Times New Roman" w:cs="Times New Roman"/>
                      <w:b/>
                      <w:sz w:val="24"/>
                      <w:szCs w:val="24"/>
                    </w:rPr>
                  </w:pPr>
                  <w:r w:rsidRPr="00241CBC">
                    <w:rPr>
                      <w:rFonts w:ascii="Times New Roman" w:eastAsia="Times New Roman" w:hAnsi="Times New Roman" w:cs="Times New Roman"/>
                      <w:b/>
                      <w:sz w:val="24"/>
                      <w:szCs w:val="24"/>
                    </w:rPr>
                    <w:t>Nhiệm vụ</w:t>
                  </w:r>
                </w:p>
              </w:tc>
            </w:tr>
            <w:tr w:rsidR="00B66CEC" w:rsidRPr="00241CBC" w14:paraId="13509753" w14:textId="77777777">
              <w:tc>
                <w:tcPr>
                  <w:tcW w:w="1415" w:type="dxa"/>
                </w:tcPr>
                <w:p w14:paraId="6D58EBE0" w14:textId="77777777" w:rsidR="00B66CEC" w:rsidRPr="00241CBC" w:rsidRDefault="00853152" w:rsidP="004205A4">
                  <w:pPr>
                    <w:spacing w:line="276" w:lineRule="auto"/>
                    <w:ind w:firstLine="0"/>
                    <w:rPr>
                      <w:rFonts w:ascii="Times New Roman" w:eastAsia="Times New Roman" w:hAnsi="Times New Roman" w:cs="Times New Roman"/>
                      <w:b/>
                      <w:sz w:val="24"/>
                      <w:szCs w:val="24"/>
                    </w:rPr>
                  </w:pPr>
                  <w:r w:rsidRPr="00241CBC">
                    <w:rPr>
                      <w:rFonts w:ascii="Times New Roman" w:eastAsia="Times New Roman" w:hAnsi="Times New Roman" w:cs="Times New Roman"/>
                      <w:b/>
                      <w:sz w:val="24"/>
                      <w:szCs w:val="24"/>
                    </w:rPr>
                    <w:t>Giám đốc</w:t>
                  </w:r>
                </w:p>
              </w:tc>
              <w:tc>
                <w:tcPr>
                  <w:tcW w:w="2724" w:type="dxa"/>
                </w:tcPr>
                <w:p w14:paraId="075DD648" w14:textId="77777777" w:rsidR="00B66CEC" w:rsidRPr="00241CBC" w:rsidRDefault="00853152" w:rsidP="004205A4">
                  <w:pPr>
                    <w:spacing w:line="276" w:lineRule="auto"/>
                    <w:ind w:firstLine="0"/>
                    <w:rPr>
                      <w:rFonts w:ascii="Times New Roman" w:eastAsia="Times New Roman" w:hAnsi="Times New Roman" w:cs="Times New Roman"/>
                      <w:sz w:val="24"/>
                      <w:szCs w:val="24"/>
                    </w:rPr>
                  </w:pPr>
                  <w:r w:rsidRPr="00241CBC">
                    <w:rPr>
                      <w:rFonts w:ascii="Times New Roman" w:eastAsia="Times New Roman" w:hAnsi="Times New Roman" w:cs="Times New Roman"/>
                      <w:sz w:val="24"/>
                      <w:szCs w:val="24"/>
                    </w:rPr>
                    <w:t>Lê Quốc Đạt</w:t>
                  </w:r>
                </w:p>
              </w:tc>
              <w:tc>
                <w:tcPr>
                  <w:tcW w:w="1711" w:type="dxa"/>
                </w:tcPr>
                <w:p w14:paraId="35F23CD5" w14:textId="77777777" w:rsidR="00B66CEC" w:rsidRPr="00241CBC" w:rsidRDefault="00853152" w:rsidP="004205A4">
                  <w:pPr>
                    <w:spacing w:line="276" w:lineRule="auto"/>
                    <w:ind w:firstLine="0"/>
                    <w:rPr>
                      <w:rFonts w:ascii="Times New Roman" w:eastAsia="Times New Roman" w:hAnsi="Times New Roman" w:cs="Times New Roman"/>
                      <w:sz w:val="24"/>
                      <w:szCs w:val="24"/>
                    </w:rPr>
                  </w:pPr>
                  <w:r w:rsidRPr="00241CBC">
                    <w:rPr>
                      <w:rFonts w:ascii="Times New Roman" w:eastAsia="Times New Roman" w:hAnsi="Times New Roman" w:cs="Times New Roman"/>
                      <w:sz w:val="24"/>
                      <w:szCs w:val="24"/>
                    </w:rPr>
                    <w:t>46.01.104.025</w:t>
                  </w:r>
                </w:p>
              </w:tc>
              <w:tc>
                <w:tcPr>
                  <w:tcW w:w="3778" w:type="dxa"/>
                </w:tcPr>
                <w:p w14:paraId="29148575" w14:textId="77777777" w:rsidR="00B66CEC" w:rsidRPr="00241CBC" w:rsidRDefault="00853152" w:rsidP="004205A4">
                  <w:pPr>
                    <w:spacing w:line="276" w:lineRule="auto"/>
                    <w:ind w:firstLine="0"/>
                    <w:rPr>
                      <w:rFonts w:ascii="Times New Roman" w:eastAsia="Times New Roman" w:hAnsi="Times New Roman" w:cs="Times New Roman"/>
                      <w:sz w:val="24"/>
                      <w:szCs w:val="24"/>
                    </w:rPr>
                  </w:pPr>
                  <w:r w:rsidRPr="00241CBC">
                    <w:rPr>
                      <w:rFonts w:ascii="Times New Roman" w:eastAsia="Times New Roman" w:hAnsi="Times New Roman" w:cs="Times New Roman"/>
                      <w:sz w:val="24"/>
                      <w:szCs w:val="24"/>
                    </w:rPr>
                    <w:t>Lập kế hoạch,giám sát dự án, hướng dẫn, thuyết trình</w:t>
                  </w:r>
                </w:p>
              </w:tc>
            </w:tr>
            <w:tr w:rsidR="00B66CEC" w:rsidRPr="00241CBC" w14:paraId="7B30ECD9" w14:textId="77777777">
              <w:tc>
                <w:tcPr>
                  <w:tcW w:w="1415" w:type="dxa"/>
                </w:tcPr>
                <w:p w14:paraId="15C9F903" w14:textId="77777777" w:rsidR="00B66CEC" w:rsidRPr="00241CBC" w:rsidRDefault="00853152" w:rsidP="004205A4">
                  <w:pPr>
                    <w:spacing w:line="276" w:lineRule="auto"/>
                    <w:ind w:firstLine="0"/>
                    <w:rPr>
                      <w:rFonts w:ascii="Times New Roman" w:eastAsia="Times New Roman" w:hAnsi="Times New Roman" w:cs="Times New Roman"/>
                      <w:b/>
                      <w:sz w:val="24"/>
                      <w:szCs w:val="24"/>
                    </w:rPr>
                  </w:pPr>
                  <w:r w:rsidRPr="00241CBC">
                    <w:rPr>
                      <w:rFonts w:ascii="Times New Roman" w:eastAsia="Times New Roman" w:hAnsi="Times New Roman" w:cs="Times New Roman"/>
                      <w:b/>
                      <w:sz w:val="24"/>
                      <w:szCs w:val="24"/>
                    </w:rPr>
                    <w:t>Developer</w:t>
                  </w:r>
                </w:p>
              </w:tc>
              <w:tc>
                <w:tcPr>
                  <w:tcW w:w="2724" w:type="dxa"/>
                </w:tcPr>
                <w:p w14:paraId="0062A1DD" w14:textId="77777777" w:rsidR="00B66CEC" w:rsidRPr="00241CBC" w:rsidRDefault="00853152" w:rsidP="004205A4">
                  <w:pPr>
                    <w:spacing w:line="276" w:lineRule="auto"/>
                    <w:ind w:firstLine="0"/>
                    <w:rPr>
                      <w:rFonts w:ascii="Times New Roman" w:eastAsia="Times New Roman" w:hAnsi="Times New Roman" w:cs="Times New Roman"/>
                      <w:sz w:val="24"/>
                      <w:szCs w:val="24"/>
                    </w:rPr>
                  </w:pPr>
                  <w:r w:rsidRPr="00241CBC">
                    <w:rPr>
                      <w:rFonts w:ascii="Times New Roman" w:eastAsia="Times New Roman" w:hAnsi="Times New Roman" w:cs="Times New Roman"/>
                      <w:sz w:val="24"/>
                      <w:szCs w:val="24"/>
                    </w:rPr>
                    <w:t>Nguyễn Trịnh Thành</w:t>
                  </w:r>
                </w:p>
              </w:tc>
              <w:tc>
                <w:tcPr>
                  <w:tcW w:w="1711" w:type="dxa"/>
                </w:tcPr>
                <w:p w14:paraId="62E8507C" w14:textId="77777777" w:rsidR="00B66CEC" w:rsidRPr="00241CBC" w:rsidRDefault="00853152" w:rsidP="004205A4">
                  <w:pPr>
                    <w:spacing w:after="160" w:line="288" w:lineRule="auto"/>
                    <w:ind w:firstLine="0"/>
                    <w:rPr>
                      <w:rFonts w:ascii="Times New Roman" w:eastAsia="Times New Roman" w:hAnsi="Times New Roman" w:cs="Times New Roman"/>
                      <w:sz w:val="24"/>
                      <w:szCs w:val="24"/>
                    </w:rPr>
                  </w:pPr>
                  <w:r w:rsidRPr="00241CBC">
                    <w:rPr>
                      <w:rFonts w:ascii="Times New Roman" w:eastAsia="Times New Roman" w:hAnsi="Times New Roman" w:cs="Times New Roman"/>
                      <w:sz w:val="24"/>
                      <w:szCs w:val="24"/>
                    </w:rPr>
                    <w:t>46.01.104.169</w:t>
                  </w:r>
                </w:p>
              </w:tc>
              <w:tc>
                <w:tcPr>
                  <w:tcW w:w="3778" w:type="dxa"/>
                </w:tcPr>
                <w:p w14:paraId="05647D8B" w14:textId="77777777" w:rsidR="00B66CEC" w:rsidRPr="00241CBC" w:rsidRDefault="00853152" w:rsidP="004205A4">
                  <w:pPr>
                    <w:spacing w:line="276" w:lineRule="auto"/>
                    <w:ind w:firstLine="0"/>
                    <w:rPr>
                      <w:rFonts w:ascii="Times New Roman" w:eastAsia="Times New Roman" w:hAnsi="Times New Roman" w:cs="Times New Roman"/>
                      <w:sz w:val="24"/>
                      <w:szCs w:val="24"/>
                    </w:rPr>
                  </w:pPr>
                  <w:r w:rsidRPr="00241CBC">
                    <w:rPr>
                      <w:rFonts w:ascii="Times New Roman" w:eastAsia="Times New Roman" w:hAnsi="Times New Roman" w:cs="Times New Roman"/>
                      <w:sz w:val="24"/>
                      <w:szCs w:val="24"/>
                    </w:rPr>
                    <w:t>Xử lý BE,xây dựng cơ sở dữ liệu</w:t>
                  </w:r>
                </w:p>
              </w:tc>
            </w:tr>
            <w:tr w:rsidR="00B66CEC" w:rsidRPr="00241CBC" w14:paraId="5233D7DF" w14:textId="77777777">
              <w:tc>
                <w:tcPr>
                  <w:tcW w:w="1415" w:type="dxa"/>
                </w:tcPr>
                <w:p w14:paraId="1EFB393F" w14:textId="77777777" w:rsidR="00B66CEC" w:rsidRPr="00241CBC" w:rsidRDefault="00853152" w:rsidP="004205A4">
                  <w:pPr>
                    <w:spacing w:line="276" w:lineRule="auto"/>
                    <w:ind w:firstLine="0"/>
                    <w:rPr>
                      <w:rFonts w:ascii="Times New Roman" w:eastAsia="Times New Roman" w:hAnsi="Times New Roman" w:cs="Times New Roman"/>
                      <w:b/>
                      <w:sz w:val="24"/>
                      <w:szCs w:val="24"/>
                    </w:rPr>
                  </w:pPr>
                  <w:r w:rsidRPr="00241CBC">
                    <w:rPr>
                      <w:rFonts w:ascii="Times New Roman" w:eastAsia="Times New Roman" w:hAnsi="Times New Roman" w:cs="Times New Roman"/>
                      <w:b/>
                      <w:sz w:val="24"/>
                      <w:szCs w:val="24"/>
                    </w:rPr>
                    <w:t>Developer</w:t>
                  </w:r>
                </w:p>
              </w:tc>
              <w:tc>
                <w:tcPr>
                  <w:tcW w:w="2724" w:type="dxa"/>
                </w:tcPr>
                <w:p w14:paraId="26CFD578" w14:textId="77777777" w:rsidR="00B66CEC" w:rsidRPr="00241CBC" w:rsidRDefault="00853152" w:rsidP="004205A4">
                  <w:pPr>
                    <w:spacing w:line="276" w:lineRule="auto"/>
                    <w:ind w:firstLine="0"/>
                    <w:rPr>
                      <w:rFonts w:ascii="Times New Roman" w:eastAsia="Times New Roman" w:hAnsi="Times New Roman" w:cs="Times New Roman"/>
                      <w:sz w:val="24"/>
                      <w:szCs w:val="24"/>
                    </w:rPr>
                  </w:pPr>
                  <w:r w:rsidRPr="00241CBC">
                    <w:rPr>
                      <w:rFonts w:ascii="Times New Roman" w:eastAsia="Times New Roman" w:hAnsi="Times New Roman" w:cs="Times New Roman"/>
                      <w:sz w:val="24"/>
                      <w:szCs w:val="24"/>
                    </w:rPr>
                    <w:t>Trịnh Hoàng Tùng</w:t>
                  </w:r>
                </w:p>
              </w:tc>
              <w:tc>
                <w:tcPr>
                  <w:tcW w:w="1711" w:type="dxa"/>
                </w:tcPr>
                <w:p w14:paraId="0E3D1D2F" w14:textId="77777777" w:rsidR="00B66CEC" w:rsidRPr="00241CBC" w:rsidRDefault="00853152" w:rsidP="004205A4">
                  <w:pPr>
                    <w:spacing w:after="160" w:line="288" w:lineRule="auto"/>
                    <w:ind w:firstLine="0"/>
                    <w:rPr>
                      <w:rFonts w:ascii="Times New Roman" w:eastAsia="Times New Roman" w:hAnsi="Times New Roman" w:cs="Times New Roman"/>
                      <w:sz w:val="24"/>
                      <w:szCs w:val="24"/>
                    </w:rPr>
                  </w:pPr>
                  <w:r w:rsidRPr="00241CBC">
                    <w:rPr>
                      <w:rFonts w:ascii="Times New Roman" w:eastAsia="Times New Roman" w:hAnsi="Times New Roman" w:cs="Times New Roman"/>
                      <w:sz w:val="24"/>
                      <w:szCs w:val="24"/>
                    </w:rPr>
                    <w:t>46.01.104.211</w:t>
                  </w:r>
                </w:p>
              </w:tc>
              <w:tc>
                <w:tcPr>
                  <w:tcW w:w="3778" w:type="dxa"/>
                </w:tcPr>
                <w:p w14:paraId="59955D94" w14:textId="77777777" w:rsidR="00B66CEC" w:rsidRPr="00241CBC" w:rsidRDefault="00853152" w:rsidP="004205A4">
                  <w:pPr>
                    <w:spacing w:line="276" w:lineRule="auto"/>
                    <w:ind w:firstLine="0"/>
                    <w:rPr>
                      <w:rFonts w:ascii="Times New Roman" w:eastAsia="Times New Roman" w:hAnsi="Times New Roman" w:cs="Times New Roman"/>
                      <w:sz w:val="24"/>
                      <w:szCs w:val="24"/>
                    </w:rPr>
                  </w:pPr>
                  <w:r w:rsidRPr="00241CBC">
                    <w:rPr>
                      <w:rFonts w:ascii="Times New Roman" w:eastAsia="Times New Roman" w:hAnsi="Times New Roman" w:cs="Times New Roman"/>
                      <w:sz w:val="24"/>
                      <w:szCs w:val="24"/>
                    </w:rPr>
                    <w:t>Xử lý BE và xây dựng hệ thống.</w:t>
                  </w:r>
                </w:p>
              </w:tc>
            </w:tr>
            <w:tr w:rsidR="00B66CEC" w:rsidRPr="00241CBC" w14:paraId="179F426E" w14:textId="77777777">
              <w:tc>
                <w:tcPr>
                  <w:tcW w:w="1415" w:type="dxa"/>
                </w:tcPr>
                <w:p w14:paraId="29ED6F70" w14:textId="77777777" w:rsidR="00B66CEC" w:rsidRPr="00241CBC" w:rsidRDefault="00853152" w:rsidP="004205A4">
                  <w:pPr>
                    <w:spacing w:line="276" w:lineRule="auto"/>
                    <w:ind w:firstLine="0"/>
                    <w:rPr>
                      <w:rFonts w:ascii="Times New Roman" w:eastAsia="Times New Roman" w:hAnsi="Times New Roman" w:cs="Times New Roman"/>
                      <w:b/>
                      <w:sz w:val="24"/>
                      <w:szCs w:val="24"/>
                    </w:rPr>
                  </w:pPr>
                  <w:r w:rsidRPr="00241CBC">
                    <w:rPr>
                      <w:rFonts w:ascii="Times New Roman" w:eastAsia="Times New Roman" w:hAnsi="Times New Roman" w:cs="Times New Roman"/>
                      <w:b/>
                      <w:sz w:val="24"/>
                      <w:szCs w:val="24"/>
                    </w:rPr>
                    <w:t>Tester, Responder</w:t>
                  </w:r>
                </w:p>
              </w:tc>
              <w:tc>
                <w:tcPr>
                  <w:tcW w:w="2724" w:type="dxa"/>
                </w:tcPr>
                <w:p w14:paraId="14D8E4F8" w14:textId="77777777" w:rsidR="00B66CEC" w:rsidRPr="00241CBC" w:rsidRDefault="00853152" w:rsidP="004205A4">
                  <w:pPr>
                    <w:spacing w:after="160" w:line="288" w:lineRule="auto"/>
                    <w:ind w:firstLine="0"/>
                    <w:rPr>
                      <w:rFonts w:ascii="Times New Roman" w:eastAsia="Times New Roman" w:hAnsi="Times New Roman" w:cs="Times New Roman"/>
                      <w:sz w:val="24"/>
                      <w:szCs w:val="24"/>
                    </w:rPr>
                  </w:pPr>
                  <w:r w:rsidRPr="00241CBC">
                    <w:rPr>
                      <w:rFonts w:ascii="Times New Roman" w:eastAsia="Times New Roman" w:hAnsi="Times New Roman" w:cs="Times New Roman"/>
                      <w:sz w:val="24"/>
                      <w:szCs w:val="24"/>
                    </w:rPr>
                    <w:t>Thái Bá Dũng</w:t>
                  </w:r>
                </w:p>
              </w:tc>
              <w:tc>
                <w:tcPr>
                  <w:tcW w:w="1711" w:type="dxa"/>
                </w:tcPr>
                <w:p w14:paraId="5FD4CA4B" w14:textId="77777777" w:rsidR="00B66CEC" w:rsidRPr="00241CBC" w:rsidRDefault="00853152" w:rsidP="004205A4">
                  <w:pPr>
                    <w:spacing w:line="276" w:lineRule="auto"/>
                    <w:ind w:firstLine="0"/>
                    <w:rPr>
                      <w:rFonts w:ascii="Times New Roman" w:eastAsia="Times New Roman" w:hAnsi="Times New Roman" w:cs="Times New Roman"/>
                      <w:sz w:val="24"/>
                      <w:szCs w:val="24"/>
                    </w:rPr>
                  </w:pPr>
                  <w:r w:rsidRPr="00241CBC">
                    <w:rPr>
                      <w:rFonts w:ascii="Times New Roman" w:eastAsia="Times New Roman" w:hAnsi="Times New Roman" w:cs="Times New Roman"/>
                      <w:sz w:val="24"/>
                      <w:szCs w:val="24"/>
                    </w:rPr>
                    <w:t>46.01.104.037</w:t>
                  </w:r>
                </w:p>
              </w:tc>
              <w:tc>
                <w:tcPr>
                  <w:tcW w:w="3778" w:type="dxa"/>
                </w:tcPr>
                <w:p w14:paraId="0161950A" w14:textId="77777777" w:rsidR="00B66CEC" w:rsidRPr="00241CBC" w:rsidRDefault="00853152" w:rsidP="004205A4">
                  <w:pPr>
                    <w:spacing w:line="276" w:lineRule="auto"/>
                    <w:ind w:firstLine="0"/>
                    <w:rPr>
                      <w:rFonts w:ascii="Times New Roman" w:eastAsia="Times New Roman" w:hAnsi="Times New Roman" w:cs="Times New Roman"/>
                      <w:sz w:val="24"/>
                      <w:szCs w:val="24"/>
                    </w:rPr>
                  </w:pPr>
                  <w:r w:rsidRPr="00241CBC">
                    <w:rPr>
                      <w:rFonts w:ascii="Times New Roman" w:eastAsia="Times New Roman" w:hAnsi="Times New Roman" w:cs="Times New Roman"/>
                      <w:sz w:val="24"/>
                      <w:szCs w:val="24"/>
                    </w:rPr>
                    <w:t>Soạn thảo, báo cáo, xử lý FE, test lỗi</w:t>
                  </w:r>
                </w:p>
              </w:tc>
            </w:tr>
            <w:tr w:rsidR="00B66CEC" w:rsidRPr="00241CBC" w14:paraId="37C90114" w14:textId="77777777">
              <w:tc>
                <w:tcPr>
                  <w:tcW w:w="1415" w:type="dxa"/>
                </w:tcPr>
                <w:p w14:paraId="53C4265D" w14:textId="77777777" w:rsidR="00B66CEC" w:rsidRPr="00241CBC" w:rsidRDefault="00853152" w:rsidP="004205A4">
                  <w:pPr>
                    <w:spacing w:line="276" w:lineRule="auto"/>
                    <w:ind w:firstLine="0"/>
                    <w:rPr>
                      <w:rFonts w:ascii="Times New Roman" w:eastAsia="Times New Roman" w:hAnsi="Times New Roman" w:cs="Times New Roman"/>
                      <w:b/>
                      <w:sz w:val="24"/>
                      <w:szCs w:val="24"/>
                    </w:rPr>
                  </w:pPr>
                  <w:r w:rsidRPr="00241CBC">
                    <w:rPr>
                      <w:rFonts w:ascii="Times New Roman" w:eastAsia="Times New Roman" w:hAnsi="Times New Roman" w:cs="Times New Roman"/>
                      <w:b/>
                      <w:sz w:val="24"/>
                      <w:szCs w:val="24"/>
                    </w:rPr>
                    <w:t>Developer</w:t>
                  </w:r>
                </w:p>
              </w:tc>
              <w:tc>
                <w:tcPr>
                  <w:tcW w:w="2724" w:type="dxa"/>
                </w:tcPr>
                <w:p w14:paraId="2700B02A" w14:textId="77777777" w:rsidR="00B66CEC" w:rsidRPr="00241CBC" w:rsidRDefault="00853152" w:rsidP="004205A4">
                  <w:pPr>
                    <w:spacing w:line="276" w:lineRule="auto"/>
                    <w:ind w:firstLine="0"/>
                    <w:rPr>
                      <w:rFonts w:ascii="Times New Roman" w:eastAsia="Times New Roman" w:hAnsi="Times New Roman" w:cs="Times New Roman"/>
                      <w:sz w:val="24"/>
                      <w:szCs w:val="24"/>
                    </w:rPr>
                  </w:pPr>
                  <w:r w:rsidRPr="00241CBC">
                    <w:rPr>
                      <w:rFonts w:ascii="Times New Roman" w:eastAsia="Times New Roman" w:hAnsi="Times New Roman" w:cs="Times New Roman"/>
                      <w:sz w:val="24"/>
                      <w:szCs w:val="24"/>
                    </w:rPr>
                    <w:t>Lê Đức Toàn</w:t>
                  </w:r>
                </w:p>
              </w:tc>
              <w:tc>
                <w:tcPr>
                  <w:tcW w:w="1711" w:type="dxa"/>
                </w:tcPr>
                <w:p w14:paraId="60730C7A" w14:textId="77777777" w:rsidR="00B66CEC" w:rsidRPr="00241CBC" w:rsidRDefault="00853152" w:rsidP="004205A4">
                  <w:pPr>
                    <w:spacing w:after="160" w:line="288" w:lineRule="auto"/>
                    <w:ind w:firstLine="0"/>
                    <w:rPr>
                      <w:rFonts w:ascii="Times New Roman" w:eastAsia="Times New Roman" w:hAnsi="Times New Roman" w:cs="Times New Roman"/>
                      <w:sz w:val="24"/>
                      <w:szCs w:val="24"/>
                    </w:rPr>
                  </w:pPr>
                  <w:r w:rsidRPr="00241CBC">
                    <w:rPr>
                      <w:rFonts w:ascii="Times New Roman" w:eastAsia="Times New Roman" w:hAnsi="Times New Roman" w:cs="Times New Roman"/>
                      <w:sz w:val="24"/>
                      <w:szCs w:val="24"/>
                    </w:rPr>
                    <w:t>46.01.104.184</w:t>
                  </w:r>
                </w:p>
              </w:tc>
              <w:tc>
                <w:tcPr>
                  <w:tcW w:w="3778" w:type="dxa"/>
                </w:tcPr>
                <w:p w14:paraId="38B2A0A1" w14:textId="16D6B147" w:rsidR="00B66CEC" w:rsidRPr="00241CBC" w:rsidRDefault="00853152" w:rsidP="004205A4">
                  <w:pPr>
                    <w:spacing w:line="276" w:lineRule="auto"/>
                    <w:ind w:firstLine="0"/>
                    <w:rPr>
                      <w:rFonts w:ascii="Times New Roman" w:eastAsia="Times New Roman" w:hAnsi="Times New Roman" w:cs="Times New Roman"/>
                      <w:sz w:val="24"/>
                      <w:szCs w:val="24"/>
                    </w:rPr>
                  </w:pPr>
                  <w:r w:rsidRPr="00241CBC">
                    <w:rPr>
                      <w:rFonts w:ascii="Times New Roman" w:eastAsia="Times New Roman" w:hAnsi="Times New Roman" w:cs="Times New Roman"/>
                      <w:sz w:val="24"/>
                      <w:szCs w:val="24"/>
                    </w:rPr>
                    <w:t>Xử lý FE,</w:t>
                  </w:r>
                  <w:r w:rsidR="00C10AE5">
                    <w:rPr>
                      <w:rFonts w:ascii="Times New Roman" w:eastAsia="Times New Roman" w:hAnsi="Times New Roman" w:cs="Times New Roman"/>
                      <w:sz w:val="24"/>
                      <w:szCs w:val="24"/>
                    </w:rPr>
                    <w:t xml:space="preserve"> </w:t>
                  </w:r>
                  <w:r w:rsidRPr="00241CBC">
                    <w:rPr>
                      <w:rFonts w:ascii="Times New Roman" w:eastAsia="Times New Roman" w:hAnsi="Times New Roman" w:cs="Times New Roman"/>
                      <w:sz w:val="24"/>
                      <w:szCs w:val="24"/>
                    </w:rPr>
                    <w:t>hỗ trợ kỹ thuật</w:t>
                  </w:r>
                </w:p>
              </w:tc>
            </w:tr>
            <w:tr w:rsidR="00B66CEC" w:rsidRPr="00241CBC" w14:paraId="1C58F14D" w14:textId="77777777">
              <w:tc>
                <w:tcPr>
                  <w:tcW w:w="1415" w:type="dxa"/>
                </w:tcPr>
                <w:p w14:paraId="353B25C5" w14:textId="77777777" w:rsidR="00B66CEC" w:rsidRPr="00241CBC" w:rsidRDefault="00853152" w:rsidP="004205A4">
                  <w:pPr>
                    <w:spacing w:line="276" w:lineRule="auto"/>
                    <w:ind w:firstLine="0"/>
                    <w:rPr>
                      <w:rFonts w:ascii="Times New Roman" w:eastAsia="Times New Roman" w:hAnsi="Times New Roman" w:cs="Times New Roman"/>
                      <w:b/>
                      <w:sz w:val="24"/>
                      <w:szCs w:val="24"/>
                    </w:rPr>
                  </w:pPr>
                  <w:r w:rsidRPr="00241CBC">
                    <w:rPr>
                      <w:rFonts w:ascii="Times New Roman" w:eastAsia="Times New Roman" w:hAnsi="Times New Roman" w:cs="Times New Roman"/>
                      <w:b/>
                      <w:sz w:val="24"/>
                      <w:szCs w:val="24"/>
                    </w:rPr>
                    <w:t>Cố vấn</w:t>
                  </w:r>
                </w:p>
              </w:tc>
              <w:tc>
                <w:tcPr>
                  <w:tcW w:w="2724" w:type="dxa"/>
                </w:tcPr>
                <w:p w14:paraId="3924D7AD" w14:textId="77777777" w:rsidR="00B66CEC" w:rsidRPr="00241CBC" w:rsidRDefault="00853152" w:rsidP="004205A4">
                  <w:pPr>
                    <w:spacing w:line="276" w:lineRule="auto"/>
                    <w:ind w:firstLine="0"/>
                    <w:rPr>
                      <w:rFonts w:ascii="Times New Roman" w:eastAsia="Times New Roman" w:hAnsi="Times New Roman" w:cs="Times New Roman"/>
                      <w:sz w:val="24"/>
                      <w:szCs w:val="24"/>
                    </w:rPr>
                  </w:pPr>
                  <w:r w:rsidRPr="00241CBC">
                    <w:rPr>
                      <w:rFonts w:ascii="Times New Roman" w:eastAsia="Times New Roman" w:hAnsi="Times New Roman" w:cs="Times New Roman"/>
                      <w:sz w:val="24"/>
                      <w:szCs w:val="24"/>
                    </w:rPr>
                    <w:t>Trần Quang Huy</w:t>
                  </w:r>
                </w:p>
              </w:tc>
              <w:tc>
                <w:tcPr>
                  <w:tcW w:w="1711" w:type="dxa"/>
                </w:tcPr>
                <w:p w14:paraId="5572CAE8" w14:textId="3A364543" w:rsidR="00B66CEC" w:rsidRPr="00241CBC" w:rsidRDefault="00B66CEC">
                  <w:pPr>
                    <w:spacing w:line="276" w:lineRule="auto"/>
                    <w:rPr>
                      <w:rFonts w:ascii="Times New Roman" w:eastAsia="Times New Roman" w:hAnsi="Times New Roman" w:cs="Times New Roman"/>
                      <w:sz w:val="24"/>
                      <w:szCs w:val="24"/>
                    </w:rPr>
                  </w:pPr>
                </w:p>
              </w:tc>
              <w:tc>
                <w:tcPr>
                  <w:tcW w:w="3778" w:type="dxa"/>
                </w:tcPr>
                <w:p w14:paraId="2FDF15ED" w14:textId="77777777" w:rsidR="00B66CEC" w:rsidRPr="00241CBC" w:rsidRDefault="00853152" w:rsidP="004205A4">
                  <w:pPr>
                    <w:spacing w:line="276" w:lineRule="auto"/>
                    <w:ind w:firstLine="0"/>
                    <w:rPr>
                      <w:rFonts w:ascii="Times New Roman" w:eastAsia="Times New Roman" w:hAnsi="Times New Roman" w:cs="Times New Roman"/>
                      <w:sz w:val="24"/>
                      <w:szCs w:val="24"/>
                    </w:rPr>
                  </w:pPr>
                  <w:r w:rsidRPr="00241CBC">
                    <w:rPr>
                      <w:rFonts w:ascii="Times New Roman" w:eastAsia="Times New Roman" w:hAnsi="Times New Roman" w:cs="Times New Roman"/>
                      <w:sz w:val="24"/>
                      <w:szCs w:val="24"/>
                    </w:rPr>
                    <w:t>Giúp đỡ hoàn thiện dự án và bản báo cáo</w:t>
                  </w:r>
                </w:p>
              </w:tc>
            </w:tr>
          </w:tbl>
          <w:p w14:paraId="1B2DE666" w14:textId="77777777" w:rsidR="00B66CEC" w:rsidRPr="00241CBC" w:rsidRDefault="00B66CEC">
            <w:pPr>
              <w:rPr>
                <w:rFonts w:ascii="Times New Roman" w:eastAsia="Times New Roman" w:hAnsi="Times New Roman" w:cs="Times New Roman"/>
                <w:sz w:val="24"/>
                <w:szCs w:val="24"/>
              </w:rPr>
            </w:pPr>
          </w:p>
        </w:tc>
      </w:tr>
    </w:tbl>
    <w:p w14:paraId="72A4B162" w14:textId="6AED4642" w:rsidR="00B66CEC" w:rsidRPr="00BF1AF2" w:rsidRDefault="00BF1AF2" w:rsidP="00BF1AF2">
      <w:pPr>
        <w:spacing w:before="0" w:after="160" w:line="259" w:lineRule="auto"/>
        <w:ind w:firstLine="0"/>
        <w:jc w:val="center"/>
        <w:rPr>
          <w:rFonts w:ascii="Times New Roman" w:eastAsia="Times New Roman" w:hAnsi="Times New Roman" w:cs="Times New Roman"/>
          <w:i/>
          <w:iCs/>
          <w:sz w:val="24"/>
          <w:szCs w:val="24"/>
        </w:rPr>
      </w:pPr>
      <w:r w:rsidRPr="00BF1AF2">
        <w:rPr>
          <w:rFonts w:ascii="Times New Roman" w:eastAsia="Times New Roman" w:hAnsi="Times New Roman" w:cs="Times New Roman"/>
          <w:i/>
          <w:iCs/>
          <w:sz w:val="24"/>
          <w:szCs w:val="24"/>
        </w:rPr>
        <w:lastRenderedPageBreak/>
        <w:t>Bảng 1.3. Bảng tôn chỉ dự án</w:t>
      </w:r>
    </w:p>
    <w:p w14:paraId="3335E37B" w14:textId="77777777" w:rsidR="00B66CEC" w:rsidRDefault="00853152">
      <w:pPr>
        <w:pStyle w:val="Heading2"/>
        <w:numPr>
          <w:ilvl w:val="0"/>
          <w:numId w:val="1"/>
        </w:numPr>
        <w:rPr>
          <w:rFonts w:ascii="Times New Roman" w:eastAsia="Times New Roman" w:hAnsi="Times New Roman" w:cs="Times New Roman"/>
        </w:rPr>
      </w:pPr>
      <w:bookmarkStart w:id="14" w:name="_Toc119108244"/>
      <w:r>
        <w:rPr>
          <w:rFonts w:ascii="Times New Roman" w:eastAsia="Times New Roman" w:hAnsi="Times New Roman" w:cs="Times New Roman"/>
        </w:rPr>
        <w:t>LẬP KẾ HOẠCH (PLAN).</w:t>
      </w:r>
      <w:bookmarkEnd w:id="14"/>
    </w:p>
    <w:p w14:paraId="3564A84C" w14:textId="77777777" w:rsidR="00B66CEC" w:rsidRDefault="00853152">
      <w:pPr>
        <w:pStyle w:val="Heading3"/>
        <w:rPr>
          <w:rFonts w:eastAsia="Times New Roman" w:cs="Times New Roman"/>
        </w:rPr>
      </w:pPr>
      <w:bookmarkStart w:id="15" w:name="_Toc119108245"/>
      <w:r>
        <w:rPr>
          <w:rFonts w:eastAsia="Times New Roman" w:cs="Times New Roman"/>
        </w:rPr>
        <w:t>2.1 Kịch bản</w:t>
      </w:r>
      <w:bookmarkEnd w:id="15"/>
    </w:p>
    <w:p w14:paraId="71993171" w14:textId="77777777" w:rsidR="00B66CEC" w:rsidRDefault="00853152">
      <w:pPr>
        <w:ind w:firstLine="0"/>
        <w:rPr>
          <w:rFonts w:ascii="Times New Roman" w:eastAsia="Times New Roman" w:hAnsi="Times New Roman" w:cs="Times New Roman"/>
        </w:rPr>
      </w:pPr>
      <w:r>
        <w:rPr>
          <w:rFonts w:ascii="Times New Roman" w:eastAsia="Times New Roman" w:hAnsi="Times New Roman" w:cs="Times New Roman"/>
        </w:rPr>
        <w:t>Theo như yêu cầu đặt cho dự án Quản lý bán sách chỉ thì nhóm cần thực hiện các công việc chính theo kịch bản sau:</w:t>
      </w:r>
    </w:p>
    <w:p w14:paraId="1D0AA0FB" w14:textId="77777777" w:rsidR="00B66CEC" w:rsidRDefault="00853152">
      <w:pPr>
        <w:numPr>
          <w:ilvl w:val="0"/>
          <w:numId w:val="4"/>
        </w:numPr>
        <w:pBdr>
          <w:top w:val="nil"/>
          <w:left w:val="nil"/>
          <w:bottom w:val="nil"/>
          <w:right w:val="nil"/>
          <w:between w:val="nil"/>
        </w:pBdr>
        <w:spacing w:after="0"/>
        <w:rPr>
          <w:rFonts w:ascii="Times New Roman" w:eastAsia="Times New Roman" w:hAnsi="Times New Roman" w:cs="Times New Roman"/>
        </w:rPr>
      </w:pPr>
      <w:r>
        <w:rPr>
          <w:rFonts w:ascii="Times New Roman" w:eastAsia="Times New Roman" w:hAnsi="Times New Roman" w:cs="Times New Roman"/>
          <w:color w:val="000000"/>
        </w:rPr>
        <w:t>Thiết lập các ràng buộc của dự án: thời gian, nhân lực, ngân sách.</w:t>
      </w:r>
    </w:p>
    <w:p w14:paraId="3BCE8A6F" w14:textId="77777777" w:rsidR="00B66CEC" w:rsidRDefault="00853152">
      <w:pPr>
        <w:numPr>
          <w:ilvl w:val="0"/>
          <w:numId w:val="4"/>
        </w:numPr>
        <w:pBdr>
          <w:top w:val="nil"/>
          <w:left w:val="nil"/>
          <w:bottom w:val="nil"/>
          <w:right w:val="nil"/>
          <w:between w:val="nil"/>
        </w:pBdr>
        <w:spacing w:before="0" w:after="0"/>
        <w:rPr>
          <w:rFonts w:ascii="Times New Roman" w:eastAsia="Times New Roman" w:hAnsi="Times New Roman" w:cs="Times New Roman"/>
        </w:rPr>
      </w:pPr>
      <w:r>
        <w:rPr>
          <w:rFonts w:ascii="Times New Roman" w:eastAsia="Times New Roman" w:hAnsi="Times New Roman" w:cs="Times New Roman"/>
          <w:color w:val="000000"/>
        </w:rPr>
        <w:t>Đánh giá bước đầu về các "tham số" của dự án: quy mô, độ phức tạp, nguồn lực.</w:t>
      </w:r>
    </w:p>
    <w:p w14:paraId="7DA1A893" w14:textId="77777777" w:rsidR="00B66CEC" w:rsidRDefault="00853152">
      <w:pPr>
        <w:numPr>
          <w:ilvl w:val="0"/>
          <w:numId w:val="4"/>
        </w:numPr>
        <w:pBdr>
          <w:top w:val="nil"/>
          <w:left w:val="nil"/>
          <w:bottom w:val="nil"/>
          <w:right w:val="nil"/>
          <w:between w:val="nil"/>
        </w:pBdr>
        <w:spacing w:before="0" w:after="0"/>
        <w:rPr>
          <w:rFonts w:ascii="Times New Roman" w:eastAsia="Times New Roman" w:hAnsi="Times New Roman" w:cs="Times New Roman"/>
        </w:rPr>
      </w:pPr>
      <w:r>
        <w:rPr>
          <w:rFonts w:ascii="Times New Roman" w:eastAsia="Times New Roman" w:hAnsi="Times New Roman" w:cs="Times New Roman"/>
          <w:color w:val="000000"/>
        </w:rPr>
        <w:t>Xác định các mốc thời gian trong thực hiện dự án và sản phẩm thu được ứng với từng mốc thời gian cụ thể.</w:t>
      </w:r>
    </w:p>
    <w:p w14:paraId="3DCD10F4" w14:textId="77777777" w:rsidR="00B66CEC" w:rsidRDefault="00853152">
      <w:pPr>
        <w:numPr>
          <w:ilvl w:val="0"/>
          <w:numId w:val="4"/>
        </w:numPr>
        <w:pBdr>
          <w:top w:val="nil"/>
          <w:left w:val="nil"/>
          <w:bottom w:val="nil"/>
          <w:right w:val="nil"/>
          <w:between w:val="nil"/>
        </w:pBdr>
        <w:spacing w:before="0" w:after="0"/>
        <w:rPr>
          <w:rFonts w:ascii="Times New Roman" w:eastAsia="Times New Roman" w:hAnsi="Times New Roman" w:cs="Times New Roman"/>
        </w:rPr>
      </w:pPr>
      <w:r>
        <w:rPr>
          <w:rFonts w:ascii="Times New Roman" w:eastAsia="Times New Roman" w:hAnsi="Times New Roman" w:cs="Times New Roman"/>
          <w:color w:val="000000"/>
        </w:rPr>
        <w:t>Trong khi dự án chưa hoàn thành thì thực hiện lặp đi lặp lại các công việc sau:</w:t>
      </w:r>
    </w:p>
    <w:p w14:paraId="7F103CB9" w14:textId="77777777" w:rsidR="00B66CEC" w:rsidRDefault="00853152">
      <w:pPr>
        <w:numPr>
          <w:ilvl w:val="1"/>
          <w:numId w:val="4"/>
        </w:numPr>
        <w:pBdr>
          <w:top w:val="nil"/>
          <w:left w:val="nil"/>
          <w:bottom w:val="nil"/>
          <w:right w:val="nil"/>
          <w:between w:val="nil"/>
        </w:pBdr>
        <w:spacing w:before="0" w:after="0"/>
        <w:rPr>
          <w:rFonts w:ascii="Times New Roman" w:eastAsia="Times New Roman" w:hAnsi="Times New Roman" w:cs="Times New Roman"/>
        </w:rPr>
      </w:pPr>
      <w:r>
        <w:rPr>
          <w:rFonts w:ascii="Times New Roman" w:eastAsia="Times New Roman" w:hAnsi="Times New Roman" w:cs="Times New Roman"/>
          <w:color w:val="000000"/>
        </w:rPr>
        <w:t>Lập lịch thực hiện dự án.</w:t>
      </w:r>
    </w:p>
    <w:p w14:paraId="2CF68E7A" w14:textId="77777777" w:rsidR="00B66CEC" w:rsidRDefault="00853152">
      <w:pPr>
        <w:numPr>
          <w:ilvl w:val="1"/>
          <w:numId w:val="4"/>
        </w:numPr>
        <w:pBdr>
          <w:top w:val="nil"/>
          <w:left w:val="nil"/>
          <w:bottom w:val="nil"/>
          <w:right w:val="nil"/>
          <w:between w:val="nil"/>
        </w:pBdr>
        <w:spacing w:before="0" w:after="0"/>
        <w:rPr>
          <w:rFonts w:ascii="Times New Roman" w:eastAsia="Times New Roman" w:hAnsi="Times New Roman" w:cs="Times New Roman"/>
        </w:rPr>
      </w:pPr>
      <w:r>
        <w:rPr>
          <w:rFonts w:ascii="Times New Roman" w:eastAsia="Times New Roman" w:hAnsi="Times New Roman" w:cs="Times New Roman"/>
          <w:color w:val="000000"/>
        </w:rPr>
        <w:t>Thực hiện các hoạt động theo lịch trình.</w:t>
      </w:r>
    </w:p>
    <w:p w14:paraId="09C4AF2C" w14:textId="77777777" w:rsidR="00B66CEC" w:rsidRDefault="00853152">
      <w:pPr>
        <w:numPr>
          <w:ilvl w:val="1"/>
          <w:numId w:val="4"/>
        </w:numPr>
        <w:pBdr>
          <w:top w:val="nil"/>
          <w:left w:val="nil"/>
          <w:bottom w:val="nil"/>
          <w:right w:val="nil"/>
          <w:between w:val="nil"/>
        </w:pBdr>
        <w:spacing w:before="0" w:after="0"/>
        <w:rPr>
          <w:rFonts w:ascii="Times New Roman" w:eastAsia="Times New Roman" w:hAnsi="Times New Roman" w:cs="Times New Roman"/>
        </w:rPr>
      </w:pPr>
      <w:r>
        <w:rPr>
          <w:rFonts w:ascii="Times New Roman" w:eastAsia="Times New Roman" w:hAnsi="Times New Roman" w:cs="Times New Roman"/>
          <w:color w:val="000000"/>
        </w:rPr>
        <w:lastRenderedPageBreak/>
        <w:t>Theo dõi sự tiến triển của dự án, so sánh với lịch trình.</w:t>
      </w:r>
    </w:p>
    <w:p w14:paraId="5980DE16" w14:textId="77777777" w:rsidR="00B66CEC" w:rsidRDefault="00853152">
      <w:pPr>
        <w:numPr>
          <w:ilvl w:val="1"/>
          <w:numId w:val="4"/>
        </w:numPr>
        <w:pBdr>
          <w:top w:val="nil"/>
          <w:left w:val="nil"/>
          <w:bottom w:val="nil"/>
          <w:right w:val="nil"/>
          <w:between w:val="nil"/>
        </w:pBdr>
        <w:spacing w:before="0" w:after="0"/>
        <w:rPr>
          <w:rFonts w:ascii="Times New Roman" w:eastAsia="Times New Roman" w:hAnsi="Times New Roman" w:cs="Times New Roman"/>
        </w:rPr>
      </w:pPr>
      <w:r>
        <w:rPr>
          <w:rFonts w:ascii="Times New Roman" w:eastAsia="Times New Roman" w:hAnsi="Times New Roman" w:cs="Times New Roman"/>
          <w:color w:val="000000"/>
        </w:rPr>
        <w:t>Đánh giá lại các tham số của dự án.</w:t>
      </w:r>
    </w:p>
    <w:p w14:paraId="3FD4C730" w14:textId="77777777" w:rsidR="00B66CEC" w:rsidRDefault="00853152">
      <w:pPr>
        <w:numPr>
          <w:ilvl w:val="1"/>
          <w:numId w:val="4"/>
        </w:numPr>
        <w:pBdr>
          <w:top w:val="nil"/>
          <w:left w:val="nil"/>
          <w:bottom w:val="nil"/>
          <w:right w:val="nil"/>
          <w:between w:val="nil"/>
        </w:pBdr>
        <w:spacing w:before="0" w:after="0"/>
        <w:rPr>
          <w:rFonts w:ascii="Times New Roman" w:eastAsia="Times New Roman" w:hAnsi="Times New Roman" w:cs="Times New Roman"/>
        </w:rPr>
      </w:pPr>
      <w:r>
        <w:rPr>
          <w:rFonts w:ascii="Times New Roman" w:eastAsia="Times New Roman" w:hAnsi="Times New Roman" w:cs="Times New Roman"/>
          <w:color w:val="000000"/>
        </w:rPr>
        <w:t>Lập lại lịch thực hiện dự án cho các tham số mới.</w:t>
      </w:r>
    </w:p>
    <w:p w14:paraId="60EA4411" w14:textId="77777777" w:rsidR="00B66CEC" w:rsidRDefault="00853152">
      <w:pPr>
        <w:numPr>
          <w:ilvl w:val="1"/>
          <w:numId w:val="4"/>
        </w:numPr>
        <w:pBdr>
          <w:top w:val="nil"/>
          <w:left w:val="nil"/>
          <w:bottom w:val="nil"/>
          <w:right w:val="nil"/>
          <w:between w:val="nil"/>
        </w:pBdr>
        <w:spacing w:before="0" w:after="0"/>
        <w:rPr>
          <w:rFonts w:ascii="Times New Roman" w:eastAsia="Times New Roman" w:hAnsi="Times New Roman" w:cs="Times New Roman"/>
        </w:rPr>
      </w:pPr>
      <w:r>
        <w:rPr>
          <w:rFonts w:ascii="Times New Roman" w:eastAsia="Times New Roman" w:hAnsi="Times New Roman" w:cs="Times New Roman"/>
          <w:color w:val="000000"/>
        </w:rPr>
        <w:t>Thỏa thuận lại các ràng buộc và sản phẩm bàn giao của mỗi mốc thời gian.</w:t>
      </w:r>
    </w:p>
    <w:p w14:paraId="164232E5" w14:textId="77777777" w:rsidR="00B66CEC" w:rsidRDefault="00853152">
      <w:pPr>
        <w:numPr>
          <w:ilvl w:val="1"/>
          <w:numId w:val="4"/>
        </w:numPr>
        <w:pBdr>
          <w:top w:val="nil"/>
          <w:left w:val="nil"/>
          <w:bottom w:val="nil"/>
          <w:right w:val="nil"/>
          <w:between w:val="nil"/>
        </w:pBdr>
        <w:spacing w:before="0" w:after="0"/>
        <w:rPr>
          <w:rFonts w:ascii="Times New Roman" w:eastAsia="Times New Roman" w:hAnsi="Times New Roman" w:cs="Times New Roman"/>
        </w:rPr>
      </w:pPr>
      <w:r>
        <w:rPr>
          <w:rFonts w:ascii="Times New Roman" w:eastAsia="Times New Roman" w:hAnsi="Times New Roman" w:cs="Times New Roman"/>
          <w:color w:val="000000"/>
        </w:rPr>
        <w:t>Nếu nảy sinh vấn đề thì xem xét lại các kĩ thuật khởi đầu đưa ra các biện pháp cần thiết.</w:t>
      </w:r>
    </w:p>
    <w:p w14:paraId="04A73231" w14:textId="77777777" w:rsidR="00B66CEC" w:rsidRDefault="00853152">
      <w:pPr>
        <w:pStyle w:val="Heading3"/>
        <w:rPr>
          <w:rFonts w:eastAsia="Times New Roman" w:cs="Times New Roman"/>
        </w:rPr>
      </w:pPr>
      <w:bookmarkStart w:id="16" w:name="_Toc119108246"/>
      <w:r>
        <w:rPr>
          <w:rFonts w:eastAsia="Times New Roman" w:cs="Times New Roman"/>
        </w:rPr>
        <w:t>2.2 Hợp đồng thực hiện (Team Contract)</w:t>
      </w:r>
      <w:bookmarkEnd w:id="16"/>
    </w:p>
    <w:p w14:paraId="1D3D41B8" w14:textId="77777777" w:rsidR="00B66CEC" w:rsidRDefault="00853152">
      <w:pPr>
        <w:pStyle w:val="Heading4"/>
        <w:rPr>
          <w:rFonts w:eastAsia="Times New Roman" w:cs="Times New Roman"/>
        </w:rPr>
      </w:pPr>
      <w:bookmarkStart w:id="17" w:name="_Toc119108247"/>
      <w:r>
        <w:rPr>
          <w:rFonts w:eastAsia="Times New Roman" w:cs="Times New Roman"/>
        </w:rPr>
        <w:t>2.2.1 Quy tắc ứng xử làm việc (Code of Conduct)</w:t>
      </w:r>
      <w:bookmarkEnd w:id="17"/>
    </w:p>
    <w:p w14:paraId="520EE0FF" w14:textId="77777777" w:rsidR="00B66CEC" w:rsidRDefault="00853152">
      <w:pPr>
        <w:ind w:firstLine="0"/>
        <w:rPr>
          <w:rFonts w:ascii="Times New Roman" w:eastAsia="Times New Roman" w:hAnsi="Times New Roman" w:cs="Times New Roman"/>
        </w:rPr>
      </w:pPr>
      <w:r>
        <w:rPr>
          <w:rFonts w:ascii="Times New Roman" w:eastAsia="Times New Roman" w:hAnsi="Times New Roman" w:cs="Times New Roman"/>
        </w:rPr>
        <w:t xml:space="preserve">Trình bày quy tắc, quy định giờ làm việc, vấn đề, công cụ </w:t>
      </w:r>
    </w:p>
    <w:p w14:paraId="1FDA7679" w14:textId="77777777" w:rsidR="00B66CEC" w:rsidRDefault="00853152">
      <w:pPr>
        <w:numPr>
          <w:ilvl w:val="0"/>
          <w:numId w:val="4"/>
        </w:numPr>
        <w:pBdr>
          <w:top w:val="nil"/>
          <w:left w:val="nil"/>
          <w:bottom w:val="nil"/>
          <w:right w:val="nil"/>
          <w:between w:val="nil"/>
        </w:pBdr>
        <w:spacing w:after="0"/>
        <w:rPr>
          <w:rFonts w:ascii="Times New Roman" w:eastAsia="Times New Roman" w:hAnsi="Times New Roman" w:cs="Times New Roman"/>
          <w:color w:val="000000"/>
        </w:rPr>
      </w:pPr>
      <w:r>
        <w:rPr>
          <w:rFonts w:ascii="Times New Roman" w:eastAsia="Times New Roman" w:hAnsi="Times New Roman" w:cs="Times New Roman"/>
          <w:color w:val="000000"/>
        </w:rPr>
        <w:t>Tuân thủ quy định giờ làm việc và các mốc thực hiện công việc.</w:t>
      </w:r>
    </w:p>
    <w:p w14:paraId="1AFFBFA6" w14:textId="77777777" w:rsidR="00B66CEC" w:rsidRDefault="00853152">
      <w:pPr>
        <w:numPr>
          <w:ilvl w:val="0"/>
          <w:numId w:val="4"/>
        </w:numPr>
        <w:pBdr>
          <w:top w:val="nil"/>
          <w:left w:val="nil"/>
          <w:bottom w:val="nil"/>
          <w:right w:val="nil"/>
          <w:between w:val="nil"/>
        </w:pBdr>
        <w:spacing w:before="0" w:after="0"/>
        <w:rPr>
          <w:rFonts w:ascii="Times New Roman" w:eastAsia="Times New Roman" w:hAnsi="Times New Roman" w:cs="Times New Roman"/>
          <w:color w:val="000000"/>
        </w:rPr>
      </w:pPr>
      <w:r>
        <w:rPr>
          <w:rFonts w:ascii="Times New Roman" w:eastAsia="Times New Roman" w:hAnsi="Times New Roman" w:cs="Times New Roman"/>
          <w:color w:val="000000"/>
        </w:rPr>
        <w:t>Tập trung làm việc một cách hiệu quả.</w:t>
      </w:r>
    </w:p>
    <w:p w14:paraId="606805EA" w14:textId="77777777" w:rsidR="00B66CEC" w:rsidRDefault="00853152">
      <w:pPr>
        <w:numPr>
          <w:ilvl w:val="0"/>
          <w:numId w:val="4"/>
        </w:numPr>
        <w:pBdr>
          <w:top w:val="nil"/>
          <w:left w:val="nil"/>
          <w:bottom w:val="nil"/>
          <w:right w:val="nil"/>
          <w:between w:val="nil"/>
        </w:pBdr>
        <w:spacing w:before="0" w:after="0"/>
        <w:rPr>
          <w:rFonts w:ascii="Times New Roman" w:eastAsia="Times New Roman" w:hAnsi="Times New Roman" w:cs="Times New Roman"/>
          <w:color w:val="000000"/>
        </w:rPr>
      </w:pPr>
      <w:r>
        <w:rPr>
          <w:rFonts w:ascii="Times New Roman" w:eastAsia="Times New Roman" w:hAnsi="Times New Roman" w:cs="Times New Roman"/>
          <w:color w:val="000000"/>
        </w:rPr>
        <w:t>Lu</w:t>
      </w:r>
      <w:r>
        <w:rPr>
          <w:rFonts w:ascii="Times New Roman" w:eastAsia="Times New Roman" w:hAnsi="Times New Roman" w:cs="Times New Roman"/>
        </w:rPr>
        <w:t>ôn bàn bạc các vấn đề công việc với nhau và lắng nghe ý kiến của nhau</w:t>
      </w:r>
    </w:p>
    <w:p w14:paraId="11B7CE35" w14:textId="77777777" w:rsidR="00B66CEC" w:rsidRDefault="00853152">
      <w:pPr>
        <w:numPr>
          <w:ilvl w:val="0"/>
          <w:numId w:val="4"/>
        </w:numPr>
        <w:pBdr>
          <w:top w:val="nil"/>
          <w:left w:val="nil"/>
          <w:bottom w:val="nil"/>
          <w:right w:val="nil"/>
          <w:between w:val="nil"/>
        </w:pBdr>
        <w:spacing w:before="0"/>
        <w:rPr>
          <w:rFonts w:ascii="Times New Roman" w:eastAsia="Times New Roman" w:hAnsi="Times New Roman" w:cs="Times New Roman"/>
          <w:color w:val="000000"/>
        </w:rPr>
      </w:pPr>
      <w:r>
        <w:rPr>
          <w:rFonts w:ascii="Times New Roman" w:eastAsia="Times New Roman" w:hAnsi="Times New Roman" w:cs="Times New Roman"/>
        </w:rPr>
        <w:t>Phân chia công việc hợp lý</w:t>
      </w:r>
    </w:p>
    <w:p w14:paraId="536E85D1" w14:textId="77777777" w:rsidR="00B66CEC" w:rsidRDefault="00853152">
      <w:pPr>
        <w:pStyle w:val="Heading4"/>
        <w:rPr>
          <w:rFonts w:eastAsia="Times New Roman" w:cs="Times New Roman"/>
        </w:rPr>
      </w:pPr>
      <w:bookmarkStart w:id="18" w:name="_Toc119108248"/>
      <w:r>
        <w:rPr>
          <w:rFonts w:eastAsia="Times New Roman" w:cs="Times New Roman"/>
        </w:rPr>
        <w:t>2.2.2 Tham gia dự án (Participation)</w:t>
      </w:r>
      <w:bookmarkEnd w:id="18"/>
    </w:p>
    <w:p w14:paraId="52109677" w14:textId="77777777" w:rsidR="00B66CEC" w:rsidRDefault="00853152">
      <w:pPr>
        <w:ind w:firstLine="0"/>
        <w:rPr>
          <w:rFonts w:ascii="Times New Roman" w:eastAsia="Times New Roman" w:hAnsi="Times New Roman" w:cs="Times New Roman"/>
        </w:rPr>
      </w:pPr>
      <w:r>
        <w:rPr>
          <w:rFonts w:ascii="Times New Roman" w:eastAsia="Times New Roman" w:hAnsi="Times New Roman" w:cs="Times New Roman"/>
        </w:rPr>
        <w:t>Khi tham gia dự án các thành viên sẽ chuẩn bị tinh thần</w:t>
      </w:r>
    </w:p>
    <w:p w14:paraId="61693084" w14:textId="77777777" w:rsidR="00B66CEC" w:rsidRDefault="00853152">
      <w:pPr>
        <w:numPr>
          <w:ilvl w:val="0"/>
          <w:numId w:val="4"/>
        </w:numPr>
        <w:pBdr>
          <w:top w:val="nil"/>
          <w:left w:val="nil"/>
          <w:bottom w:val="nil"/>
          <w:right w:val="nil"/>
          <w:between w:val="nil"/>
        </w:pBdr>
        <w:spacing w:after="0"/>
        <w:rPr>
          <w:rFonts w:ascii="Times New Roman" w:eastAsia="Times New Roman" w:hAnsi="Times New Roman" w:cs="Times New Roman"/>
          <w:color w:val="000000"/>
        </w:rPr>
      </w:pPr>
      <w:r>
        <w:rPr>
          <w:rFonts w:ascii="Times New Roman" w:eastAsia="Times New Roman" w:hAnsi="Times New Roman" w:cs="Times New Roman"/>
          <w:color w:val="000000"/>
        </w:rPr>
        <w:t>Cởi mở trong các hoạt động, tạo cơ hội để các thành viên nêu ra ý kiến.</w:t>
      </w:r>
    </w:p>
    <w:p w14:paraId="1B771744" w14:textId="77777777" w:rsidR="00B66CEC" w:rsidRDefault="00853152">
      <w:pPr>
        <w:numPr>
          <w:ilvl w:val="0"/>
          <w:numId w:val="4"/>
        </w:numPr>
        <w:pBdr>
          <w:top w:val="nil"/>
          <w:left w:val="nil"/>
          <w:bottom w:val="nil"/>
          <w:right w:val="nil"/>
          <w:between w:val="nil"/>
        </w:pBdr>
        <w:spacing w:before="0" w:after="0"/>
        <w:rPr>
          <w:rFonts w:ascii="Times New Roman" w:eastAsia="Times New Roman" w:hAnsi="Times New Roman" w:cs="Times New Roman"/>
          <w:color w:val="000000"/>
        </w:rPr>
      </w:pPr>
      <w:r>
        <w:rPr>
          <w:rFonts w:ascii="Times New Roman" w:eastAsia="Times New Roman" w:hAnsi="Times New Roman" w:cs="Times New Roman"/>
          <w:color w:val="000000"/>
        </w:rPr>
        <w:t>Tiếp cận vấn đề một cách khách quan và tiếp thu ý tưởng mới.</w:t>
      </w:r>
    </w:p>
    <w:p w14:paraId="42C440FA" w14:textId="77777777" w:rsidR="00B66CEC" w:rsidRDefault="00853152">
      <w:pPr>
        <w:numPr>
          <w:ilvl w:val="0"/>
          <w:numId w:val="4"/>
        </w:numPr>
        <w:pBdr>
          <w:top w:val="nil"/>
          <w:left w:val="nil"/>
          <w:bottom w:val="nil"/>
          <w:right w:val="nil"/>
          <w:between w:val="nil"/>
        </w:pBdr>
        <w:spacing w:before="0" w:after="0"/>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r>
        <w:rPr>
          <w:rFonts w:ascii="Times New Roman" w:eastAsia="Times New Roman" w:hAnsi="Times New Roman" w:cs="Times New Roman"/>
        </w:rPr>
        <w:t>Luôn giữ vững tinh thần sẵn sàng trước mọi khó khăn, mọi yêu cầu hóc búa từ dự án</w:t>
      </w:r>
    </w:p>
    <w:p w14:paraId="7DFD9647" w14:textId="77777777" w:rsidR="00B66CEC" w:rsidRDefault="00853152">
      <w:pPr>
        <w:numPr>
          <w:ilvl w:val="0"/>
          <w:numId w:val="4"/>
        </w:numPr>
        <w:pBdr>
          <w:top w:val="nil"/>
          <w:left w:val="nil"/>
          <w:bottom w:val="nil"/>
          <w:right w:val="nil"/>
          <w:between w:val="nil"/>
        </w:pBdr>
        <w:spacing w:before="0"/>
        <w:rPr>
          <w:rFonts w:ascii="Times New Roman" w:eastAsia="Times New Roman" w:hAnsi="Times New Roman" w:cs="Times New Roman"/>
          <w:color w:val="000000"/>
        </w:rPr>
      </w:pPr>
      <w:r>
        <w:rPr>
          <w:rFonts w:ascii="Times New Roman" w:eastAsia="Times New Roman" w:hAnsi="Times New Roman" w:cs="Times New Roman"/>
        </w:rPr>
        <w:t>Bày tỏ quan điểm cá nhân một cách tinh tế</w:t>
      </w:r>
    </w:p>
    <w:p w14:paraId="047B0B5F" w14:textId="77777777" w:rsidR="00B66CEC" w:rsidRDefault="00853152">
      <w:pPr>
        <w:pStyle w:val="Heading4"/>
        <w:rPr>
          <w:rFonts w:eastAsia="Times New Roman" w:cs="Times New Roman"/>
        </w:rPr>
      </w:pPr>
      <w:bookmarkStart w:id="19" w:name="_Toc119108249"/>
      <w:r>
        <w:rPr>
          <w:rFonts w:eastAsia="Times New Roman" w:cs="Times New Roman"/>
        </w:rPr>
        <w:t>2.2.3 Truyền thông (Communication)</w:t>
      </w:r>
      <w:bookmarkEnd w:id="19"/>
    </w:p>
    <w:p w14:paraId="7F6FEC70" w14:textId="77777777" w:rsidR="00B66CEC" w:rsidRDefault="00853152">
      <w:pPr>
        <w:ind w:firstLine="0"/>
        <w:rPr>
          <w:rFonts w:ascii="Times New Roman" w:eastAsia="Times New Roman" w:hAnsi="Times New Roman" w:cs="Times New Roman"/>
        </w:rPr>
      </w:pPr>
      <w:r>
        <w:rPr>
          <w:rFonts w:ascii="Times New Roman" w:eastAsia="Times New Roman" w:hAnsi="Times New Roman" w:cs="Times New Roman"/>
        </w:rPr>
        <w:t>Khi tham gia trao đổi các thành viên sẽ:</w:t>
      </w:r>
    </w:p>
    <w:p w14:paraId="03CE75FC" w14:textId="77777777" w:rsidR="00B66CEC" w:rsidRDefault="00853152">
      <w:pPr>
        <w:numPr>
          <w:ilvl w:val="0"/>
          <w:numId w:val="4"/>
        </w:numPr>
        <w:pBdr>
          <w:top w:val="nil"/>
          <w:left w:val="nil"/>
          <w:bottom w:val="nil"/>
          <w:right w:val="nil"/>
          <w:between w:val="nil"/>
        </w:pBdr>
        <w:spacing w:after="0"/>
        <w:rPr>
          <w:rFonts w:ascii="Times New Roman" w:eastAsia="Times New Roman" w:hAnsi="Times New Roman" w:cs="Times New Roman"/>
          <w:color w:val="000000"/>
        </w:rPr>
      </w:pPr>
      <w:r>
        <w:rPr>
          <w:rFonts w:ascii="Times New Roman" w:eastAsia="Times New Roman" w:hAnsi="Times New Roman" w:cs="Times New Roman"/>
          <w:color w:val="000000"/>
        </w:rPr>
        <w:t>Sử dụng phương tiện liên lạc chung là email, điện thoại.</w:t>
      </w:r>
    </w:p>
    <w:p w14:paraId="2290EA3D" w14:textId="77777777" w:rsidR="00B66CEC" w:rsidRDefault="00853152">
      <w:pPr>
        <w:numPr>
          <w:ilvl w:val="0"/>
          <w:numId w:val="4"/>
        </w:numPr>
        <w:pBdr>
          <w:top w:val="nil"/>
          <w:left w:val="nil"/>
          <w:bottom w:val="nil"/>
          <w:right w:val="nil"/>
          <w:between w:val="nil"/>
        </w:pBdr>
        <w:spacing w:before="0" w:after="0"/>
        <w:rPr>
          <w:rFonts w:ascii="Times New Roman" w:eastAsia="Times New Roman" w:hAnsi="Times New Roman" w:cs="Times New Roman"/>
          <w:color w:val="000000"/>
        </w:rPr>
      </w:pPr>
      <w:r>
        <w:rPr>
          <w:rFonts w:ascii="Times New Roman" w:eastAsia="Times New Roman" w:hAnsi="Times New Roman" w:cs="Times New Roman"/>
          <w:color w:val="000000"/>
        </w:rPr>
        <w:t xml:space="preserve">Các thông báo, biên bản cuộc họp, công việc sẽ chia </w:t>
      </w:r>
      <w:r>
        <w:rPr>
          <w:rFonts w:ascii="Times New Roman" w:eastAsia="Times New Roman" w:hAnsi="Times New Roman" w:cs="Times New Roman"/>
        </w:rPr>
        <w:t>sẻ</w:t>
      </w:r>
      <w:r>
        <w:rPr>
          <w:rFonts w:ascii="Times New Roman" w:eastAsia="Times New Roman" w:hAnsi="Times New Roman" w:cs="Times New Roman"/>
          <w:color w:val="000000"/>
        </w:rPr>
        <w:t xml:space="preserve"> chung trên</w:t>
      </w:r>
      <w:r>
        <w:rPr>
          <w:rFonts w:ascii="Times New Roman" w:eastAsia="Times New Roman" w:hAnsi="Times New Roman" w:cs="Times New Roman"/>
        </w:rPr>
        <w:t xml:space="preserve"> Google Drive, GitHub và Microsoft Teams</w:t>
      </w:r>
      <w:r>
        <w:rPr>
          <w:rFonts w:ascii="Times New Roman" w:eastAsia="Times New Roman" w:hAnsi="Times New Roman" w:cs="Times New Roman"/>
          <w:color w:val="000000"/>
        </w:rPr>
        <w:t>.</w:t>
      </w:r>
    </w:p>
    <w:p w14:paraId="2C76E7A6" w14:textId="77777777" w:rsidR="00B66CEC" w:rsidRDefault="00853152">
      <w:pPr>
        <w:numPr>
          <w:ilvl w:val="0"/>
          <w:numId w:val="4"/>
        </w:numPr>
        <w:pBdr>
          <w:top w:val="nil"/>
          <w:left w:val="nil"/>
          <w:bottom w:val="nil"/>
          <w:right w:val="nil"/>
          <w:between w:val="nil"/>
        </w:pBdr>
        <w:spacing w:before="0" w:after="0"/>
        <w:rPr>
          <w:rFonts w:ascii="Times New Roman" w:eastAsia="Times New Roman" w:hAnsi="Times New Roman" w:cs="Times New Roman"/>
          <w:color w:val="000000"/>
        </w:rPr>
      </w:pPr>
      <w:r>
        <w:rPr>
          <w:rFonts w:ascii="Times New Roman" w:eastAsia="Times New Roman" w:hAnsi="Times New Roman" w:cs="Times New Roman"/>
          <w:color w:val="000000"/>
        </w:rPr>
        <w:t xml:space="preserve">Lịch họp nhóm hàng tuần (gặp trực tiếp): </w:t>
      </w:r>
      <w:r>
        <w:rPr>
          <w:rFonts w:ascii="Times New Roman" w:eastAsia="Times New Roman" w:hAnsi="Times New Roman" w:cs="Times New Roman"/>
        </w:rPr>
        <w:t xml:space="preserve">chiều </w:t>
      </w:r>
      <w:r>
        <w:rPr>
          <w:rFonts w:ascii="Times New Roman" w:eastAsia="Times New Roman" w:hAnsi="Times New Roman" w:cs="Times New Roman"/>
          <w:color w:val="000000"/>
        </w:rPr>
        <w:t xml:space="preserve">thứ </w:t>
      </w:r>
      <w:r>
        <w:rPr>
          <w:rFonts w:ascii="Times New Roman" w:eastAsia="Times New Roman" w:hAnsi="Times New Roman" w:cs="Times New Roman"/>
        </w:rPr>
        <w:t>hai</w:t>
      </w:r>
      <w:r>
        <w:rPr>
          <w:rFonts w:ascii="Times New Roman" w:eastAsia="Times New Roman" w:hAnsi="Times New Roman" w:cs="Times New Roman"/>
          <w:color w:val="000000"/>
        </w:rPr>
        <w:t xml:space="preserve">, lúc </w:t>
      </w:r>
      <w:r>
        <w:rPr>
          <w:rFonts w:ascii="Times New Roman" w:eastAsia="Times New Roman" w:hAnsi="Times New Roman" w:cs="Times New Roman"/>
        </w:rPr>
        <w:t xml:space="preserve">13h00 </w:t>
      </w:r>
      <w:r>
        <w:rPr>
          <w:rFonts w:ascii="Times New Roman" w:eastAsia="Times New Roman" w:hAnsi="Times New Roman" w:cs="Times New Roman"/>
          <w:color w:val="000000"/>
        </w:rPr>
        <w:t>hàng tuần.</w:t>
      </w:r>
    </w:p>
    <w:p w14:paraId="68A19BB3" w14:textId="5617C7DD" w:rsidR="00B66CEC" w:rsidRDefault="00853152">
      <w:pPr>
        <w:numPr>
          <w:ilvl w:val="0"/>
          <w:numId w:val="4"/>
        </w:numPr>
        <w:pBdr>
          <w:top w:val="nil"/>
          <w:left w:val="nil"/>
          <w:bottom w:val="nil"/>
          <w:right w:val="nil"/>
          <w:between w:val="nil"/>
        </w:pBdr>
        <w:spacing w:before="0" w:after="0"/>
        <w:rPr>
          <w:rFonts w:ascii="Times New Roman" w:eastAsia="Times New Roman" w:hAnsi="Times New Roman" w:cs="Times New Roman"/>
          <w:color w:val="000000"/>
        </w:rPr>
      </w:pPr>
      <w:r>
        <w:rPr>
          <w:rFonts w:ascii="Times New Roman" w:eastAsia="Times New Roman" w:hAnsi="Times New Roman" w:cs="Times New Roman"/>
          <w:color w:val="000000"/>
        </w:rPr>
        <w:t>L</w:t>
      </w:r>
      <w:r>
        <w:rPr>
          <w:rFonts w:ascii="Times New Roman" w:eastAsia="Times New Roman" w:hAnsi="Times New Roman" w:cs="Times New Roman"/>
        </w:rPr>
        <w:t>ịch họp trực tuyến hàng tuần: 18h00 thứ bảy, chủ nhật hàng tuần trên Microsoft Teams</w:t>
      </w:r>
    </w:p>
    <w:p w14:paraId="1ADF1E69" w14:textId="77777777" w:rsidR="00B66CEC" w:rsidRDefault="00853152">
      <w:pPr>
        <w:numPr>
          <w:ilvl w:val="0"/>
          <w:numId w:val="4"/>
        </w:numPr>
        <w:pBdr>
          <w:top w:val="nil"/>
          <w:left w:val="nil"/>
          <w:bottom w:val="nil"/>
          <w:right w:val="nil"/>
          <w:between w:val="nil"/>
        </w:pBdr>
        <w:spacing w:before="0"/>
        <w:rPr>
          <w:rFonts w:ascii="Times New Roman" w:eastAsia="Times New Roman" w:hAnsi="Times New Roman" w:cs="Times New Roman"/>
          <w:color w:val="000000"/>
        </w:rPr>
      </w:pPr>
      <w:r>
        <w:rPr>
          <w:rFonts w:ascii="Times New Roman" w:eastAsia="Times New Roman" w:hAnsi="Times New Roman" w:cs="Times New Roman"/>
        </w:rPr>
        <w:lastRenderedPageBreak/>
        <w:t>Trong các tình huống khẩn cấp, có thể sử dụng Messenger để trao đổi nhanh với nhau</w:t>
      </w:r>
    </w:p>
    <w:p w14:paraId="7C9E69B3" w14:textId="77777777" w:rsidR="00B66CEC" w:rsidRDefault="00853152">
      <w:pPr>
        <w:pStyle w:val="Heading4"/>
        <w:rPr>
          <w:rFonts w:eastAsia="Times New Roman" w:cs="Times New Roman"/>
        </w:rPr>
      </w:pPr>
      <w:bookmarkStart w:id="20" w:name="_Toc119108250"/>
      <w:r>
        <w:rPr>
          <w:rFonts w:eastAsia="Times New Roman" w:cs="Times New Roman"/>
        </w:rPr>
        <w:t>2.2.4 Giải quyết vấn đề (Problem Solving)</w:t>
      </w:r>
      <w:bookmarkEnd w:id="20"/>
    </w:p>
    <w:p w14:paraId="6449E3C6" w14:textId="77777777" w:rsidR="00B66CEC" w:rsidRDefault="00853152">
      <w:pPr>
        <w:ind w:firstLine="0"/>
        <w:rPr>
          <w:rFonts w:ascii="Times New Roman" w:eastAsia="Times New Roman" w:hAnsi="Times New Roman" w:cs="Times New Roman"/>
        </w:rPr>
      </w:pPr>
      <w:r>
        <w:rPr>
          <w:rFonts w:ascii="Times New Roman" w:eastAsia="Times New Roman" w:hAnsi="Times New Roman" w:cs="Times New Roman"/>
        </w:rPr>
        <w:t>Khi xảy ra sự cố dự án, các thành viên cần:</w:t>
      </w:r>
    </w:p>
    <w:p w14:paraId="01B40491" w14:textId="77777777" w:rsidR="00B66CEC" w:rsidRDefault="00853152">
      <w:pPr>
        <w:numPr>
          <w:ilvl w:val="0"/>
          <w:numId w:val="4"/>
        </w:numPr>
        <w:pBdr>
          <w:top w:val="nil"/>
          <w:left w:val="nil"/>
          <w:bottom w:val="nil"/>
          <w:right w:val="nil"/>
          <w:between w:val="nil"/>
        </w:pBdr>
        <w:spacing w:after="0"/>
        <w:rPr>
          <w:rFonts w:ascii="Times New Roman" w:eastAsia="Times New Roman" w:hAnsi="Times New Roman" w:cs="Times New Roman"/>
          <w:color w:val="000000"/>
        </w:rPr>
      </w:pPr>
      <w:r>
        <w:rPr>
          <w:rFonts w:ascii="Times New Roman" w:eastAsia="Times New Roman" w:hAnsi="Times New Roman" w:cs="Times New Roman"/>
          <w:color w:val="000000"/>
        </w:rPr>
        <w:t>Khi gặp vấn đề với dự án, các thành viên đều tham gia giải quyết trực tiếp hoặc gián tiếp và có thể mời thêm chuyên gia tư vấn.</w:t>
      </w:r>
    </w:p>
    <w:p w14:paraId="721FD5C9" w14:textId="77777777" w:rsidR="00B66CEC" w:rsidRDefault="00853152">
      <w:pPr>
        <w:numPr>
          <w:ilvl w:val="0"/>
          <w:numId w:val="4"/>
        </w:numPr>
        <w:pBdr>
          <w:top w:val="nil"/>
          <w:left w:val="nil"/>
          <w:bottom w:val="nil"/>
          <w:right w:val="nil"/>
          <w:between w:val="nil"/>
        </w:pBdr>
        <w:spacing w:before="0" w:after="0"/>
        <w:rPr>
          <w:rFonts w:ascii="Times New Roman" w:eastAsia="Times New Roman" w:hAnsi="Times New Roman" w:cs="Times New Roman"/>
          <w:color w:val="000000"/>
        </w:rPr>
      </w:pPr>
      <w:r>
        <w:rPr>
          <w:rFonts w:ascii="Times New Roman" w:eastAsia="Times New Roman" w:hAnsi="Times New Roman" w:cs="Times New Roman"/>
          <w:color w:val="000000"/>
        </w:rPr>
        <w:t xml:space="preserve">Hợp tác giải quyết vấn đề khó khăn, tránh chỉ trích, </w:t>
      </w:r>
      <w:r>
        <w:rPr>
          <w:rFonts w:ascii="Times New Roman" w:eastAsia="Times New Roman" w:hAnsi="Times New Roman" w:cs="Times New Roman"/>
        </w:rPr>
        <w:t>đổ</w:t>
      </w:r>
      <w:r>
        <w:rPr>
          <w:rFonts w:ascii="Times New Roman" w:eastAsia="Times New Roman" w:hAnsi="Times New Roman" w:cs="Times New Roman"/>
          <w:color w:val="000000"/>
        </w:rPr>
        <w:t xml:space="preserve"> lỗi cho nhau.</w:t>
      </w:r>
    </w:p>
    <w:p w14:paraId="4A59792E" w14:textId="77777777" w:rsidR="00B66CEC" w:rsidRDefault="00853152">
      <w:pPr>
        <w:numPr>
          <w:ilvl w:val="0"/>
          <w:numId w:val="4"/>
        </w:numPr>
        <w:pBdr>
          <w:top w:val="nil"/>
          <w:left w:val="nil"/>
          <w:bottom w:val="nil"/>
          <w:right w:val="nil"/>
          <w:between w:val="nil"/>
        </w:pBdr>
        <w:spacing w:before="0" w:after="0"/>
        <w:rPr>
          <w:rFonts w:ascii="Times New Roman" w:eastAsia="Times New Roman" w:hAnsi="Times New Roman" w:cs="Times New Roman"/>
          <w:color w:val="000000"/>
        </w:rPr>
      </w:pPr>
      <w:r>
        <w:rPr>
          <w:rFonts w:ascii="Times New Roman" w:eastAsia="Times New Roman" w:hAnsi="Times New Roman" w:cs="Times New Roman"/>
          <w:color w:val="000000"/>
        </w:rPr>
        <w:t>Kh</w:t>
      </w:r>
      <w:r>
        <w:rPr>
          <w:rFonts w:ascii="Times New Roman" w:eastAsia="Times New Roman" w:hAnsi="Times New Roman" w:cs="Times New Roman"/>
        </w:rPr>
        <w:t>ông để cảm xúc chi phối mọi thứ, cũng như cái tôi cá nhân phải được loại bỏ khỏi công việc của tập thể, biết lắng nghe và tiếp thu ý kiến lẫn nhau</w:t>
      </w:r>
    </w:p>
    <w:p w14:paraId="658ABF89" w14:textId="77777777" w:rsidR="00B66CEC" w:rsidRDefault="00853152">
      <w:pPr>
        <w:numPr>
          <w:ilvl w:val="0"/>
          <w:numId w:val="4"/>
        </w:numPr>
        <w:pBdr>
          <w:top w:val="nil"/>
          <w:left w:val="nil"/>
          <w:bottom w:val="nil"/>
          <w:right w:val="nil"/>
          <w:between w:val="nil"/>
        </w:pBdr>
        <w:spacing w:before="0"/>
        <w:rPr>
          <w:rFonts w:ascii="Times New Roman" w:eastAsia="Times New Roman" w:hAnsi="Times New Roman" w:cs="Times New Roman"/>
          <w:color w:val="000000"/>
        </w:rPr>
      </w:pPr>
      <w:r>
        <w:rPr>
          <w:rFonts w:ascii="Times New Roman" w:eastAsia="Times New Roman" w:hAnsi="Times New Roman" w:cs="Times New Roman"/>
        </w:rPr>
        <w:t>Cùng nhau xem lại dự án, và bắt đầu sửa sai từ những lỗi nhỏ nhất</w:t>
      </w:r>
    </w:p>
    <w:p w14:paraId="16E2E535" w14:textId="77777777" w:rsidR="00B66CEC" w:rsidRDefault="00853152">
      <w:pPr>
        <w:pStyle w:val="Heading3"/>
        <w:rPr>
          <w:rFonts w:eastAsia="Times New Roman" w:cs="Times New Roman"/>
        </w:rPr>
      </w:pPr>
      <w:bookmarkStart w:id="21" w:name="_Toc119108251"/>
      <w:r>
        <w:rPr>
          <w:rFonts w:eastAsia="Times New Roman" w:cs="Times New Roman"/>
        </w:rPr>
        <w:t>2.3 Bảng phân tích các bên liên quan (Stakeholder analysis)</w:t>
      </w:r>
      <w:bookmarkEnd w:id="21"/>
      <w:r>
        <w:rPr>
          <w:rFonts w:eastAsia="Times New Roman" w:cs="Times New Roman"/>
        </w:rPr>
        <w:t xml:space="preserve"> </w:t>
      </w:r>
    </w:p>
    <w:tbl>
      <w:tblPr>
        <w:tblW w:w="8865" w:type="dxa"/>
        <w:tblBorders>
          <w:top w:val="nil"/>
          <w:left w:val="nil"/>
          <w:bottom w:val="nil"/>
          <w:right w:val="nil"/>
          <w:insideH w:val="nil"/>
          <w:insideV w:val="nil"/>
        </w:tblBorders>
        <w:tblLayout w:type="fixed"/>
        <w:tblCellMar>
          <w:top w:w="100" w:type="dxa"/>
          <w:left w:w="115" w:type="dxa"/>
          <w:bottom w:w="100" w:type="dxa"/>
          <w:right w:w="115" w:type="dxa"/>
        </w:tblCellMar>
        <w:tblLook w:val="0600" w:firstRow="0" w:lastRow="0" w:firstColumn="0" w:lastColumn="0" w:noHBand="1" w:noVBand="1"/>
      </w:tblPr>
      <w:tblGrid>
        <w:gridCol w:w="4410"/>
        <w:gridCol w:w="4455"/>
      </w:tblGrid>
      <w:tr w:rsidR="00B66CEC" w14:paraId="69753AD9" w14:textId="77777777">
        <w:trPr>
          <w:trHeight w:val="545"/>
        </w:trPr>
        <w:tc>
          <w:tcPr>
            <w:tcW w:w="4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7FCE17" w14:textId="77777777" w:rsidR="00B66CEC" w:rsidRDefault="00853152">
            <w:pPr>
              <w:spacing w:before="240" w:line="276"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Giám sát</w:t>
            </w:r>
          </w:p>
        </w:tc>
        <w:tc>
          <w:tcPr>
            <w:tcW w:w="445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571205CC" w14:textId="77777777" w:rsidR="00B66CEC" w:rsidRDefault="00853152">
            <w:pPr>
              <w:spacing w:before="24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Trịnh Hoàng Tùng</w:t>
            </w:r>
          </w:p>
        </w:tc>
      </w:tr>
      <w:tr w:rsidR="00B66CEC" w14:paraId="41057EAB" w14:textId="77777777">
        <w:trPr>
          <w:trHeight w:val="545"/>
        </w:trPr>
        <w:tc>
          <w:tcPr>
            <w:tcW w:w="44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15F8B92" w14:textId="77777777" w:rsidR="00B66CEC" w:rsidRDefault="00853152">
            <w:pPr>
              <w:spacing w:before="240" w:line="276"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Giám đốc</w:t>
            </w:r>
          </w:p>
        </w:tc>
        <w:tc>
          <w:tcPr>
            <w:tcW w:w="4455" w:type="dxa"/>
            <w:tcBorders>
              <w:top w:val="nil"/>
              <w:left w:val="nil"/>
              <w:bottom w:val="single" w:sz="8" w:space="0" w:color="000000"/>
              <w:right w:val="single" w:sz="8" w:space="0" w:color="000000"/>
            </w:tcBorders>
            <w:tcMar>
              <w:top w:w="100" w:type="dxa"/>
              <w:left w:w="100" w:type="dxa"/>
              <w:bottom w:w="100" w:type="dxa"/>
              <w:right w:w="100" w:type="dxa"/>
            </w:tcMar>
          </w:tcPr>
          <w:p w14:paraId="597A39BA" w14:textId="77777777" w:rsidR="00B66CEC" w:rsidRDefault="00853152">
            <w:pPr>
              <w:spacing w:before="24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Lê Quốc Đạt</w:t>
            </w:r>
          </w:p>
        </w:tc>
      </w:tr>
      <w:tr w:rsidR="00B66CEC" w14:paraId="11C567A8" w14:textId="77777777">
        <w:trPr>
          <w:trHeight w:val="545"/>
        </w:trPr>
        <w:tc>
          <w:tcPr>
            <w:tcW w:w="44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AD947C2" w14:textId="77777777" w:rsidR="00B66CEC" w:rsidRDefault="00853152">
            <w:pPr>
              <w:spacing w:before="240" w:line="276"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Cố vấn trợ giúp</w:t>
            </w:r>
          </w:p>
        </w:tc>
        <w:tc>
          <w:tcPr>
            <w:tcW w:w="4455" w:type="dxa"/>
            <w:tcBorders>
              <w:top w:val="nil"/>
              <w:left w:val="nil"/>
              <w:bottom w:val="single" w:sz="8" w:space="0" w:color="000000"/>
              <w:right w:val="single" w:sz="8" w:space="0" w:color="000000"/>
            </w:tcBorders>
            <w:tcMar>
              <w:top w:w="100" w:type="dxa"/>
              <w:left w:w="100" w:type="dxa"/>
              <w:bottom w:w="100" w:type="dxa"/>
              <w:right w:w="100" w:type="dxa"/>
            </w:tcMar>
          </w:tcPr>
          <w:p w14:paraId="4CA28497" w14:textId="77777777" w:rsidR="00B66CEC" w:rsidRDefault="00853152">
            <w:pPr>
              <w:spacing w:before="24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Lê Đức Toàn , Nguyễn Trịnh Thành</w:t>
            </w:r>
          </w:p>
        </w:tc>
      </w:tr>
      <w:tr w:rsidR="00B66CEC" w14:paraId="4C340204" w14:textId="77777777">
        <w:trPr>
          <w:trHeight w:val="545"/>
        </w:trPr>
        <w:tc>
          <w:tcPr>
            <w:tcW w:w="44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D26407E" w14:textId="77777777" w:rsidR="00B66CEC" w:rsidRDefault="00853152">
            <w:pPr>
              <w:spacing w:before="240" w:line="276"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Hỗ trợ kĩ thuật</w:t>
            </w:r>
          </w:p>
        </w:tc>
        <w:tc>
          <w:tcPr>
            <w:tcW w:w="4455" w:type="dxa"/>
            <w:tcBorders>
              <w:top w:val="nil"/>
              <w:left w:val="nil"/>
              <w:bottom w:val="single" w:sz="8" w:space="0" w:color="000000"/>
              <w:right w:val="single" w:sz="8" w:space="0" w:color="000000"/>
            </w:tcBorders>
            <w:tcMar>
              <w:top w:w="100" w:type="dxa"/>
              <w:left w:w="100" w:type="dxa"/>
              <w:bottom w:w="100" w:type="dxa"/>
              <w:right w:w="100" w:type="dxa"/>
            </w:tcMar>
          </w:tcPr>
          <w:p w14:paraId="1F84FEE9" w14:textId="77777777" w:rsidR="00B66CEC" w:rsidRDefault="00853152">
            <w:pPr>
              <w:spacing w:before="24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Thái Bá Dũng</w:t>
            </w:r>
          </w:p>
        </w:tc>
      </w:tr>
    </w:tbl>
    <w:p w14:paraId="023E3756" w14:textId="2ACDFB16" w:rsidR="00B66CEC" w:rsidRPr="00935FBC" w:rsidRDefault="00935FBC" w:rsidP="00935FBC">
      <w:pPr>
        <w:ind w:firstLine="0"/>
        <w:jc w:val="center"/>
        <w:rPr>
          <w:rFonts w:ascii="Times New Roman" w:eastAsia="Times New Roman" w:hAnsi="Times New Roman" w:cs="Times New Roman"/>
          <w:i/>
          <w:iCs/>
          <w:sz w:val="24"/>
          <w:szCs w:val="24"/>
        </w:rPr>
      </w:pPr>
      <w:r w:rsidRPr="00935FBC">
        <w:rPr>
          <w:rFonts w:ascii="Times New Roman" w:eastAsia="Times New Roman" w:hAnsi="Times New Roman" w:cs="Times New Roman"/>
          <w:i/>
          <w:iCs/>
          <w:sz w:val="24"/>
          <w:szCs w:val="24"/>
        </w:rPr>
        <w:t>Bảng 2.3. Bảng phân tích các bên liên quan</w:t>
      </w:r>
    </w:p>
    <w:p w14:paraId="27DD9697" w14:textId="77777777" w:rsidR="00B66CEC" w:rsidRDefault="00853152">
      <w:pPr>
        <w:pStyle w:val="Heading3"/>
        <w:rPr>
          <w:rFonts w:eastAsia="Times New Roman" w:cs="Times New Roman"/>
        </w:rPr>
      </w:pPr>
      <w:bookmarkStart w:id="22" w:name="_Toc119108252"/>
      <w:r>
        <w:rPr>
          <w:rFonts w:eastAsia="Times New Roman" w:cs="Times New Roman"/>
        </w:rPr>
        <w:t>2.4 Phạm vi dự án (Scope Statement)</w:t>
      </w:r>
      <w:bookmarkEnd w:id="22"/>
    </w:p>
    <w:tbl>
      <w:tblPr>
        <w:tblW w:w="96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100" w:type="dxa"/>
          <w:left w:w="115" w:type="dxa"/>
          <w:bottom w:w="100" w:type="dxa"/>
          <w:right w:w="115" w:type="dxa"/>
        </w:tblCellMar>
        <w:tblLook w:val="0400" w:firstRow="0" w:lastRow="0" w:firstColumn="0" w:lastColumn="0" w:noHBand="0" w:noVBand="1"/>
      </w:tblPr>
      <w:tblGrid>
        <w:gridCol w:w="9628"/>
      </w:tblGrid>
      <w:tr w:rsidR="00B66CEC" w:rsidRPr="00550D24" w14:paraId="20AF89C9" w14:textId="77777777">
        <w:tc>
          <w:tcPr>
            <w:tcW w:w="9628" w:type="dxa"/>
          </w:tcPr>
          <w:p w14:paraId="7AE6E91C" w14:textId="66F1CB46" w:rsidR="00B66CEC" w:rsidRPr="00550D24" w:rsidRDefault="00853152">
            <w:pPr>
              <w:rPr>
                <w:rFonts w:ascii="Times New Roman" w:eastAsia="Times New Roman" w:hAnsi="Times New Roman" w:cs="Times New Roman"/>
              </w:rPr>
            </w:pPr>
            <w:r w:rsidRPr="00550D24">
              <w:rPr>
                <w:rFonts w:ascii="Times New Roman" w:eastAsia="Times New Roman" w:hAnsi="Times New Roman" w:cs="Times New Roman"/>
              </w:rPr>
              <w:t xml:space="preserve">Ngày viết: 25/9/2022 </w:t>
            </w:r>
            <w:r w:rsidRPr="00550D24">
              <w:rPr>
                <w:rFonts w:ascii="Times New Roman" w:eastAsia="Times New Roman" w:hAnsi="Times New Roman" w:cs="Times New Roman"/>
              </w:rPr>
              <w:tab/>
              <w:t>Thành viên thực hiện:</w:t>
            </w:r>
            <w:r w:rsidR="00550D24">
              <w:rPr>
                <w:rFonts w:ascii="Times New Roman" w:eastAsia="Times New Roman" w:hAnsi="Times New Roman" w:cs="Times New Roman"/>
              </w:rPr>
              <w:t xml:space="preserve"> </w:t>
            </w:r>
            <w:r w:rsidRPr="00550D24">
              <w:rPr>
                <w:rFonts w:ascii="Times New Roman" w:eastAsia="Times New Roman" w:hAnsi="Times New Roman" w:cs="Times New Roman"/>
              </w:rPr>
              <w:t>Lê Quốc Đạt</w:t>
            </w:r>
          </w:p>
          <w:p w14:paraId="0789C83E" w14:textId="13023C12" w:rsidR="00B66CEC" w:rsidRPr="00550D24" w:rsidRDefault="00853152">
            <w:pPr>
              <w:spacing w:before="240" w:after="240"/>
              <w:rPr>
                <w:rFonts w:ascii="Times New Roman" w:eastAsia="Times New Roman" w:hAnsi="Times New Roman" w:cs="Times New Roman"/>
              </w:rPr>
            </w:pPr>
            <w:r w:rsidRPr="00550D24">
              <w:rPr>
                <w:rFonts w:ascii="Times New Roman" w:eastAsia="Times New Roman" w:hAnsi="Times New Roman" w:cs="Times New Roman"/>
              </w:rPr>
              <w:t xml:space="preserve">                                    </w:t>
            </w:r>
            <w:r w:rsidRPr="00550D24">
              <w:rPr>
                <w:rFonts w:ascii="Times New Roman" w:eastAsia="Times New Roman" w:hAnsi="Times New Roman" w:cs="Times New Roman"/>
              </w:rPr>
              <w:tab/>
            </w:r>
            <w:r w:rsidRPr="00550D24">
              <w:rPr>
                <w:rFonts w:ascii="Times New Roman" w:eastAsia="Times New Roman" w:hAnsi="Times New Roman" w:cs="Times New Roman"/>
              </w:rPr>
              <w:tab/>
            </w:r>
            <w:r w:rsidRPr="00550D24">
              <w:rPr>
                <w:rFonts w:ascii="Times New Roman" w:eastAsia="Times New Roman" w:hAnsi="Times New Roman" w:cs="Times New Roman"/>
              </w:rPr>
              <w:tab/>
            </w:r>
            <w:r w:rsidRPr="00550D24">
              <w:rPr>
                <w:rFonts w:ascii="Times New Roman" w:eastAsia="Times New Roman" w:hAnsi="Times New Roman" w:cs="Times New Roman"/>
              </w:rPr>
              <w:tab/>
              <w:t>Lê Đức Toàn</w:t>
            </w:r>
          </w:p>
          <w:p w14:paraId="4BD3A9BF" w14:textId="57C7450C" w:rsidR="00B66CEC" w:rsidRPr="00550D24" w:rsidRDefault="00853152">
            <w:pPr>
              <w:spacing w:before="240" w:after="240"/>
              <w:rPr>
                <w:rFonts w:ascii="Times New Roman" w:eastAsia="Times New Roman" w:hAnsi="Times New Roman" w:cs="Times New Roman"/>
              </w:rPr>
            </w:pPr>
            <w:r w:rsidRPr="00550D24">
              <w:rPr>
                <w:rFonts w:ascii="Times New Roman" w:eastAsia="Times New Roman" w:hAnsi="Times New Roman" w:cs="Times New Roman"/>
              </w:rPr>
              <w:t xml:space="preserve">                                    </w:t>
            </w:r>
            <w:r w:rsidRPr="00550D24">
              <w:rPr>
                <w:rFonts w:ascii="Times New Roman" w:eastAsia="Times New Roman" w:hAnsi="Times New Roman" w:cs="Times New Roman"/>
              </w:rPr>
              <w:tab/>
            </w:r>
            <w:r w:rsidRPr="00550D24">
              <w:rPr>
                <w:rFonts w:ascii="Times New Roman" w:eastAsia="Times New Roman" w:hAnsi="Times New Roman" w:cs="Times New Roman"/>
              </w:rPr>
              <w:tab/>
            </w:r>
            <w:r w:rsidRPr="00550D24">
              <w:rPr>
                <w:rFonts w:ascii="Times New Roman" w:eastAsia="Times New Roman" w:hAnsi="Times New Roman" w:cs="Times New Roman"/>
              </w:rPr>
              <w:tab/>
            </w:r>
            <w:r w:rsidRPr="00550D24">
              <w:rPr>
                <w:rFonts w:ascii="Times New Roman" w:eastAsia="Times New Roman" w:hAnsi="Times New Roman" w:cs="Times New Roman"/>
              </w:rPr>
              <w:tab/>
              <w:t>Trịnh Hoàng Tùng</w:t>
            </w:r>
          </w:p>
          <w:p w14:paraId="1223D935" w14:textId="12B0B447" w:rsidR="00B66CEC" w:rsidRPr="00550D24" w:rsidRDefault="00853152">
            <w:pPr>
              <w:spacing w:before="240" w:after="240"/>
              <w:rPr>
                <w:rFonts w:ascii="Times New Roman" w:eastAsia="Times New Roman" w:hAnsi="Times New Roman" w:cs="Times New Roman"/>
              </w:rPr>
            </w:pPr>
            <w:r w:rsidRPr="00550D24">
              <w:rPr>
                <w:rFonts w:ascii="Times New Roman" w:eastAsia="Times New Roman" w:hAnsi="Times New Roman" w:cs="Times New Roman"/>
              </w:rPr>
              <w:lastRenderedPageBreak/>
              <w:t xml:space="preserve">                                    </w:t>
            </w:r>
            <w:r w:rsidRPr="00550D24">
              <w:rPr>
                <w:rFonts w:ascii="Times New Roman" w:eastAsia="Times New Roman" w:hAnsi="Times New Roman" w:cs="Times New Roman"/>
              </w:rPr>
              <w:tab/>
            </w:r>
            <w:r w:rsidRPr="00550D24">
              <w:rPr>
                <w:rFonts w:ascii="Times New Roman" w:eastAsia="Times New Roman" w:hAnsi="Times New Roman" w:cs="Times New Roman"/>
              </w:rPr>
              <w:tab/>
            </w:r>
            <w:r w:rsidRPr="00550D24">
              <w:rPr>
                <w:rFonts w:ascii="Times New Roman" w:eastAsia="Times New Roman" w:hAnsi="Times New Roman" w:cs="Times New Roman"/>
              </w:rPr>
              <w:tab/>
            </w:r>
            <w:r w:rsidRPr="00550D24">
              <w:rPr>
                <w:rFonts w:ascii="Times New Roman" w:eastAsia="Times New Roman" w:hAnsi="Times New Roman" w:cs="Times New Roman"/>
              </w:rPr>
              <w:tab/>
              <w:t>Thái Bá Dũng</w:t>
            </w:r>
          </w:p>
          <w:p w14:paraId="04509169" w14:textId="2000D63F" w:rsidR="00B66CEC" w:rsidRPr="00550D24" w:rsidRDefault="00853152">
            <w:pPr>
              <w:spacing w:before="240" w:after="240"/>
              <w:rPr>
                <w:rFonts w:ascii="Times New Roman" w:eastAsia="Times New Roman" w:hAnsi="Times New Roman" w:cs="Times New Roman"/>
              </w:rPr>
            </w:pPr>
            <w:r w:rsidRPr="00550D24">
              <w:rPr>
                <w:rFonts w:ascii="Times New Roman" w:eastAsia="Times New Roman" w:hAnsi="Times New Roman" w:cs="Times New Roman"/>
              </w:rPr>
              <w:t xml:space="preserve">                                    </w:t>
            </w:r>
            <w:r w:rsidRPr="00550D24">
              <w:rPr>
                <w:rFonts w:ascii="Times New Roman" w:eastAsia="Times New Roman" w:hAnsi="Times New Roman" w:cs="Times New Roman"/>
              </w:rPr>
              <w:tab/>
            </w:r>
            <w:r w:rsidRPr="00550D24">
              <w:rPr>
                <w:rFonts w:ascii="Times New Roman" w:eastAsia="Times New Roman" w:hAnsi="Times New Roman" w:cs="Times New Roman"/>
              </w:rPr>
              <w:tab/>
            </w:r>
            <w:r w:rsidRPr="00550D24">
              <w:rPr>
                <w:rFonts w:ascii="Times New Roman" w:eastAsia="Times New Roman" w:hAnsi="Times New Roman" w:cs="Times New Roman"/>
              </w:rPr>
              <w:tab/>
            </w:r>
            <w:r w:rsidRPr="00550D24">
              <w:rPr>
                <w:rFonts w:ascii="Times New Roman" w:eastAsia="Times New Roman" w:hAnsi="Times New Roman" w:cs="Times New Roman"/>
              </w:rPr>
              <w:tab/>
              <w:t>Nguyễn Trịnh Thành</w:t>
            </w:r>
          </w:p>
          <w:p w14:paraId="21E723BE" w14:textId="77777777" w:rsidR="00B66CEC" w:rsidRPr="00550D24" w:rsidRDefault="00853152">
            <w:pPr>
              <w:rPr>
                <w:rFonts w:ascii="Times New Roman" w:eastAsia="Times New Roman" w:hAnsi="Times New Roman" w:cs="Times New Roman"/>
                <w:b/>
              </w:rPr>
            </w:pPr>
            <w:r w:rsidRPr="00550D24">
              <w:rPr>
                <w:rFonts w:ascii="Times New Roman" w:eastAsia="Times New Roman" w:hAnsi="Times New Roman" w:cs="Times New Roman"/>
                <w:b/>
              </w:rPr>
              <w:t>Chứng minh độ khả thi của dự án:</w:t>
            </w:r>
          </w:p>
          <w:p w14:paraId="3B52E526" w14:textId="77777777" w:rsidR="00B66CEC" w:rsidRPr="00550D24" w:rsidRDefault="00853152">
            <w:pPr>
              <w:pBdr>
                <w:top w:val="single" w:sz="4" w:space="1" w:color="000000"/>
                <w:left w:val="single" w:sz="4" w:space="4" w:color="000000"/>
                <w:bottom w:val="single" w:sz="4" w:space="1" w:color="000000"/>
                <w:right w:val="single" w:sz="4" w:space="4" w:color="000000"/>
              </w:pBdr>
              <w:spacing w:line="276" w:lineRule="auto"/>
              <w:ind w:left="100" w:right="20"/>
              <w:rPr>
                <w:rFonts w:ascii="Times New Roman" w:eastAsia="Times New Roman" w:hAnsi="Times New Roman" w:cs="Times New Roman"/>
              </w:rPr>
            </w:pPr>
            <w:r w:rsidRPr="00550D24">
              <w:rPr>
                <w:rFonts w:ascii="Times New Roman" w:eastAsia="Times New Roman" w:hAnsi="Times New Roman" w:cs="Times New Roman"/>
              </w:rPr>
              <w:t>Ứng dụng bán sách trực tuyến được tạo ra nhằm tạo ra một hệ thống cho phép người dùng có thể mua và tham khảo sách một cách nhanh chóng, tiện lợi mà không đến cửa hàng trực tiếp, ngoài ra còn hướng cho người dùng có thêm một thói quen đọc sách giúp bổ sung thêm nhiều nguồn kiến thức từ sách mà người dùng chọn</w:t>
            </w:r>
          </w:p>
          <w:p w14:paraId="762DB453" w14:textId="259DCD6E" w:rsidR="00B66CEC" w:rsidRPr="00550D24" w:rsidRDefault="00853152">
            <w:pPr>
              <w:pBdr>
                <w:top w:val="single" w:sz="4" w:space="1" w:color="000000"/>
                <w:left w:val="single" w:sz="4" w:space="4" w:color="000000"/>
                <w:bottom w:val="single" w:sz="4" w:space="1" w:color="000000"/>
                <w:right w:val="single" w:sz="4" w:space="4" w:color="000000"/>
              </w:pBdr>
            </w:pPr>
            <w:r w:rsidRPr="00550D24">
              <w:rPr>
                <w:rFonts w:ascii="Times New Roman" w:eastAsia="Times New Roman" w:hAnsi="Times New Roman" w:cs="Times New Roman"/>
              </w:rPr>
              <w:t xml:space="preserve">Ứng dụng sách online dành cho mọi người dùng tùy theo mục đích sử dụng của từng độ tuổi, nhưng đối tượng phục vụ chính là giới trẻ và những người quen sử dụng internet. Thời gian để xây dựng và hoàn thành phiên bản đầu tiên đến thời điểm giới thiệu của dự án là </w:t>
            </w:r>
            <w:r w:rsidR="00546972">
              <w:rPr>
                <w:rFonts w:ascii="Times New Roman" w:eastAsia="Times New Roman" w:hAnsi="Times New Roman" w:cs="Times New Roman"/>
              </w:rPr>
              <w:t>57</w:t>
            </w:r>
            <w:r w:rsidRPr="00550D24">
              <w:rPr>
                <w:rFonts w:ascii="Times New Roman" w:eastAsia="Times New Roman" w:hAnsi="Times New Roman" w:cs="Times New Roman"/>
              </w:rPr>
              <w:t xml:space="preserve"> ngày (từ </w:t>
            </w:r>
            <w:r w:rsidR="00640F48">
              <w:rPr>
                <w:rFonts w:ascii="Times New Roman" w:eastAsia="Times New Roman" w:hAnsi="Times New Roman" w:cs="Times New Roman"/>
              </w:rPr>
              <w:t>0</w:t>
            </w:r>
            <w:r w:rsidR="008959A9">
              <w:rPr>
                <w:rFonts w:ascii="Times New Roman" w:eastAsia="Times New Roman" w:hAnsi="Times New Roman" w:cs="Times New Roman"/>
              </w:rPr>
              <w:t>5</w:t>
            </w:r>
            <w:r w:rsidRPr="00550D24">
              <w:rPr>
                <w:rFonts w:ascii="Times New Roman" w:eastAsia="Times New Roman" w:hAnsi="Times New Roman" w:cs="Times New Roman"/>
              </w:rPr>
              <w:t>/</w:t>
            </w:r>
            <w:r w:rsidR="00640F48">
              <w:rPr>
                <w:rFonts w:ascii="Times New Roman" w:eastAsia="Times New Roman" w:hAnsi="Times New Roman" w:cs="Times New Roman"/>
              </w:rPr>
              <w:t>0</w:t>
            </w:r>
            <w:r w:rsidR="008959A9">
              <w:rPr>
                <w:rFonts w:ascii="Times New Roman" w:eastAsia="Times New Roman" w:hAnsi="Times New Roman" w:cs="Times New Roman"/>
              </w:rPr>
              <w:t>9</w:t>
            </w:r>
            <w:r w:rsidRPr="00550D24">
              <w:rPr>
                <w:rFonts w:ascii="Times New Roman" w:eastAsia="Times New Roman" w:hAnsi="Times New Roman" w:cs="Times New Roman"/>
              </w:rPr>
              <w:t xml:space="preserve">/2022 đến </w:t>
            </w:r>
            <w:r w:rsidR="008959A9">
              <w:rPr>
                <w:rFonts w:ascii="Times New Roman" w:eastAsia="Times New Roman" w:hAnsi="Times New Roman" w:cs="Times New Roman"/>
              </w:rPr>
              <w:t>3</w:t>
            </w:r>
            <w:r w:rsidR="00546972">
              <w:rPr>
                <w:rFonts w:ascii="Times New Roman" w:eastAsia="Times New Roman" w:hAnsi="Times New Roman" w:cs="Times New Roman"/>
              </w:rPr>
              <w:t>1</w:t>
            </w:r>
            <w:r w:rsidRPr="00550D24">
              <w:rPr>
                <w:rFonts w:ascii="Times New Roman" w:eastAsia="Times New Roman" w:hAnsi="Times New Roman" w:cs="Times New Roman"/>
              </w:rPr>
              <w:t>/10/2022).</w:t>
            </w:r>
          </w:p>
          <w:p w14:paraId="526BC5F8" w14:textId="77777777" w:rsidR="00B66CEC" w:rsidRPr="00550D24" w:rsidRDefault="00B66CEC">
            <w:pPr>
              <w:pBdr>
                <w:top w:val="single" w:sz="4" w:space="1" w:color="000000"/>
                <w:left w:val="single" w:sz="4" w:space="4" w:color="000000"/>
                <w:bottom w:val="single" w:sz="4" w:space="1" w:color="000000"/>
                <w:right w:val="single" w:sz="4" w:space="4" w:color="000000"/>
              </w:pBdr>
            </w:pPr>
          </w:p>
          <w:p w14:paraId="0B9691A4" w14:textId="77777777" w:rsidR="00B66CEC" w:rsidRPr="00550D24" w:rsidRDefault="00B66CEC">
            <w:pPr>
              <w:pBdr>
                <w:top w:val="single" w:sz="4" w:space="1" w:color="000000"/>
                <w:left w:val="single" w:sz="4" w:space="4" w:color="000000"/>
                <w:bottom w:val="single" w:sz="4" w:space="1" w:color="000000"/>
                <w:right w:val="single" w:sz="4" w:space="4" w:color="000000"/>
              </w:pBdr>
            </w:pPr>
          </w:p>
          <w:p w14:paraId="2A5DEC30" w14:textId="77777777" w:rsidR="00B66CEC" w:rsidRPr="00550D24" w:rsidRDefault="00B66CEC">
            <w:pPr>
              <w:pBdr>
                <w:top w:val="single" w:sz="4" w:space="1" w:color="000000"/>
                <w:left w:val="single" w:sz="4" w:space="4" w:color="000000"/>
                <w:bottom w:val="single" w:sz="4" w:space="1" w:color="000000"/>
                <w:right w:val="single" w:sz="4" w:space="4" w:color="000000"/>
              </w:pBdr>
            </w:pPr>
          </w:p>
          <w:p w14:paraId="703ABC56" w14:textId="77777777" w:rsidR="00B66CEC" w:rsidRPr="00550D24" w:rsidRDefault="00853152">
            <w:pPr>
              <w:rPr>
                <w:rFonts w:ascii="Times New Roman" w:eastAsia="Times New Roman" w:hAnsi="Times New Roman" w:cs="Times New Roman"/>
                <w:b/>
              </w:rPr>
            </w:pPr>
            <w:r w:rsidRPr="00550D24">
              <w:rPr>
                <w:rFonts w:ascii="Times New Roman" w:eastAsia="Times New Roman" w:hAnsi="Times New Roman" w:cs="Times New Roman"/>
                <w:b/>
              </w:rPr>
              <w:t>Đặc điểm và các yêu cầu (Product Characteristic and Requirements):</w:t>
            </w:r>
          </w:p>
          <w:p w14:paraId="18581359" w14:textId="77777777" w:rsidR="00B66CEC" w:rsidRPr="00550D24" w:rsidRDefault="00853152">
            <w:pPr>
              <w:pBdr>
                <w:top w:val="single" w:sz="4" w:space="1" w:color="000000"/>
                <w:left w:val="single" w:sz="4" w:space="4" w:color="000000"/>
                <w:bottom w:val="single" w:sz="4" w:space="1" w:color="000000"/>
                <w:right w:val="single" w:sz="4" w:space="4" w:color="000000"/>
              </w:pBdr>
              <w:rPr>
                <w:rFonts w:ascii="Times New Roman" w:eastAsia="Times New Roman" w:hAnsi="Times New Roman" w:cs="Times New Roman"/>
              </w:rPr>
            </w:pPr>
            <w:r w:rsidRPr="00550D24">
              <w:rPr>
                <w:rFonts w:ascii="Times New Roman" w:eastAsia="Times New Roman" w:hAnsi="Times New Roman" w:cs="Times New Roman"/>
              </w:rPr>
              <w:t>1. Ứng dụng sách online cung cấp một số chức năng quản lý: quản lý thông tin cá nhân, quản lý đơn hàng, quản lý số lượng người mua</w:t>
            </w:r>
          </w:p>
          <w:p w14:paraId="05EB0A96" w14:textId="77777777" w:rsidR="00B66CEC" w:rsidRPr="00550D24" w:rsidRDefault="00853152">
            <w:pPr>
              <w:pBdr>
                <w:top w:val="single" w:sz="4" w:space="1" w:color="000000"/>
                <w:left w:val="single" w:sz="4" w:space="4" w:color="000000"/>
                <w:bottom w:val="single" w:sz="4" w:space="1" w:color="000000"/>
                <w:right w:val="single" w:sz="4" w:space="4" w:color="000000"/>
              </w:pBdr>
              <w:rPr>
                <w:rFonts w:ascii="Times New Roman" w:eastAsia="Times New Roman" w:hAnsi="Times New Roman" w:cs="Times New Roman"/>
              </w:rPr>
            </w:pPr>
            <w:r w:rsidRPr="00550D24">
              <w:rPr>
                <w:rFonts w:ascii="Times New Roman" w:eastAsia="Times New Roman" w:hAnsi="Times New Roman" w:cs="Times New Roman"/>
              </w:rPr>
              <w:t>2. Đây là ứng dụng dễ dàng sử dụng cho người dùng mới tiếp cận</w:t>
            </w:r>
          </w:p>
          <w:p w14:paraId="2501DA63" w14:textId="77777777" w:rsidR="00B66CEC" w:rsidRPr="00550D24" w:rsidRDefault="00853152">
            <w:pPr>
              <w:pBdr>
                <w:top w:val="single" w:sz="4" w:space="1" w:color="000000"/>
                <w:left w:val="single" w:sz="4" w:space="4" w:color="000000"/>
                <w:bottom w:val="single" w:sz="4" w:space="1" w:color="000000"/>
                <w:right w:val="single" w:sz="4" w:space="4" w:color="000000"/>
              </w:pBdr>
              <w:rPr>
                <w:rFonts w:ascii="Times New Roman" w:eastAsia="Times New Roman" w:hAnsi="Times New Roman" w:cs="Times New Roman"/>
              </w:rPr>
            </w:pPr>
            <w:r w:rsidRPr="00550D24">
              <w:rPr>
                <w:rFonts w:ascii="Times New Roman" w:eastAsia="Times New Roman" w:hAnsi="Times New Roman" w:cs="Times New Roman"/>
              </w:rPr>
              <w:t xml:space="preserve">3. Phạm vị dự án của ứng dụng áp dụng cho hầu hết tất cả các lứa tuổi, đặc biệt là giới trẻ </w:t>
            </w:r>
          </w:p>
          <w:p w14:paraId="5323BCCA" w14:textId="77777777" w:rsidR="00B66CEC" w:rsidRPr="00550D24" w:rsidRDefault="00853152">
            <w:pPr>
              <w:pBdr>
                <w:top w:val="single" w:sz="4" w:space="1" w:color="000000"/>
                <w:left w:val="single" w:sz="4" w:space="4" w:color="000000"/>
                <w:bottom w:val="single" w:sz="4" w:space="1" w:color="000000"/>
                <w:right w:val="single" w:sz="4" w:space="4" w:color="000000"/>
              </w:pBdr>
              <w:rPr>
                <w:rFonts w:ascii="Times New Roman" w:eastAsia="Times New Roman" w:hAnsi="Times New Roman" w:cs="Times New Roman"/>
              </w:rPr>
            </w:pPr>
            <w:r w:rsidRPr="00550D24">
              <w:rPr>
                <w:rFonts w:ascii="Times New Roman" w:eastAsia="Times New Roman" w:hAnsi="Times New Roman" w:cs="Times New Roman"/>
              </w:rPr>
              <w:t>4. Phần mềm cung cấp chức năng trò chuyện với người bán,chức năng tạo đơn hàng và thanh toán</w:t>
            </w:r>
          </w:p>
          <w:p w14:paraId="1D0E6D66" w14:textId="77777777" w:rsidR="00B66CEC" w:rsidRPr="00550D24" w:rsidRDefault="00853152">
            <w:pPr>
              <w:pBdr>
                <w:top w:val="single" w:sz="4" w:space="1" w:color="000000"/>
                <w:left w:val="single" w:sz="4" w:space="4" w:color="000000"/>
                <w:bottom w:val="single" w:sz="4" w:space="1" w:color="000000"/>
                <w:right w:val="single" w:sz="4" w:space="4" w:color="000000"/>
              </w:pBdr>
              <w:rPr>
                <w:rFonts w:ascii="Times New Roman" w:eastAsia="Times New Roman" w:hAnsi="Times New Roman" w:cs="Times New Roman"/>
              </w:rPr>
            </w:pPr>
            <w:r w:rsidRPr="00550D24">
              <w:rPr>
                <w:rFonts w:ascii="Times New Roman" w:eastAsia="Times New Roman" w:hAnsi="Times New Roman" w:cs="Times New Roman"/>
              </w:rPr>
              <w:t>5. Ứng dụng được xây dựng trên nền tảng HTML/CSS</w:t>
            </w:r>
          </w:p>
          <w:p w14:paraId="4D8797A1" w14:textId="77777777" w:rsidR="00B66CEC" w:rsidRPr="00550D24" w:rsidRDefault="00853152">
            <w:pPr>
              <w:rPr>
                <w:rFonts w:ascii="Times New Roman" w:eastAsia="Times New Roman" w:hAnsi="Times New Roman" w:cs="Times New Roman"/>
                <w:b/>
              </w:rPr>
            </w:pPr>
            <w:r w:rsidRPr="00550D24">
              <w:rPr>
                <w:rFonts w:ascii="Times New Roman" w:eastAsia="Times New Roman" w:hAnsi="Times New Roman" w:cs="Times New Roman"/>
                <w:b/>
              </w:rPr>
              <w:t>Tóm tắt các sản phẩm</w:t>
            </w:r>
          </w:p>
          <w:p w14:paraId="65D0D074" w14:textId="77777777" w:rsidR="00B66CEC" w:rsidRPr="00550D24" w:rsidRDefault="00853152">
            <w:pPr>
              <w:pBdr>
                <w:top w:val="single" w:sz="4" w:space="1" w:color="000000"/>
                <w:left w:val="single" w:sz="4" w:space="4" w:color="000000"/>
                <w:bottom w:val="single" w:sz="4" w:space="1" w:color="000000"/>
                <w:right w:val="single" w:sz="4" w:space="4" w:color="000000"/>
              </w:pBdr>
            </w:pPr>
            <w:r w:rsidRPr="00550D24">
              <w:rPr>
                <w:rFonts w:ascii="Times New Roman" w:eastAsia="Times New Roman" w:hAnsi="Times New Roman" w:cs="Times New Roman"/>
              </w:rPr>
              <w:lastRenderedPageBreak/>
              <w:t>Sau khi tạo tài khoản và bắt đầu sử dụng dịch vụ trực tuyến, việc đầu tiên người đó làm là người dùng sẽ tìm kiếm sách cần tìm bằng cách sử dụng bộ lọc theo tên của sách, tác giả, năm xuất bản và có thể xem sơ lược tóm tắt nội dung của sách đó trước khi thanh toán. Nếu người đó muốn thanh toán bằng hình thức online thì phải nạp tiền vào tài khoản hoặc có thể thanh toán sau khi nhận. Bất kỳ người dùng nào cũng có thể xem trước nội dung của sách cũng như là giá bán, nhưng khi thanh toán thì cần có tài khoản hiển thị các thông tin như là họ tên, số điện thoại, địa chỉ, số dư. Người dùng có thể chat với nhân viên bán hàng để được tư vấn thêm cho sách mà họ cần tìm</w:t>
            </w:r>
          </w:p>
          <w:p w14:paraId="16D9F199" w14:textId="77777777" w:rsidR="00B66CEC" w:rsidRPr="00550D24" w:rsidRDefault="00853152">
            <w:pPr>
              <w:rPr>
                <w:rFonts w:ascii="Times New Roman" w:eastAsia="Times New Roman" w:hAnsi="Times New Roman" w:cs="Times New Roman"/>
                <w:b/>
              </w:rPr>
            </w:pPr>
            <w:r w:rsidRPr="00550D24">
              <w:rPr>
                <w:rFonts w:ascii="Times New Roman" w:eastAsia="Times New Roman" w:hAnsi="Times New Roman" w:cs="Times New Roman"/>
                <w:b/>
              </w:rPr>
              <w:t>Tài liệu phục vụ</w:t>
            </w:r>
          </w:p>
          <w:p w14:paraId="42162CEF" w14:textId="77777777" w:rsidR="00B66CEC" w:rsidRPr="00550D24" w:rsidRDefault="00853152">
            <w:pPr>
              <w:pBdr>
                <w:top w:val="single" w:sz="4" w:space="1" w:color="000000"/>
                <w:left w:val="single" w:sz="4" w:space="4" w:color="000000"/>
                <w:bottom w:val="single" w:sz="4" w:space="1" w:color="000000"/>
                <w:right w:val="single" w:sz="4" w:space="4" w:color="000000"/>
              </w:pBdr>
              <w:rPr>
                <w:rFonts w:ascii="Times New Roman" w:eastAsia="Times New Roman" w:hAnsi="Times New Roman" w:cs="Times New Roman"/>
              </w:rPr>
            </w:pPr>
            <w:r w:rsidRPr="00550D24">
              <w:rPr>
                <w:rFonts w:ascii="Times New Roman" w:eastAsia="Times New Roman" w:hAnsi="Times New Roman" w:cs="Times New Roman"/>
              </w:rPr>
              <w:t>1. Bảng phân tích các bên liên quan (stakeholder analysis) cho dự án</w:t>
            </w:r>
          </w:p>
          <w:p w14:paraId="67C6A90F" w14:textId="77777777" w:rsidR="00B66CEC" w:rsidRPr="00550D24" w:rsidRDefault="00853152">
            <w:pPr>
              <w:pBdr>
                <w:top w:val="single" w:sz="4" w:space="1" w:color="000000"/>
                <w:left w:val="single" w:sz="4" w:space="4" w:color="000000"/>
                <w:bottom w:val="single" w:sz="4" w:space="1" w:color="000000"/>
                <w:right w:val="single" w:sz="4" w:space="4" w:color="000000"/>
              </w:pBdr>
              <w:rPr>
                <w:rFonts w:ascii="Times New Roman" w:eastAsia="Times New Roman" w:hAnsi="Times New Roman" w:cs="Times New Roman"/>
              </w:rPr>
            </w:pPr>
            <w:r w:rsidRPr="00550D24">
              <w:rPr>
                <w:rFonts w:ascii="Times New Roman" w:eastAsia="Times New Roman" w:hAnsi="Times New Roman" w:cs="Times New Roman"/>
              </w:rPr>
              <w:t>2. Bảng tuyên bố phạm vi (scope statement) cho dự án</w:t>
            </w:r>
          </w:p>
          <w:p w14:paraId="4B50954A" w14:textId="77777777" w:rsidR="00B66CEC" w:rsidRPr="00550D24" w:rsidRDefault="00853152">
            <w:pPr>
              <w:pBdr>
                <w:top w:val="single" w:sz="4" w:space="1" w:color="000000"/>
                <w:left w:val="single" w:sz="4" w:space="4" w:color="000000"/>
                <w:bottom w:val="single" w:sz="4" w:space="1" w:color="000000"/>
                <w:right w:val="single" w:sz="4" w:space="4" w:color="000000"/>
              </w:pBdr>
              <w:rPr>
                <w:rFonts w:ascii="Times New Roman" w:eastAsia="Times New Roman" w:hAnsi="Times New Roman" w:cs="Times New Roman"/>
              </w:rPr>
            </w:pPr>
            <w:r w:rsidRPr="00550D24">
              <w:rPr>
                <w:rFonts w:ascii="Times New Roman" w:eastAsia="Times New Roman" w:hAnsi="Times New Roman" w:cs="Times New Roman"/>
              </w:rPr>
              <w:t>3. Phát triển một WBS (Work Breakdown Structure) cho dự án</w:t>
            </w:r>
          </w:p>
          <w:p w14:paraId="6D7C26D9" w14:textId="77777777" w:rsidR="00B66CEC" w:rsidRPr="00550D24" w:rsidRDefault="00853152">
            <w:pPr>
              <w:pBdr>
                <w:top w:val="single" w:sz="4" w:space="1" w:color="000000"/>
                <w:left w:val="single" w:sz="4" w:space="4" w:color="000000"/>
                <w:bottom w:val="single" w:sz="4" w:space="1" w:color="000000"/>
                <w:right w:val="single" w:sz="4" w:space="4" w:color="000000"/>
              </w:pBdr>
              <w:rPr>
                <w:rFonts w:ascii="Times New Roman" w:eastAsia="Times New Roman" w:hAnsi="Times New Roman" w:cs="Times New Roman"/>
              </w:rPr>
            </w:pPr>
            <w:r w:rsidRPr="00550D24">
              <w:rPr>
                <w:rFonts w:ascii="Times New Roman" w:eastAsia="Times New Roman" w:hAnsi="Times New Roman" w:cs="Times New Roman"/>
              </w:rPr>
              <w:t>4. Tiến độ thực hiện dự án</w:t>
            </w:r>
          </w:p>
          <w:p w14:paraId="4EEB5369" w14:textId="77777777" w:rsidR="00B66CEC" w:rsidRPr="00550D24" w:rsidRDefault="00853152">
            <w:pPr>
              <w:pBdr>
                <w:top w:val="single" w:sz="4" w:space="1" w:color="000000"/>
                <w:left w:val="single" w:sz="4" w:space="4" w:color="000000"/>
                <w:bottom w:val="single" w:sz="4" w:space="1" w:color="000000"/>
                <w:right w:val="single" w:sz="4" w:space="4" w:color="000000"/>
              </w:pBdr>
              <w:rPr>
                <w:rFonts w:ascii="Times New Roman" w:eastAsia="Times New Roman" w:hAnsi="Times New Roman" w:cs="Times New Roman"/>
              </w:rPr>
            </w:pPr>
            <w:r w:rsidRPr="00550D24">
              <w:rPr>
                <w:rFonts w:ascii="Times New Roman" w:eastAsia="Times New Roman" w:hAnsi="Times New Roman" w:cs="Times New Roman"/>
              </w:rPr>
              <w:t>5. Chi phí cho dự án</w:t>
            </w:r>
          </w:p>
          <w:p w14:paraId="34EBB14C" w14:textId="77777777" w:rsidR="00B66CEC" w:rsidRPr="00550D24" w:rsidRDefault="00853152">
            <w:pPr>
              <w:pBdr>
                <w:top w:val="single" w:sz="4" w:space="1" w:color="000000"/>
                <w:left w:val="single" w:sz="4" w:space="4" w:color="000000"/>
                <w:bottom w:val="single" w:sz="4" w:space="1" w:color="000000"/>
                <w:right w:val="single" w:sz="4" w:space="4" w:color="000000"/>
              </w:pBdr>
              <w:rPr>
                <w:rFonts w:ascii="Times New Roman" w:eastAsia="Times New Roman" w:hAnsi="Times New Roman" w:cs="Times New Roman"/>
              </w:rPr>
            </w:pPr>
            <w:r w:rsidRPr="00550D24">
              <w:rPr>
                <w:rFonts w:ascii="Times New Roman" w:eastAsia="Times New Roman" w:hAnsi="Times New Roman" w:cs="Times New Roman"/>
              </w:rPr>
              <w:t>6. Báo cáo hiện trạng</w:t>
            </w:r>
          </w:p>
          <w:p w14:paraId="50FD7565" w14:textId="77777777" w:rsidR="00B66CEC" w:rsidRPr="00550D24" w:rsidRDefault="00853152">
            <w:pPr>
              <w:pBdr>
                <w:top w:val="single" w:sz="4" w:space="1" w:color="000000"/>
                <w:left w:val="single" w:sz="4" w:space="4" w:color="000000"/>
                <w:bottom w:val="single" w:sz="4" w:space="1" w:color="000000"/>
                <w:right w:val="single" w:sz="4" w:space="4" w:color="000000"/>
              </w:pBdr>
              <w:rPr>
                <w:rFonts w:ascii="Times New Roman" w:eastAsia="Times New Roman" w:hAnsi="Times New Roman" w:cs="Times New Roman"/>
              </w:rPr>
            </w:pPr>
            <w:r w:rsidRPr="00550D24">
              <w:rPr>
                <w:rFonts w:ascii="Times New Roman" w:eastAsia="Times New Roman" w:hAnsi="Times New Roman" w:cs="Times New Roman"/>
              </w:rPr>
              <w:t>7. Thuyết trình dự án</w:t>
            </w:r>
          </w:p>
          <w:p w14:paraId="268D73CB" w14:textId="77777777" w:rsidR="00B66CEC" w:rsidRPr="00550D24" w:rsidRDefault="00853152">
            <w:pPr>
              <w:pBdr>
                <w:top w:val="single" w:sz="4" w:space="1" w:color="000000"/>
                <w:left w:val="single" w:sz="4" w:space="4" w:color="000000"/>
                <w:bottom w:val="single" w:sz="4" w:space="1" w:color="000000"/>
                <w:right w:val="single" w:sz="4" w:space="4" w:color="000000"/>
              </w:pBdr>
            </w:pPr>
            <w:r w:rsidRPr="00550D24">
              <w:rPr>
                <w:rFonts w:ascii="Times New Roman" w:eastAsia="Times New Roman" w:hAnsi="Times New Roman" w:cs="Times New Roman"/>
              </w:rPr>
              <w:t>8. Báo cáo dự án</w:t>
            </w:r>
          </w:p>
          <w:p w14:paraId="1B9FECE5" w14:textId="77777777" w:rsidR="00B66CEC" w:rsidRPr="00550D24" w:rsidRDefault="00853152">
            <w:pPr>
              <w:rPr>
                <w:rFonts w:ascii="Times New Roman" w:eastAsia="Times New Roman" w:hAnsi="Times New Roman" w:cs="Times New Roman"/>
                <w:b/>
              </w:rPr>
            </w:pPr>
            <w:r w:rsidRPr="00550D24">
              <w:rPr>
                <w:rFonts w:ascii="Times New Roman" w:eastAsia="Times New Roman" w:hAnsi="Times New Roman" w:cs="Times New Roman"/>
                <w:b/>
              </w:rPr>
              <w:t>Sản phẩm liên quan (Product related deliverables)</w:t>
            </w:r>
          </w:p>
          <w:p w14:paraId="614FBEDE" w14:textId="77777777" w:rsidR="00B66CEC" w:rsidRPr="00550D24" w:rsidRDefault="00853152">
            <w:pPr>
              <w:pBdr>
                <w:top w:val="single" w:sz="4" w:space="1" w:color="000000"/>
                <w:left w:val="single" w:sz="4" w:space="4" w:color="000000"/>
                <w:bottom w:val="single" w:sz="4" w:space="1" w:color="000000"/>
                <w:right w:val="single" w:sz="4" w:space="4" w:color="000000"/>
              </w:pBdr>
              <w:rPr>
                <w:rFonts w:ascii="Times New Roman" w:eastAsia="Times New Roman" w:hAnsi="Times New Roman" w:cs="Times New Roman"/>
              </w:rPr>
            </w:pPr>
            <w:r w:rsidRPr="00550D24">
              <w:rPr>
                <w:rFonts w:ascii="Times New Roman" w:eastAsia="Times New Roman" w:hAnsi="Times New Roman" w:cs="Times New Roman"/>
              </w:rPr>
              <w:t>1. Phần mềm ứng dụng</w:t>
            </w:r>
          </w:p>
          <w:p w14:paraId="4B5A34E5" w14:textId="77777777" w:rsidR="00B66CEC" w:rsidRPr="00550D24" w:rsidRDefault="00853152">
            <w:pPr>
              <w:pBdr>
                <w:top w:val="single" w:sz="4" w:space="1" w:color="000000"/>
                <w:left w:val="single" w:sz="4" w:space="4" w:color="000000"/>
                <w:bottom w:val="single" w:sz="4" w:space="1" w:color="000000"/>
                <w:right w:val="single" w:sz="4" w:space="4" w:color="000000"/>
              </w:pBdr>
              <w:rPr>
                <w:rFonts w:ascii="Times New Roman" w:eastAsia="Times New Roman" w:hAnsi="Times New Roman" w:cs="Times New Roman"/>
              </w:rPr>
            </w:pPr>
            <w:r w:rsidRPr="00550D24">
              <w:rPr>
                <w:rFonts w:ascii="Times New Roman" w:eastAsia="Times New Roman" w:hAnsi="Times New Roman" w:cs="Times New Roman"/>
              </w:rPr>
              <w:t>2. Tài liệu kỹ thuật (bản báo cáo kỹ thuật)</w:t>
            </w:r>
          </w:p>
          <w:p w14:paraId="5EAC24C2" w14:textId="77777777" w:rsidR="00B66CEC" w:rsidRPr="00550D24" w:rsidRDefault="00853152">
            <w:pPr>
              <w:pBdr>
                <w:top w:val="single" w:sz="4" w:space="1" w:color="000000"/>
                <w:left w:val="single" w:sz="4" w:space="4" w:color="000000"/>
                <w:bottom w:val="single" w:sz="4" w:space="1" w:color="000000"/>
                <w:right w:val="single" w:sz="4" w:space="4" w:color="000000"/>
              </w:pBdr>
            </w:pPr>
            <w:r w:rsidRPr="00550D24">
              <w:rPr>
                <w:rFonts w:ascii="Times New Roman" w:eastAsia="Times New Roman" w:hAnsi="Times New Roman" w:cs="Times New Roman"/>
              </w:rPr>
              <w:t>3. Tài liệu hướng dẫn sử dụng phần mềm cho khách hàng</w:t>
            </w:r>
          </w:p>
          <w:p w14:paraId="0D0B1214" w14:textId="77777777" w:rsidR="00B66CEC" w:rsidRPr="00550D24" w:rsidRDefault="00853152">
            <w:pPr>
              <w:rPr>
                <w:rFonts w:ascii="Times New Roman" w:eastAsia="Times New Roman" w:hAnsi="Times New Roman" w:cs="Times New Roman"/>
              </w:rPr>
            </w:pPr>
            <w:r w:rsidRPr="00550D24">
              <w:rPr>
                <w:rFonts w:ascii="Times New Roman" w:eastAsia="Times New Roman" w:hAnsi="Times New Roman" w:cs="Times New Roman"/>
                <w:b/>
              </w:rPr>
              <w:t>Tiêu chuẩn thành công (Project Success Criteria)</w:t>
            </w:r>
          </w:p>
          <w:tbl>
            <w:tblPr>
              <w:tblW w:w="8865" w:type="dxa"/>
              <w:tblBorders>
                <w:top w:val="nil"/>
                <w:left w:val="nil"/>
                <w:bottom w:val="nil"/>
                <w:right w:val="nil"/>
                <w:insideH w:val="nil"/>
                <w:insideV w:val="nil"/>
              </w:tblBorders>
              <w:tblLayout w:type="fixed"/>
              <w:tblCellMar>
                <w:left w:w="115" w:type="dxa"/>
                <w:right w:w="115" w:type="dxa"/>
              </w:tblCellMar>
              <w:tblLook w:val="0600" w:firstRow="0" w:lastRow="0" w:firstColumn="0" w:lastColumn="0" w:noHBand="1" w:noVBand="1"/>
            </w:tblPr>
            <w:tblGrid>
              <w:gridCol w:w="4425"/>
              <w:gridCol w:w="4440"/>
            </w:tblGrid>
            <w:tr w:rsidR="00B66CEC" w:rsidRPr="00550D24" w14:paraId="20FD4A06" w14:textId="77777777">
              <w:trPr>
                <w:trHeight w:val="1160"/>
              </w:trPr>
              <w:tc>
                <w:tcPr>
                  <w:tcW w:w="44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C13672" w14:textId="77777777" w:rsidR="00B66CEC" w:rsidRPr="00550D24" w:rsidRDefault="00853152">
                  <w:pPr>
                    <w:pStyle w:val="Heading2"/>
                    <w:keepNext w:val="0"/>
                    <w:keepLines w:val="0"/>
                    <w:pBdr>
                      <w:top w:val="single" w:sz="4" w:space="1" w:color="000000"/>
                      <w:left w:val="single" w:sz="4" w:space="4" w:color="000000"/>
                      <w:bottom w:val="single" w:sz="4" w:space="1" w:color="000000"/>
                      <w:right w:val="single" w:sz="4" w:space="4" w:color="000000"/>
                    </w:pBdr>
                    <w:spacing w:before="360" w:after="80" w:line="276" w:lineRule="auto"/>
                    <w:rPr>
                      <w:rFonts w:ascii="Times New Roman" w:eastAsia="Times New Roman" w:hAnsi="Times New Roman" w:cs="Times New Roman"/>
                      <w:sz w:val="26"/>
                    </w:rPr>
                  </w:pPr>
                  <w:bookmarkStart w:id="23" w:name="_Toc118300670"/>
                  <w:bookmarkStart w:id="24" w:name="_Toc119108253"/>
                  <w:r w:rsidRPr="00550D24">
                    <w:rPr>
                      <w:rFonts w:ascii="Times New Roman" w:eastAsia="Times New Roman" w:hAnsi="Times New Roman" w:cs="Times New Roman"/>
                      <w:sz w:val="26"/>
                    </w:rPr>
                    <w:lastRenderedPageBreak/>
                    <w:t>1.Kinh phí</w:t>
                  </w:r>
                  <w:bookmarkEnd w:id="23"/>
                  <w:bookmarkEnd w:id="24"/>
                </w:p>
                <w:p w14:paraId="1B52A190" w14:textId="77777777" w:rsidR="00B66CEC" w:rsidRPr="00550D24" w:rsidRDefault="00853152">
                  <w:pPr>
                    <w:pBdr>
                      <w:top w:val="single" w:sz="4" w:space="1" w:color="000000"/>
                      <w:left w:val="single" w:sz="4" w:space="4" w:color="000000"/>
                      <w:bottom w:val="single" w:sz="4" w:space="1" w:color="000000"/>
                      <w:right w:val="single" w:sz="4" w:space="4" w:color="000000"/>
                    </w:pBdr>
                    <w:spacing w:before="240" w:line="276" w:lineRule="auto"/>
                    <w:ind w:firstLine="0"/>
                  </w:pPr>
                  <w:r w:rsidRPr="00550D24">
                    <w:t xml:space="preserve"> </w:t>
                  </w:r>
                </w:p>
              </w:tc>
              <w:tc>
                <w:tcPr>
                  <w:tcW w:w="444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4C0CC563" w14:textId="77777777" w:rsidR="00B66CEC" w:rsidRPr="00550D24" w:rsidRDefault="00853152">
                  <w:pPr>
                    <w:pBdr>
                      <w:top w:val="single" w:sz="4" w:space="1" w:color="000000"/>
                      <w:left w:val="single" w:sz="4" w:space="4" w:color="000000"/>
                      <w:bottom w:val="single" w:sz="4" w:space="1" w:color="000000"/>
                      <w:right w:val="single" w:sz="4" w:space="4" w:color="000000"/>
                    </w:pBdr>
                    <w:spacing w:before="240" w:line="276" w:lineRule="auto"/>
                    <w:ind w:firstLine="0"/>
                    <w:rPr>
                      <w:rFonts w:ascii="Times New Roman" w:eastAsia="Times New Roman" w:hAnsi="Times New Roman" w:cs="Times New Roman"/>
                    </w:rPr>
                  </w:pPr>
                  <w:r w:rsidRPr="00550D24">
                    <w:rPr>
                      <w:rFonts w:ascii="Times New Roman" w:eastAsia="Times New Roman" w:hAnsi="Times New Roman" w:cs="Times New Roman"/>
                    </w:rPr>
                    <w:t>Kinh phí nhiều hay ít còn phụ thuộc vào quy mô kinh doanh to hay nhỏ</w:t>
                  </w:r>
                </w:p>
              </w:tc>
            </w:tr>
            <w:tr w:rsidR="00B66CEC" w:rsidRPr="00550D24" w14:paraId="1F39CF2E" w14:textId="77777777">
              <w:trPr>
                <w:trHeight w:val="9035"/>
              </w:trPr>
              <w:tc>
                <w:tcPr>
                  <w:tcW w:w="44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00D809A" w14:textId="77777777" w:rsidR="00B66CEC" w:rsidRPr="00550D24" w:rsidRDefault="00853152">
                  <w:pPr>
                    <w:pStyle w:val="Heading2"/>
                    <w:keepNext w:val="0"/>
                    <w:keepLines w:val="0"/>
                    <w:pBdr>
                      <w:top w:val="single" w:sz="4" w:space="1" w:color="000000"/>
                      <w:left w:val="single" w:sz="4" w:space="4" w:color="000000"/>
                      <w:bottom w:val="single" w:sz="4" w:space="1" w:color="000000"/>
                      <w:right w:val="single" w:sz="4" w:space="4" w:color="000000"/>
                    </w:pBdr>
                    <w:spacing w:before="360" w:after="80" w:line="276" w:lineRule="auto"/>
                    <w:rPr>
                      <w:rFonts w:ascii="Times New Roman" w:eastAsia="Times New Roman" w:hAnsi="Times New Roman" w:cs="Times New Roman"/>
                      <w:sz w:val="26"/>
                    </w:rPr>
                  </w:pPr>
                  <w:bookmarkStart w:id="25" w:name="_Toc118300671"/>
                  <w:bookmarkStart w:id="26" w:name="_Toc119108254"/>
                  <w:r w:rsidRPr="00550D24">
                    <w:rPr>
                      <w:rFonts w:ascii="Times New Roman" w:eastAsia="Times New Roman" w:hAnsi="Times New Roman" w:cs="Times New Roman"/>
                      <w:sz w:val="26"/>
                    </w:rPr>
                    <w:t>2.Loại sách</w:t>
                  </w:r>
                  <w:bookmarkEnd w:id="25"/>
                  <w:bookmarkEnd w:id="26"/>
                </w:p>
              </w:tc>
              <w:tc>
                <w:tcPr>
                  <w:tcW w:w="4440" w:type="dxa"/>
                  <w:tcBorders>
                    <w:top w:val="nil"/>
                    <w:left w:val="nil"/>
                    <w:bottom w:val="single" w:sz="8" w:space="0" w:color="000000"/>
                    <w:right w:val="single" w:sz="8" w:space="0" w:color="000000"/>
                  </w:tcBorders>
                  <w:tcMar>
                    <w:top w:w="100" w:type="dxa"/>
                    <w:left w:w="100" w:type="dxa"/>
                    <w:bottom w:w="100" w:type="dxa"/>
                    <w:right w:w="100" w:type="dxa"/>
                  </w:tcMar>
                </w:tcPr>
                <w:p w14:paraId="110B652C" w14:textId="77777777" w:rsidR="00B66CEC" w:rsidRPr="00550D24" w:rsidRDefault="00853152">
                  <w:pPr>
                    <w:pBdr>
                      <w:top w:val="single" w:sz="4" w:space="1" w:color="000000"/>
                      <w:left w:val="single" w:sz="4" w:space="4" w:color="000000"/>
                      <w:bottom w:val="single" w:sz="4" w:space="1" w:color="000000"/>
                      <w:right w:val="single" w:sz="4" w:space="4" w:color="000000"/>
                    </w:pBdr>
                    <w:spacing w:before="240" w:after="240" w:line="276" w:lineRule="auto"/>
                    <w:ind w:firstLine="0"/>
                    <w:rPr>
                      <w:rFonts w:ascii="Times New Roman" w:eastAsia="Times New Roman" w:hAnsi="Times New Roman" w:cs="Times New Roman"/>
                    </w:rPr>
                  </w:pPr>
                  <w:r w:rsidRPr="00550D24">
                    <w:rPr>
                      <w:rFonts w:ascii="Times New Roman" w:eastAsia="Times New Roman" w:hAnsi="Times New Roman" w:cs="Times New Roman"/>
                    </w:rPr>
                    <w:t>Cần xác định bán loại sách gì, cho đối tượng nào. Nếu xác định đối tượng khách hàng là học sinh, sinh viên thì lấy các loại sách giáo khoa, tài liệu tham khảo, truyện thiếu nhi, truyện tranh,.. liên quan đến việc nâng cao năng khiếu và kiến thức của từng lĩnh vực</w:t>
                  </w:r>
                </w:p>
                <w:p w14:paraId="7D34F88F" w14:textId="77777777" w:rsidR="00B66CEC" w:rsidRPr="00550D24" w:rsidRDefault="00853152">
                  <w:pPr>
                    <w:pBdr>
                      <w:top w:val="single" w:sz="4" w:space="1" w:color="000000"/>
                      <w:left w:val="single" w:sz="4" w:space="4" w:color="000000"/>
                      <w:bottom w:val="single" w:sz="4" w:space="1" w:color="000000"/>
                      <w:right w:val="single" w:sz="4" w:space="4" w:color="000000"/>
                    </w:pBdr>
                    <w:spacing w:before="240" w:after="240" w:line="276" w:lineRule="auto"/>
                    <w:ind w:firstLine="0"/>
                    <w:rPr>
                      <w:rFonts w:ascii="Times New Roman" w:eastAsia="Times New Roman" w:hAnsi="Times New Roman" w:cs="Times New Roman"/>
                    </w:rPr>
                  </w:pPr>
                  <w:r w:rsidRPr="00550D24">
                    <w:rPr>
                      <w:rFonts w:ascii="Times New Roman" w:eastAsia="Times New Roman" w:hAnsi="Times New Roman" w:cs="Times New Roman"/>
                    </w:rPr>
                    <w:t>Ngoài ra, có thể bán nhiều loại sách với đủ các chuyên ngành nâng cao hơn như về kinh tế, tài chính, kinh doanh, tâm lý, khoa học, tiểu thuyết, học thuyết, giáo trình đại học/cao học, kỹ thuật, tin học, ngoại ngữ, các kỹ năng mềm…</w:t>
                  </w:r>
                </w:p>
                <w:p w14:paraId="74309343" w14:textId="77777777" w:rsidR="00B66CEC" w:rsidRPr="00550D24" w:rsidRDefault="00853152">
                  <w:pPr>
                    <w:pBdr>
                      <w:top w:val="single" w:sz="4" w:space="1" w:color="000000"/>
                      <w:left w:val="single" w:sz="4" w:space="4" w:color="000000"/>
                      <w:bottom w:val="single" w:sz="4" w:space="1" w:color="000000"/>
                      <w:right w:val="single" w:sz="4" w:space="4" w:color="000000"/>
                    </w:pBdr>
                    <w:spacing w:before="240" w:after="240" w:line="276" w:lineRule="auto"/>
                    <w:ind w:firstLine="0"/>
                    <w:rPr>
                      <w:rFonts w:ascii="Times New Roman" w:eastAsia="Times New Roman" w:hAnsi="Times New Roman" w:cs="Times New Roman"/>
                    </w:rPr>
                  </w:pPr>
                  <w:r w:rsidRPr="00550D24">
                    <w:rPr>
                      <w:rFonts w:ascii="Times New Roman" w:eastAsia="Times New Roman" w:hAnsi="Times New Roman" w:cs="Times New Roman"/>
                    </w:rPr>
                    <w:t>Tùy vào hiện trạng thực tế, nên tập trung vào một số ít loại sách chủ đạo nào đó mà nhu cầu thị trường luôn cần</w:t>
                  </w:r>
                </w:p>
                <w:p w14:paraId="068E615D" w14:textId="77777777" w:rsidR="00B66CEC" w:rsidRPr="00550D24" w:rsidRDefault="00853152">
                  <w:pPr>
                    <w:pBdr>
                      <w:top w:val="single" w:sz="4" w:space="1" w:color="000000"/>
                      <w:left w:val="single" w:sz="4" w:space="4" w:color="000000"/>
                      <w:bottom w:val="single" w:sz="4" w:space="1" w:color="000000"/>
                      <w:right w:val="single" w:sz="4" w:space="4" w:color="000000"/>
                    </w:pBdr>
                    <w:spacing w:before="240" w:after="240" w:line="276" w:lineRule="auto"/>
                    <w:ind w:firstLine="0"/>
                    <w:rPr>
                      <w:rFonts w:ascii="Times New Roman" w:eastAsia="Times New Roman" w:hAnsi="Times New Roman" w:cs="Times New Roman"/>
                    </w:rPr>
                  </w:pPr>
                  <w:r w:rsidRPr="00550D24">
                    <w:rPr>
                      <w:rFonts w:ascii="Times New Roman" w:eastAsia="Times New Roman" w:hAnsi="Times New Roman" w:cs="Times New Roman"/>
                    </w:rPr>
                    <w:t>Ngoài ra, ý tưởng kinh doanh sách cũ cũng rất hấp dẫn. Nhiều loại sách hay thường là sách cũ, nhưng khi tái bản thường bị chỉnh sửa và thường được độc giả nhận định là kém hay hơn. Hoặc đơn giản rằng, nhiều khách hàng có nhu cầu mua sách cũ để tiết kiệm chi phí, nên cần mở rộng cho cả thể loại mặt hàng này</w:t>
                  </w:r>
                </w:p>
              </w:tc>
            </w:tr>
            <w:tr w:rsidR="00B66CEC" w:rsidRPr="00550D24" w14:paraId="34C486AE" w14:textId="77777777">
              <w:trPr>
                <w:trHeight w:val="2495"/>
              </w:trPr>
              <w:tc>
                <w:tcPr>
                  <w:tcW w:w="44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7CDD980" w14:textId="77777777" w:rsidR="00B66CEC" w:rsidRPr="00550D24" w:rsidRDefault="00853152">
                  <w:pPr>
                    <w:pStyle w:val="Heading2"/>
                    <w:keepNext w:val="0"/>
                    <w:keepLines w:val="0"/>
                    <w:pBdr>
                      <w:top w:val="single" w:sz="4" w:space="1" w:color="000000"/>
                      <w:left w:val="single" w:sz="4" w:space="4" w:color="000000"/>
                      <w:bottom w:val="single" w:sz="4" w:space="1" w:color="000000"/>
                      <w:right w:val="single" w:sz="4" w:space="4" w:color="000000"/>
                    </w:pBdr>
                    <w:spacing w:before="360" w:after="80" w:line="276" w:lineRule="auto"/>
                    <w:rPr>
                      <w:rFonts w:ascii="Times New Roman" w:eastAsia="Times New Roman" w:hAnsi="Times New Roman" w:cs="Times New Roman"/>
                      <w:sz w:val="26"/>
                    </w:rPr>
                  </w:pPr>
                  <w:bookmarkStart w:id="27" w:name="_Toc118300672"/>
                  <w:bookmarkStart w:id="28" w:name="_Toc119108255"/>
                  <w:r w:rsidRPr="00550D24">
                    <w:rPr>
                      <w:rFonts w:ascii="Times New Roman" w:eastAsia="Times New Roman" w:hAnsi="Times New Roman" w:cs="Times New Roman"/>
                      <w:sz w:val="26"/>
                    </w:rPr>
                    <w:lastRenderedPageBreak/>
                    <w:t>3.Nguồn hàng hợp lý</w:t>
                  </w:r>
                  <w:bookmarkEnd w:id="27"/>
                  <w:bookmarkEnd w:id="28"/>
                </w:p>
              </w:tc>
              <w:tc>
                <w:tcPr>
                  <w:tcW w:w="4440" w:type="dxa"/>
                  <w:tcBorders>
                    <w:top w:val="nil"/>
                    <w:left w:val="nil"/>
                    <w:bottom w:val="single" w:sz="8" w:space="0" w:color="000000"/>
                    <w:right w:val="single" w:sz="8" w:space="0" w:color="000000"/>
                  </w:tcBorders>
                  <w:tcMar>
                    <w:top w:w="100" w:type="dxa"/>
                    <w:left w:w="100" w:type="dxa"/>
                    <w:bottom w:w="100" w:type="dxa"/>
                    <w:right w:w="100" w:type="dxa"/>
                  </w:tcMar>
                </w:tcPr>
                <w:p w14:paraId="7F1DC968" w14:textId="77777777" w:rsidR="00B66CEC" w:rsidRPr="00550D24" w:rsidRDefault="00853152">
                  <w:pPr>
                    <w:pBdr>
                      <w:top w:val="single" w:sz="4" w:space="1" w:color="000000"/>
                      <w:left w:val="single" w:sz="4" w:space="4" w:color="000000"/>
                      <w:bottom w:val="single" w:sz="4" w:space="1" w:color="000000"/>
                      <w:right w:val="single" w:sz="4" w:space="4" w:color="000000"/>
                    </w:pBdr>
                    <w:spacing w:before="240" w:after="240" w:line="276" w:lineRule="auto"/>
                    <w:ind w:firstLine="0"/>
                    <w:rPr>
                      <w:rFonts w:ascii="Times New Roman" w:eastAsia="Times New Roman" w:hAnsi="Times New Roman" w:cs="Times New Roman"/>
                    </w:rPr>
                  </w:pPr>
                  <w:r w:rsidRPr="00550D24">
                    <w:rPr>
                      <w:rFonts w:ascii="Times New Roman" w:eastAsia="Times New Roman" w:hAnsi="Times New Roman" w:cs="Times New Roman"/>
                    </w:rPr>
                    <w:t>Liên hệ với các Nhà xuất bản, hiệu sách lớn để đặt mua và ký hợp đồng với tư cách là đại lý phân phối sách với giá gốc. Mức chiết khấu trung bình thường tùy vào số lượng cũng như cách đàm phán, thiện chí từ hai bên</w:t>
                  </w:r>
                </w:p>
              </w:tc>
            </w:tr>
            <w:tr w:rsidR="00B66CEC" w:rsidRPr="00550D24" w14:paraId="4873FD2D" w14:textId="77777777">
              <w:trPr>
                <w:trHeight w:val="6530"/>
              </w:trPr>
              <w:tc>
                <w:tcPr>
                  <w:tcW w:w="44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26F8A43" w14:textId="77777777" w:rsidR="00B66CEC" w:rsidRPr="00550D24" w:rsidRDefault="00853152">
                  <w:pPr>
                    <w:pStyle w:val="Heading2"/>
                    <w:keepNext w:val="0"/>
                    <w:keepLines w:val="0"/>
                    <w:pBdr>
                      <w:top w:val="single" w:sz="4" w:space="1" w:color="000000"/>
                      <w:left w:val="single" w:sz="4" w:space="4" w:color="000000"/>
                      <w:bottom w:val="single" w:sz="4" w:space="1" w:color="000000"/>
                      <w:right w:val="single" w:sz="4" w:space="4" w:color="000000"/>
                    </w:pBdr>
                    <w:spacing w:before="360" w:after="80" w:line="276" w:lineRule="auto"/>
                    <w:rPr>
                      <w:rFonts w:ascii="Times New Roman" w:eastAsia="Times New Roman" w:hAnsi="Times New Roman" w:cs="Times New Roman"/>
                      <w:sz w:val="26"/>
                    </w:rPr>
                  </w:pPr>
                  <w:bookmarkStart w:id="29" w:name="_Toc118300673"/>
                  <w:bookmarkStart w:id="30" w:name="_Toc119108256"/>
                  <w:r w:rsidRPr="00550D24">
                    <w:rPr>
                      <w:rFonts w:ascii="Times New Roman" w:eastAsia="Times New Roman" w:hAnsi="Times New Roman" w:cs="Times New Roman"/>
                      <w:sz w:val="26"/>
                    </w:rPr>
                    <w:t>4.Chuẩn bị</w:t>
                  </w:r>
                  <w:bookmarkEnd w:id="29"/>
                  <w:bookmarkEnd w:id="30"/>
                </w:p>
              </w:tc>
              <w:tc>
                <w:tcPr>
                  <w:tcW w:w="4440" w:type="dxa"/>
                  <w:tcBorders>
                    <w:top w:val="nil"/>
                    <w:left w:val="nil"/>
                    <w:bottom w:val="single" w:sz="8" w:space="0" w:color="000000"/>
                    <w:right w:val="single" w:sz="8" w:space="0" w:color="000000"/>
                  </w:tcBorders>
                  <w:tcMar>
                    <w:top w:w="100" w:type="dxa"/>
                    <w:left w:w="100" w:type="dxa"/>
                    <w:bottom w:w="100" w:type="dxa"/>
                    <w:right w:w="100" w:type="dxa"/>
                  </w:tcMar>
                </w:tcPr>
                <w:p w14:paraId="3C18305D" w14:textId="6A1FA0FF" w:rsidR="00B66CEC" w:rsidRPr="00550D24" w:rsidRDefault="00853152">
                  <w:pPr>
                    <w:pBdr>
                      <w:top w:val="single" w:sz="4" w:space="1" w:color="000000"/>
                      <w:left w:val="single" w:sz="4" w:space="4" w:color="000000"/>
                      <w:bottom w:val="single" w:sz="4" w:space="1" w:color="000000"/>
                      <w:right w:val="single" w:sz="4" w:space="4" w:color="000000"/>
                    </w:pBdr>
                    <w:spacing w:before="240" w:after="240" w:line="276" w:lineRule="auto"/>
                    <w:ind w:firstLine="0"/>
                    <w:rPr>
                      <w:rFonts w:ascii="Times New Roman" w:eastAsia="Times New Roman" w:hAnsi="Times New Roman" w:cs="Times New Roman"/>
                    </w:rPr>
                  </w:pPr>
                  <w:r w:rsidRPr="00550D24">
                    <w:rPr>
                      <w:rFonts w:ascii="Times New Roman" w:eastAsia="Times New Roman" w:hAnsi="Times New Roman" w:cs="Times New Roman"/>
                    </w:rPr>
                    <w:t xml:space="preserve">Nhân viên quản lý trang web, với vai trò nhiệm vụ đăng thông tin về các đầu sách lên website phần mềm (cập nhật trên hệ thống), hoặc mở rộng ra các nền tảng xã hội khác (nếu khả dụng) như lập ra trang Facebook, vừa online tư vấn khách hàng, nhận đơn hàng trực tuyến, nghe điện thoại, gửi sách, làm việc với </w:t>
                  </w:r>
                  <w:r w:rsidR="00912722">
                    <w:rPr>
                      <w:rFonts w:ascii="Times New Roman" w:eastAsia="Times New Roman" w:hAnsi="Times New Roman" w:cs="Times New Roman"/>
                    </w:rPr>
                    <w:t>phía</w:t>
                  </w:r>
                  <w:r w:rsidR="00875CF6">
                    <w:rPr>
                      <w:rFonts w:ascii="Times New Roman" w:eastAsia="Times New Roman" w:hAnsi="Times New Roman" w:cs="Times New Roman"/>
                    </w:rPr>
                    <w:t xml:space="preserve"> vận chuyển</w:t>
                  </w:r>
                  <w:r w:rsidRPr="00550D24">
                    <w:rPr>
                      <w:rFonts w:ascii="Times New Roman" w:eastAsia="Times New Roman" w:hAnsi="Times New Roman" w:cs="Times New Roman"/>
                    </w:rPr>
                    <w:t xml:space="preserve"> bưu điện và nhân viên giao hàng. Và cũng không quên nhắc nhở khách hàng của mình nên chuyển đổi qua phần mềm website để tạo thói quen mua sắm thông qua nền tảng thương mại điện tử đã được xây dựng và hoàn thiện (</w:t>
                  </w:r>
                  <w:r w:rsidRPr="00550D24">
                    <w:rPr>
                      <w:rFonts w:ascii="Times New Roman" w:eastAsia="Times New Roman" w:hAnsi="Times New Roman" w:cs="Times New Roman"/>
                      <w:i/>
                    </w:rPr>
                    <w:t>NoName Website</w:t>
                  </w:r>
                  <w:r w:rsidRPr="00550D24">
                    <w:rPr>
                      <w:rFonts w:ascii="Times New Roman" w:eastAsia="Times New Roman" w:hAnsi="Times New Roman" w:cs="Times New Roman"/>
                    </w:rPr>
                    <w:t>)</w:t>
                  </w:r>
                </w:p>
                <w:p w14:paraId="07043BBA" w14:textId="1A370A28" w:rsidR="00B66CEC" w:rsidRPr="00550D24" w:rsidRDefault="00853152">
                  <w:pPr>
                    <w:pBdr>
                      <w:top w:val="single" w:sz="4" w:space="1" w:color="000000"/>
                      <w:left w:val="single" w:sz="4" w:space="4" w:color="000000"/>
                      <w:bottom w:val="single" w:sz="4" w:space="1" w:color="000000"/>
                      <w:right w:val="single" w:sz="4" w:space="4" w:color="000000"/>
                    </w:pBdr>
                    <w:spacing w:before="240" w:after="240" w:line="276" w:lineRule="auto"/>
                    <w:ind w:firstLine="0"/>
                    <w:rPr>
                      <w:rFonts w:ascii="Times New Roman" w:eastAsia="Times New Roman" w:hAnsi="Times New Roman" w:cs="Times New Roman"/>
                    </w:rPr>
                  </w:pPr>
                  <w:r w:rsidRPr="00550D24">
                    <w:rPr>
                      <w:rFonts w:ascii="Times New Roman" w:eastAsia="Times New Roman" w:hAnsi="Times New Roman" w:cs="Times New Roman"/>
                    </w:rPr>
                    <w:t xml:space="preserve">Vì bán hàng trực tuyến nên tối thiểu phải có các thiết bị điện tử thông minh có kết nối Internet để quản lý các hoạt động mua và bán, như máy tính, máy tính bảng. Ngoài ra, máy in/scan là không thể thiếu bởi bạn cần scan các thông tin từ các giấy tờ, sổ sách, hóa đơn lên đồng bộ với hệ thống để phục vụ cho quá trình vận hành, hoặc in ra các giấy tờ cần thiết thành các bản cứng. Tiếp theo, cần có thêm </w:t>
                  </w:r>
                  <w:r w:rsidR="00A4243A">
                    <w:rPr>
                      <w:rFonts w:ascii="Times New Roman" w:eastAsia="Times New Roman" w:hAnsi="Times New Roman" w:cs="Times New Roman"/>
                    </w:rPr>
                    <w:t xml:space="preserve">đường dây nóng </w:t>
                  </w:r>
                  <w:r w:rsidRPr="00550D24">
                    <w:rPr>
                      <w:rFonts w:ascii="Times New Roman" w:eastAsia="Times New Roman" w:hAnsi="Times New Roman" w:cs="Times New Roman"/>
                    </w:rPr>
                    <w:t xml:space="preserve">cho mỗi nhân viên </w:t>
                  </w:r>
                  <w:r w:rsidRPr="00550D24">
                    <w:rPr>
                      <w:rFonts w:ascii="Times New Roman" w:eastAsia="Times New Roman" w:hAnsi="Times New Roman" w:cs="Times New Roman"/>
                    </w:rPr>
                    <w:lastRenderedPageBreak/>
                    <w:t>để tiếp nhận ý kiến và xử lý công việc của cửa hàng sách trực tuyến.</w:t>
                  </w:r>
                </w:p>
              </w:tc>
            </w:tr>
            <w:tr w:rsidR="00B66CEC" w:rsidRPr="00550D24" w14:paraId="4B8E48A8" w14:textId="77777777">
              <w:trPr>
                <w:trHeight w:val="2495"/>
              </w:trPr>
              <w:tc>
                <w:tcPr>
                  <w:tcW w:w="44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4C48070" w14:textId="77777777" w:rsidR="00B66CEC" w:rsidRPr="00550D24" w:rsidRDefault="00853152">
                  <w:pPr>
                    <w:pStyle w:val="Heading2"/>
                    <w:keepNext w:val="0"/>
                    <w:keepLines w:val="0"/>
                    <w:pBdr>
                      <w:top w:val="single" w:sz="4" w:space="1" w:color="000000"/>
                      <w:left w:val="single" w:sz="4" w:space="4" w:color="000000"/>
                      <w:bottom w:val="single" w:sz="4" w:space="1" w:color="000000"/>
                      <w:right w:val="single" w:sz="4" w:space="4" w:color="000000"/>
                    </w:pBdr>
                    <w:spacing w:before="360" w:after="80" w:line="276" w:lineRule="auto"/>
                    <w:rPr>
                      <w:rFonts w:ascii="Times New Roman" w:eastAsia="Times New Roman" w:hAnsi="Times New Roman" w:cs="Times New Roman"/>
                      <w:sz w:val="26"/>
                    </w:rPr>
                  </w:pPr>
                  <w:bookmarkStart w:id="31" w:name="_Toc118300674"/>
                  <w:bookmarkStart w:id="32" w:name="_Toc119108257"/>
                  <w:r w:rsidRPr="00550D24">
                    <w:rPr>
                      <w:rFonts w:ascii="Times New Roman" w:eastAsia="Times New Roman" w:hAnsi="Times New Roman" w:cs="Times New Roman"/>
                      <w:sz w:val="26"/>
                    </w:rPr>
                    <w:lastRenderedPageBreak/>
                    <w:t>5.Thiết kế website</w:t>
                  </w:r>
                  <w:bookmarkEnd w:id="31"/>
                  <w:bookmarkEnd w:id="32"/>
                </w:p>
              </w:tc>
              <w:tc>
                <w:tcPr>
                  <w:tcW w:w="4440" w:type="dxa"/>
                  <w:tcBorders>
                    <w:top w:val="nil"/>
                    <w:left w:val="nil"/>
                    <w:bottom w:val="single" w:sz="8" w:space="0" w:color="000000"/>
                    <w:right w:val="single" w:sz="8" w:space="0" w:color="000000"/>
                  </w:tcBorders>
                  <w:tcMar>
                    <w:top w:w="100" w:type="dxa"/>
                    <w:left w:w="100" w:type="dxa"/>
                    <w:bottom w:w="100" w:type="dxa"/>
                    <w:right w:w="100" w:type="dxa"/>
                  </w:tcMar>
                </w:tcPr>
                <w:p w14:paraId="21802168" w14:textId="77777777" w:rsidR="00B66CEC" w:rsidRPr="00550D24" w:rsidRDefault="00853152">
                  <w:pPr>
                    <w:pBdr>
                      <w:top w:val="single" w:sz="4" w:space="1" w:color="000000"/>
                      <w:left w:val="single" w:sz="4" w:space="4" w:color="000000"/>
                      <w:bottom w:val="single" w:sz="4" w:space="1" w:color="000000"/>
                      <w:right w:val="single" w:sz="4" w:space="4" w:color="000000"/>
                    </w:pBdr>
                    <w:spacing w:before="240" w:after="240" w:line="276" w:lineRule="auto"/>
                    <w:ind w:firstLine="0"/>
                    <w:rPr>
                      <w:rFonts w:ascii="Times New Roman" w:eastAsia="Times New Roman" w:hAnsi="Times New Roman" w:cs="Times New Roman"/>
                    </w:rPr>
                  </w:pPr>
                  <w:r w:rsidRPr="00550D24">
                    <w:rPr>
                      <w:rFonts w:ascii="Times New Roman" w:eastAsia="Times New Roman" w:hAnsi="Times New Roman" w:cs="Times New Roman"/>
                    </w:rPr>
                    <w:t xml:space="preserve">Một trong những kênh kinh doanh trực tuyến hiệu quả và phổ biến hiện nay, đó là xây dựng website bán hàng để mang lại thuận tiện cho người dùng, dễ truy cập, dễ tìm kiếm sách. Và </w:t>
                  </w:r>
                  <w:r w:rsidRPr="00550D24">
                    <w:rPr>
                      <w:rFonts w:ascii="Times New Roman" w:eastAsia="Times New Roman" w:hAnsi="Times New Roman" w:cs="Times New Roman"/>
                      <w:i/>
                    </w:rPr>
                    <w:t xml:space="preserve">NoName Website </w:t>
                  </w:r>
                  <w:r w:rsidRPr="00550D24">
                    <w:rPr>
                      <w:rFonts w:ascii="Times New Roman" w:eastAsia="Times New Roman" w:hAnsi="Times New Roman" w:cs="Times New Roman"/>
                    </w:rPr>
                    <w:t>đã được ra đời với mục đích đó</w:t>
                  </w:r>
                </w:p>
              </w:tc>
            </w:tr>
            <w:tr w:rsidR="00B66CEC" w:rsidRPr="00550D24" w14:paraId="7B1B2463" w14:textId="77777777">
              <w:trPr>
                <w:trHeight w:val="2810"/>
              </w:trPr>
              <w:tc>
                <w:tcPr>
                  <w:tcW w:w="44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C861F83" w14:textId="77777777" w:rsidR="00B66CEC" w:rsidRPr="00550D24" w:rsidRDefault="00853152">
                  <w:pPr>
                    <w:pStyle w:val="Heading2"/>
                    <w:keepNext w:val="0"/>
                    <w:keepLines w:val="0"/>
                    <w:pBdr>
                      <w:top w:val="single" w:sz="4" w:space="1" w:color="000000"/>
                      <w:left w:val="single" w:sz="4" w:space="4" w:color="000000"/>
                      <w:bottom w:val="single" w:sz="4" w:space="1" w:color="000000"/>
                      <w:right w:val="single" w:sz="4" w:space="4" w:color="000000"/>
                    </w:pBdr>
                    <w:spacing w:before="360" w:after="80" w:line="276" w:lineRule="auto"/>
                    <w:rPr>
                      <w:rFonts w:ascii="Times New Roman" w:eastAsia="Times New Roman" w:hAnsi="Times New Roman" w:cs="Times New Roman"/>
                      <w:sz w:val="26"/>
                    </w:rPr>
                  </w:pPr>
                  <w:bookmarkStart w:id="33" w:name="_Toc118300675"/>
                  <w:bookmarkStart w:id="34" w:name="_Toc119108258"/>
                  <w:r w:rsidRPr="00550D24">
                    <w:rPr>
                      <w:rFonts w:ascii="Times New Roman" w:eastAsia="Times New Roman" w:hAnsi="Times New Roman" w:cs="Times New Roman"/>
                      <w:sz w:val="26"/>
                    </w:rPr>
                    <w:t>6.Chương trình khuyến mãi và hậu mãi</w:t>
                  </w:r>
                  <w:bookmarkEnd w:id="33"/>
                  <w:bookmarkEnd w:id="34"/>
                </w:p>
              </w:tc>
              <w:tc>
                <w:tcPr>
                  <w:tcW w:w="4440" w:type="dxa"/>
                  <w:tcBorders>
                    <w:top w:val="nil"/>
                    <w:left w:val="nil"/>
                    <w:bottom w:val="single" w:sz="8" w:space="0" w:color="000000"/>
                    <w:right w:val="single" w:sz="8" w:space="0" w:color="000000"/>
                  </w:tcBorders>
                  <w:tcMar>
                    <w:top w:w="100" w:type="dxa"/>
                    <w:left w:w="100" w:type="dxa"/>
                    <w:bottom w:w="100" w:type="dxa"/>
                    <w:right w:w="100" w:type="dxa"/>
                  </w:tcMar>
                </w:tcPr>
                <w:p w14:paraId="3073AD32" w14:textId="77777777" w:rsidR="00B66CEC" w:rsidRPr="00550D24" w:rsidRDefault="00853152">
                  <w:pPr>
                    <w:pBdr>
                      <w:top w:val="single" w:sz="4" w:space="1" w:color="000000"/>
                      <w:left w:val="single" w:sz="4" w:space="4" w:color="000000"/>
                      <w:bottom w:val="single" w:sz="4" w:space="1" w:color="000000"/>
                      <w:right w:val="single" w:sz="4" w:space="4" w:color="000000"/>
                    </w:pBdr>
                    <w:spacing w:before="240" w:after="240" w:line="276" w:lineRule="auto"/>
                    <w:ind w:firstLine="0"/>
                    <w:rPr>
                      <w:rFonts w:ascii="Times New Roman" w:eastAsia="Times New Roman" w:hAnsi="Times New Roman" w:cs="Times New Roman"/>
                    </w:rPr>
                  </w:pPr>
                  <w:r w:rsidRPr="00550D24">
                    <w:rPr>
                      <w:rFonts w:ascii="Times New Roman" w:eastAsia="Times New Roman" w:hAnsi="Times New Roman" w:cs="Times New Roman"/>
                    </w:rPr>
                    <w:t xml:space="preserve">Đối việc kinh doanh sách bạn có thể kết hợp cả hai hình thức tiếp thị truyền thống và trực tuyến thông qua hệ thống website, nền tảng mạng xã hội để tăng thêm hiệu quả như in phát tờ rơi, treo banner, đăng tải giới thiệu các khuyến mãi, nhằm mục đích truyền tải thông tin </w:t>
                  </w:r>
                  <w:r w:rsidRPr="00550D24">
                    <w:rPr>
                      <w:rFonts w:ascii="Times New Roman" w:eastAsia="Times New Roman" w:hAnsi="Times New Roman" w:cs="Times New Roman"/>
                    </w:rPr>
                    <w:lastRenderedPageBreak/>
                    <w:t>các khuyến mãi từ cửa hàng đến cho khách hàng tiếp nhận</w:t>
                  </w:r>
                </w:p>
                <w:p w14:paraId="60C83160" w14:textId="77777777" w:rsidR="00B66CEC" w:rsidRPr="00550D24" w:rsidRDefault="00853152">
                  <w:pPr>
                    <w:pBdr>
                      <w:top w:val="single" w:sz="4" w:space="1" w:color="000000"/>
                      <w:left w:val="single" w:sz="4" w:space="4" w:color="000000"/>
                      <w:bottom w:val="single" w:sz="4" w:space="1" w:color="000000"/>
                      <w:right w:val="single" w:sz="4" w:space="4" w:color="000000"/>
                    </w:pBdr>
                    <w:spacing w:before="240" w:after="240" w:line="276" w:lineRule="auto"/>
                    <w:ind w:firstLine="0"/>
                    <w:rPr>
                      <w:rFonts w:ascii="Times New Roman" w:eastAsia="Times New Roman" w:hAnsi="Times New Roman" w:cs="Times New Roman"/>
                    </w:rPr>
                  </w:pPr>
                  <w:r w:rsidRPr="00550D24">
                    <w:rPr>
                      <w:rFonts w:ascii="Times New Roman" w:eastAsia="Times New Roman" w:hAnsi="Times New Roman" w:cs="Times New Roman"/>
                    </w:rPr>
                    <w:t>Việc xây dựng các khuyến mãi phải dựa trên mức độ bán chạy, hoặc mức độ dự báo bán chạy của một hoặc một thể loại mặt hàng/sách/thương hiệu Nhà xuất bản nào đó</w:t>
                  </w:r>
                </w:p>
              </w:tc>
            </w:tr>
          </w:tbl>
          <w:p w14:paraId="5B4FD51C" w14:textId="77777777" w:rsidR="00B66CEC" w:rsidRPr="00550D24" w:rsidRDefault="00B66CEC">
            <w:pPr>
              <w:pStyle w:val="Heading3"/>
              <w:rPr>
                <w:rFonts w:eastAsia="Times New Roman" w:cs="Times New Roman"/>
                <w:szCs w:val="26"/>
              </w:rPr>
            </w:pPr>
          </w:p>
        </w:tc>
      </w:tr>
    </w:tbl>
    <w:p w14:paraId="50E8313E" w14:textId="77777777" w:rsidR="00B66CEC" w:rsidRDefault="00853152">
      <w:pPr>
        <w:pStyle w:val="Heading3"/>
        <w:rPr>
          <w:rFonts w:eastAsia="Times New Roman" w:cs="Times New Roman"/>
        </w:rPr>
      </w:pPr>
      <w:bookmarkStart w:id="35" w:name="_Toc119108259"/>
      <w:r>
        <w:rPr>
          <w:rFonts w:eastAsia="Times New Roman" w:cs="Times New Roman"/>
        </w:rPr>
        <w:lastRenderedPageBreak/>
        <w:t>2.5 Phân rã công việc</w:t>
      </w:r>
      <w:bookmarkEnd w:id="35"/>
      <w:r>
        <w:rPr>
          <w:rFonts w:eastAsia="Times New Roman" w:cs="Times New Roman"/>
        </w:rPr>
        <w:t xml:space="preserve"> </w:t>
      </w:r>
    </w:p>
    <w:p w14:paraId="76B60285" w14:textId="77777777" w:rsidR="00B66CEC" w:rsidRDefault="00853152">
      <w:pPr>
        <w:pStyle w:val="Heading4"/>
        <w:rPr>
          <w:rFonts w:eastAsia="Times New Roman" w:cs="Times New Roman"/>
        </w:rPr>
      </w:pPr>
      <w:bookmarkStart w:id="36" w:name="_Toc119108260"/>
      <w:r>
        <w:rPr>
          <w:rFonts w:eastAsia="Times New Roman" w:cs="Times New Roman"/>
        </w:rPr>
        <w:t>2.5.1 Cấu trúc phân rã công việc (Work Breakdown Structure)</w:t>
      </w:r>
      <w:bookmarkEnd w:id="36"/>
    </w:p>
    <w:p w14:paraId="3F8B90D7" w14:textId="382B4835" w:rsidR="00B66CEC" w:rsidRDefault="00643848">
      <w:pPr>
        <w:ind w:firstLine="0"/>
      </w:pPr>
      <w:r>
        <w:rPr>
          <w:rFonts w:ascii="Times New Roman" w:eastAsia="Times New Roman" w:hAnsi="Times New Roman" w:cs="Times New Roman"/>
          <w:i/>
        </w:rPr>
        <w:t>Tập tin đính kèm tại đây:</w:t>
      </w:r>
    </w:p>
    <w:p w14:paraId="684070EE" w14:textId="48CEC1D7" w:rsidR="00B66CEC" w:rsidRPr="00D66204" w:rsidRDefault="00000000">
      <w:pPr>
        <w:ind w:firstLine="0"/>
        <w:rPr>
          <w:rFonts w:ascii="Times New Roman" w:hAnsi="Times New Roman" w:cs="Times New Roman"/>
          <w:i/>
          <w:iCs/>
        </w:rPr>
      </w:pPr>
      <w:hyperlink r:id="rId21" w:history="1">
        <w:r w:rsidR="00143B49" w:rsidRPr="00D66204">
          <w:rPr>
            <w:rStyle w:val="Hyperlink"/>
            <w:rFonts w:ascii="Times New Roman" w:hAnsi="Times New Roman" w:cs="Times New Roman"/>
            <w:i/>
            <w:iCs/>
          </w:rPr>
          <w:t>https://drive.google.com/file/d/1VRGsjqL_xN9S8ux2jb6LKNychc_4yHOb/view?usp=sharing</w:t>
        </w:r>
      </w:hyperlink>
      <w:r w:rsidR="00143B49" w:rsidRPr="00D66204">
        <w:rPr>
          <w:rFonts w:ascii="Times New Roman" w:hAnsi="Times New Roman" w:cs="Times New Roman"/>
          <w:i/>
          <w:iCs/>
        </w:rPr>
        <w:t xml:space="preserve"> </w:t>
      </w:r>
    </w:p>
    <w:bookmarkStart w:id="37" w:name="_Toc118300678" w:displacedByCustomXml="next"/>
    <w:sdt>
      <w:sdtPr>
        <w:tag w:val="goog_rdk_1"/>
        <w:id w:val="-2101628979"/>
      </w:sdtPr>
      <w:sdtEndPr>
        <w:rPr>
          <w:rFonts w:ascii="Times New Roman" w:hAnsi="Times New Roman" w:cs="Times New Roman"/>
          <w:i/>
          <w:iCs/>
          <w:sz w:val="24"/>
          <w:szCs w:val="24"/>
        </w:rPr>
      </w:sdtEndPr>
      <w:sdtContent>
        <w:p w14:paraId="0B3938B9" w14:textId="7E83FDC9" w:rsidR="00B66CEC" w:rsidRDefault="00853152">
          <w:pPr>
            <w:ind w:firstLine="0"/>
          </w:pPr>
          <w:r>
            <w:rPr>
              <w:noProof/>
            </w:rPr>
            <w:drawing>
              <wp:inline distT="114300" distB="114300" distL="114300" distR="114300" wp14:anchorId="3C311237" wp14:editId="41949A41">
                <wp:extent cx="6119820" cy="3263900"/>
                <wp:effectExtent l="0" t="0" r="0" b="0"/>
                <wp:docPr id="5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2"/>
                        <a:srcRect/>
                        <a:stretch>
                          <a:fillRect/>
                        </a:stretch>
                      </pic:blipFill>
                      <pic:spPr>
                        <a:xfrm>
                          <a:off x="0" y="0"/>
                          <a:ext cx="6119820" cy="3263900"/>
                        </a:xfrm>
                        <a:prstGeom prst="rect">
                          <a:avLst/>
                        </a:prstGeom>
                        <a:ln/>
                      </pic:spPr>
                    </pic:pic>
                  </a:graphicData>
                </a:graphic>
              </wp:inline>
            </w:drawing>
          </w:r>
          <w:sdt>
            <w:sdtPr>
              <w:tag w:val="goog_rdk_0"/>
              <w:id w:val="1443801429"/>
              <w:showingPlcHdr/>
            </w:sdtPr>
            <w:sdtContent>
              <w:r w:rsidR="00B75C05">
                <w:t xml:space="preserve">     </w:t>
              </w:r>
            </w:sdtContent>
          </w:sdt>
        </w:p>
        <w:p w14:paraId="28ABF617" w14:textId="40C58A2A" w:rsidR="00F227D6" w:rsidRPr="00F227D6" w:rsidRDefault="00F227D6" w:rsidP="00F227D6">
          <w:pPr>
            <w:ind w:firstLine="0"/>
            <w:jc w:val="center"/>
            <w:rPr>
              <w:del w:id="38" w:author="Nguyễn Trịnh Thành" w:date="2022-09-25T02:52:00Z"/>
              <w:rFonts w:ascii="Times New Roman" w:hAnsi="Times New Roman" w:cs="Times New Roman"/>
              <w:i/>
              <w:iCs/>
              <w:sz w:val="24"/>
              <w:szCs w:val="24"/>
            </w:rPr>
          </w:pPr>
          <w:r w:rsidRPr="00F227D6">
            <w:rPr>
              <w:rFonts w:ascii="Times New Roman" w:hAnsi="Times New Roman" w:cs="Times New Roman"/>
              <w:i/>
              <w:iCs/>
              <w:sz w:val="24"/>
              <w:szCs w:val="24"/>
            </w:rPr>
            <w:t>Hình 2.5.1. Cấu trúc phân rã công việc</w:t>
          </w:r>
        </w:p>
      </w:sdtContent>
    </w:sdt>
    <w:bookmarkEnd w:id="37" w:displacedByCustomXml="prev"/>
    <w:p w14:paraId="2D41D804" w14:textId="58B1CD6B" w:rsidR="00B66CEC" w:rsidRDefault="00853152">
      <w:pPr>
        <w:pStyle w:val="Heading4"/>
        <w:rPr>
          <w:rFonts w:eastAsia="Times New Roman" w:cs="Times New Roman"/>
        </w:rPr>
      </w:pPr>
      <w:bookmarkStart w:id="39" w:name="_Toc119108261"/>
      <w:r>
        <w:rPr>
          <w:rFonts w:eastAsia="Times New Roman" w:cs="Times New Roman"/>
        </w:rPr>
        <w:t>2.5.2 Lược đồ Gantt</w:t>
      </w:r>
      <w:bookmarkEnd w:id="39"/>
    </w:p>
    <w:p w14:paraId="5208DDE1" w14:textId="7B1FD193" w:rsidR="00B66CEC" w:rsidRDefault="00B66CEC">
      <w:pPr>
        <w:ind w:firstLine="0"/>
      </w:pPr>
    </w:p>
    <w:p w14:paraId="3934E511" w14:textId="3F6C0CAB" w:rsidR="00B66CEC" w:rsidRDefault="00290B5D">
      <w:pPr>
        <w:ind w:firstLine="0"/>
      </w:pPr>
      <w:r w:rsidRPr="00290B5D">
        <w:rPr>
          <w:noProof/>
        </w:rPr>
        <w:lastRenderedPageBreak/>
        <w:drawing>
          <wp:inline distT="0" distB="0" distL="0" distR="0" wp14:anchorId="3B96C0CC" wp14:editId="216F21AF">
            <wp:extent cx="5486875" cy="4976291"/>
            <wp:effectExtent l="0" t="0" r="0" b="0"/>
            <wp:docPr id="6" name="Picture 6"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with medium confidence"/>
                    <pic:cNvPicPr/>
                  </pic:nvPicPr>
                  <pic:blipFill>
                    <a:blip r:embed="rId23"/>
                    <a:stretch>
                      <a:fillRect/>
                    </a:stretch>
                  </pic:blipFill>
                  <pic:spPr>
                    <a:xfrm>
                      <a:off x="0" y="0"/>
                      <a:ext cx="5486875" cy="4976291"/>
                    </a:xfrm>
                    <a:prstGeom prst="rect">
                      <a:avLst/>
                    </a:prstGeom>
                  </pic:spPr>
                </pic:pic>
              </a:graphicData>
            </a:graphic>
          </wp:inline>
        </w:drawing>
      </w:r>
    </w:p>
    <w:p w14:paraId="2F2ECAA6" w14:textId="417A2949" w:rsidR="00290B5D" w:rsidRDefault="00290B5D">
      <w:pPr>
        <w:ind w:firstLine="0"/>
      </w:pPr>
      <w:r w:rsidRPr="00290B5D">
        <w:rPr>
          <w:noProof/>
        </w:rPr>
        <w:lastRenderedPageBreak/>
        <w:drawing>
          <wp:inline distT="0" distB="0" distL="0" distR="0" wp14:anchorId="63693B33" wp14:editId="5710FB01">
            <wp:extent cx="5486875" cy="4587638"/>
            <wp:effectExtent l="0" t="0" r="0" b="3810"/>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pic:nvPicPr>
                  <pic:blipFill>
                    <a:blip r:embed="rId24"/>
                    <a:stretch>
                      <a:fillRect/>
                    </a:stretch>
                  </pic:blipFill>
                  <pic:spPr>
                    <a:xfrm>
                      <a:off x="0" y="0"/>
                      <a:ext cx="5486875" cy="4587638"/>
                    </a:xfrm>
                    <a:prstGeom prst="rect">
                      <a:avLst/>
                    </a:prstGeom>
                  </pic:spPr>
                </pic:pic>
              </a:graphicData>
            </a:graphic>
          </wp:inline>
        </w:drawing>
      </w:r>
    </w:p>
    <w:p w14:paraId="068E99C8" w14:textId="24362783" w:rsidR="00290B5D" w:rsidRDefault="00290B5D">
      <w:pPr>
        <w:ind w:firstLine="0"/>
      </w:pPr>
      <w:r w:rsidRPr="00290B5D">
        <w:rPr>
          <w:noProof/>
        </w:rPr>
        <w:drawing>
          <wp:inline distT="0" distB="0" distL="0" distR="0" wp14:anchorId="4C968BAE" wp14:editId="467969CD">
            <wp:extent cx="5486875" cy="2011854"/>
            <wp:effectExtent l="0" t="0" r="0" b="7620"/>
            <wp:docPr id="8" name="Picture 8"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 Teams&#10;&#10;Description automatically generated"/>
                    <pic:cNvPicPr/>
                  </pic:nvPicPr>
                  <pic:blipFill>
                    <a:blip r:embed="rId25"/>
                    <a:stretch>
                      <a:fillRect/>
                    </a:stretch>
                  </pic:blipFill>
                  <pic:spPr>
                    <a:xfrm>
                      <a:off x="0" y="0"/>
                      <a:ext cx="5486875" cy="2011854"/>
                    </a:xfrm>
                    <a:prstGeom prst="rect">
                      <a:avLst/>
                    </a:prstGeom>
                  </pic:spPr>
                </pic:pic>
              </a:graphicData>
            </a:graphic>
          </wp:inline>
        </w:drawing>
      </w:r>
    </w:p>
    <w:p w14:paraId="3D449F55" w14:textId="42498905" w:rsidR="00B66CEC" w:rsidRDefault="00853152">
      <w:pPr>
        <w:ind w:firstLine="0"/>
      </w:pPr>
      <w:r>
        <w:rPr>
          <w:noProof/>
        </w:rPr>
        <w:lastRenderedPageBreak/>
        <w:drawing>
          <wp:inline distT="114300" distB="114300" distL="114300" distR="114300" wp14:anchorId="277AD039" wp14:editId="2D92F0E0">
            <wp:extent cx="6119820" cy="5969000"/>
            <wp:effectExtent l="0" t="0" r="0" b="0"/>
            <wp:docPr id="5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6"/>
                    <a:srcRect/>
                    <a:stretch>
                      <a:fillRect/>
                    </a:stretch>
                  </pic:blipFill>
                  <pic:spPr>
                    <a:xfrm>
                      <a:off x="0" y="0"/>
                      <a:ext cx="6119820" cy="5969000"/>
                    </a:xfrm>
                    <a:prstGeom prst="rect">
                      <a:avLst/>
                    </a:prstGeom>
                    <a:ln/>
                  </pic:spPr>
                </pic:pic>
              </a:graphicData>
            </a:graphic>
          </wp:inline>
        </w:drawing>
      </w:r>
    </w:p>
    <w:p w14:paraId="1A1A68EC" w14:textId="1959FAD0" w:rsidR="000C1C09" w:rsidRPr="000C1C09" w:rsidRDefault="000C1C09" w:rsidP="000C1C09">
      <w:pPr>
        <w:ind w:firstLine="0"/>
        <w:jc w:val="center"/>
        <w:rPr>
          <w:rFonts w:ascii="Times New Roman" w:hAnsi="Times New Roman" w:cs="Times New Roman"/>
          <w:i/>
          <w:iCs/>
          <w:sz w:val="24"/>
          <w:szCs w:val="24"/>
        </w:rPr>
      </w:pPr>
      <w:r w:rsidRPr="000C1C09">
        <w:rPr>
          <w:rFonts w:ascii="Times New Roman" w:hAnsi="Times New Roman" w:cs="Times New Roman"/>
          <w:i/>
          <w:iCs/>
          <w:sz w:val="24"/>
          <w:szCs w:val="24"/>
        </w:rPr>
        <w:t>Hình 2.5.2. Toàn bộ lược đồ Gantt</w:t>
      </w:r>
    </w:p>
    <w:p w14:paraId="0CA157C6" w14:textId="77777777" w:rsidR="00B66CEC" w:rsidRDefault="00853152">
      <w:pPr>
        <w:ind w:firstLine="0"/>
        <w:rPr>
          <w:rFonts w:ascii="Times New Roman" w:eastAsia="Times New Roman" w:hAnsi="Times New Roman" w:cs="Times New Roman"/>
          <w:i/>
        </w:rPr>
      </w:pPr>
      <w:r>
        <w:rPr>
          <w:rFonts w:ascii="Times New Roman" w:eastAsia="Times New Roman" w:hAnsi="Times New Roman" w:cs="Times New Roman"/>
          <w:i/>
        </w:rPr>
        <w:t>Tập tin đính kèm tại đây:</w:t>
      </w:r>
    </w:p>
    <w:p w14:paraId="24B0FCE1" w14:textId="77777777" w:rsidR="00B66CEC" w:rsidRPr="00643848" w:rsidRDefault="00000000">
      <w:pPr>
        <w:ind w:firstLine="0"/>
        <w:rPr>
          <w:rFonts w:ascii="Times New Roman" w:hAnsi="Times New Roman" w:cs="Times New Roman"/>
          <w:i/>
          <w:iCs/>
        </w:rPr>
      </w:pPr>
      <w:hyperlink r:id="rId27">
        <w:r w:rsidR="00853152" w:rsidRPr="00643848">
          <w:rPr>
            <w:rFonts w:ascii="Times New Roman" w:hAnsi="Times New Roman" w:cs="Times New Roman"/>
            <w:i/>
            <w:iCs/>
            <w:color w:val="1155CC"/>
            <w:u w:val="single"/>
          </w:rPr>
          <w:t>https://docs.google.com/spreadsheets/d/1ZVsowVPhrO1twOVOcjq6Ml21WkzpkrC5/edit?usp=sharing&amp;ouid=105233754630739009134&amp;rtpof=true&amp;sd=true</w:t>
        </w:r>
      </w:hyperlink>
      <w:r w:rsidR="00853152" w:rsidRPr="00643848">
        <w:rPr>
          <w:rFonts w:ascii="Times New Roman" w:hAnsi="Times New Roman" w:cs="Times New Roman"/>
          <w:i/>
          <w:iCs/>
        </w:rPr>
        <w:t xml:space="preserve"> </w:t>
      </w:r>
    </w:p>
    <w:p w14:paraId="34E21530" w14:textId="77777777" w:rsidR="00B66CEC" w:rsidRDefault="00B66CEC">
      <w:pPr>
        <w:ind w:firstLine="0"/>
      </w:pPr>
    </w:p>
    <w:p w14:paraId="01D1B654" w14:textId="1E270E7A" w:rsidR="00B66CEC" w:rsidRPr="00275E69" w:rsidRDefault="00853152" w:rsidP="00275E69">
      <w:pPr>
        <w:pStyle w:val="Heading4"/>
        <w:rPr>
          <w:rFonts w:eastAsia="Times New Roman" w:cs="Times New Roman"/>
        </w:rPr>
      </w:pPr>
      <w:bookmarkStart w:id="40" w:name="_Toc119108262"/>
      <w:r>
        <w:rPr>
          <w:rFonts w:eastAsia="Times New Roman" w:cs="Times New Roman"/>
        </w:rPr>
        <w:lastRenderedPageBreak/>
        <w:t>2.5.3 Lược đồ mạng (Network Diagram)</w:t>
      </w:r>
      <w:bookmarkEnd w:id="40"/>
    </w:p>
    <w:p w14:paraId="654C58C7" w14:textId="77777777" w:rsidR="00B66CEC" w:rsidRDefault="00853152">
      <w:pPr>
        <w:ind w:firstLine="0"/>
      </w:pPr>
      <w:r>
        <w:rPr>
          <w:noProof/>
        </w:rPr>
        <w:drawing>
          <wp:inline distT="114300" distB="114300" distL="114300" distR="114300" wp14:anchorId="792F96DD" wp14:editId="31BBA628">
            <wp:extent cx="6295073" cy="2743200"/>
            <wp:effectExtent l="0" t="0" r="0" b="0"/>
            <wp:docPr id="55"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8"/>
                    <a:srcRect/>
                    <a:stretch>
                      <a:fillRect/>
                    </a:stretch>
                  </pic:blipFill>
                  <pic:spPr>
                    <a:xfrm>
                      <a:off x="0" y="0"/>
                      <a:ext cx="6295073" cy="2743200"/>
                    </a:xfrm>
                    <a:prstGeom prst="rect">
                      <a:avLst/>
                    </a:prstGeom>
                    <a:ln/>
                  </pic:spPr>
                </pic:pic>
              </a:graphicData>
            </a:graphic>
          </wp:inline>
        </w:drawing>
      </w:r>
    </w:p>
    <w:p w14:paraId="3CF6C734" w14:textId="40CBDFC7" w:rsidR="00B66CEC" w:rsidRPr="00801934" w:rsidRDefault="00801934" w:rsidP="00801934">
      <w:pPr>
        <w:ind w:firstLine="0"/>
        <w:jc w:val="center"/>
        <w:rPr>
          <w:rFonts w:ascii="Times New Roman" w:hAnsi="Times New Roman" w:cs="Times New Roman"/>
          <w:i/>
          <w:iCs/>
          <w:sz w:val="24"/>
          <w:szCs w:val="24"/>
        </w:rPr>
      </w:pPr>
      <w:r w:rsidRPr="00801934">
        <w:rPr>
          <w:rFonts w:ascii="Times New Roman" w:hAnsi="Times New Roman" w:cs="Times New Roman"/>
          <w:i/>
          <w:iCs/>
          <w:sz w:val="24"/>
          <w:szCs w:val="24"/>
        </w:rPr>
        <w:t>Hình 2.5.3. Lược đồ mạng</w:t>
      </w:r>
    </w:p>
    <w:p w14:paraId="6244D880" w14:textId="77777777" w:rsidR="00B66CEC" w:rsidRPr="00F1379E" w:rsidRDefault="00853152">
      <w:pPr>
        <w:ind w:firstLine="0"/>
        <w:rPr>
          <w:rFonts w:ascii="Times New Roman" w:eastAsia="Times New Roman" w:hAnsi="Times New Roman" w:cs="Times New Roman"/>
          <w:i/>
          <w:color w:val="2E74B5" w:themeColor="accent1" w:themeShade="BF"/>
        </w:rPr>
      </w:pPr>
      <w:r w:rsidRPr="00F1379E">
        <w:rPr>
          <w:rFonts w:ascii="Times New Roman" w:eastAsia="Times New Roman" w:hAnsi="Times New Roman" w:cs="Times New Roman"/>
          <w:i/>
          <w:color w:val="2E74B5" w:themeColor="accent1" w:themeShade="BF"/>
        </w:rPr>
        <w:t>Tập tin đính kèm tại đây:</w:t>
      </w:r>
    </w:p>
    <w:p w14:paraId="063292B3" w14:textId="77777777" w:rsidR="00B66CEC" w:rsidRPr="00F1379E" w:rsidRDefault="00000000">
      <w:pPr>
        <w:ind w:firstLine="0"/>
        <w:rPr>
          <w:rFonts w:ascii="Times New Roman" w:hAnsi="Times New Roman" w:cs="Times New Roman"/>
          <w:i/>
          <w:iCs/>
        </w:rPr>
      </w:pPr>
      <w:hyperlink r:id="rId29">
        <w:r w:rsidR="00853152" w:rsidRPr="00F1379E">
          <w:rPr>
            <w:rFonts w:ascii="Times New Roman" w:hAnsi="Times New Roman" w:cs="Times New Roman"/>
            <w:i/>
            <w:iCs/>
            <w:color w:val="1155CC"/>
            <w:u w:val="single"/>
          </w:rPr>
          <w:t>https://drive.google.com/file/d/17tXObynVpzUu7Q5JfmY2wAwvpN6s_cVp/view?usp=sharing</w:t>
        </w:r>
      </w:hyperlink>
      <w:r w:rsidR="00853152" w:rsidRPr="00F1379E">
        <w:rPr>
          <w:rFonts w:ascii="Times New Roman" w:hAnsi="Times New Roman" w:cs="Times New Roman"/>
          <w:i/>
          <w:iCs/>
        </w:rPr>
        <w:t xml:space="preserve"> </w:t>
      </w:r>
    </w:p>
    <w:p w14:paraId="5D329B97" w14:textId="77777777" w:rsidR="00B66CEC" w:rsidRDefault="00B66CEC">
      <w:pPr>
        <w:ind w:firstLine="0"/>
      </w:pPr>
    </w:p>
    <w:p w14:paraId="7987E364" w14:textId="77777777" w:rsidR="00B66CEC" w:rsidRDefault="00853152">
      <w:pPr>
        <w:pStyle w:val="Heading4"/>
        <w:rPr>
          <w:rFonts w:eastAsia="Times New Roman" w:cs="Times New Roman"/>
        </w:rPr>
      </w:pPr>
      <w:bookmarkStart w:id="41" w:name="_Toc119108263"/>
      <w:r>
        <w:rPr>
          <w:rFonts w:eastAsia="Times New Roman" w:cs="Times New Roman"/>
        </w:rPr>
        <w:t>2.5.4 Ma Trận phân bố trách nhiệm (RAM)</w:t>
      </w:r>
      <w:bookmarkEnd w:id="41"/>
    </w:p>
    <w:p w14:paraId="6D2B76FA" w14:textId="46B684B0" w:rsidR="00B66CEC" w:rsidRDefault="00853152">
      <w:pPr>
        <w:ind w:firstLine="0"/>
        <w:rPr>
          <w:rFonts w:ascii="Times New Roman" w:eastAsia="Times New Roman" w:hAnsi="Times New Roman" w:cs="Times New Roman"/>
          <w:i/>
        </w:rPr>
      </w:pPr>
      <w:r>
        <w:rPr>
          <w:rFonts w:ascii="Times New Roman" w:eastAsia="Times New Roman" w:hAnsi="Times New Roman" w:cs="Times New Roman"/>
          <w:i/>
        </w:rPr>
        <w:t>Thiết kế ma trận RAM:</w:t>
      </w:r>
    </w:p>
    <w:tbl>
      <w:tblPr>
        <w:tblW w:w="99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80"/>
        <w:gridCol w:w="4702"/>
        <w:gridCol w:w="992"/>
        <w:gridCol w:w="992"/>
        <w:gridCol w:w="851"/>
        <w:gridCol w:w="850"/>
        <w:gridCol w:w="851"/>
      </w:tblGrid>
      <w:tr w:rsidR="008C0F22" w:rsidRPr="008C0F22" w14:paraId="39C7B598" w14:textId="77777777" w:rsidTr="00D26014">
        <w:tc>
          <w:tcPr>
            <w:tcW w:w="680" w:type="dxa"/>
            <w:vMerge w:val="restart"/>
            <w:shd w:val="clear" w:color="auto" w:fill="E7E6E6" w:themeFill="background2"/>
            <w:vAlign w:val="center"/>
          </w:tcPr>
          <w:p w14:paraId="46DE36F2" w14:textId="77777777" w:rsidR="008C0F22" w:rsidRPr="008C0F22" w:rsidRDefault="008C0F22" w:rsidP="008C0F22">
            <w:pPr>
              <w:ind w:firstLine="0"/>
              <w:rPr>
                <w:rFonts w:ascii="Times New Roman" w:eastAsia="Times New Roman" w:hAnsi="Times New Roman" w:cs="Times New Roman"/>
                <w:b/>
              </w:rPr>
            </w:pPr>
            <w:r w:rsidRPr="008C0F22">
              <w:rPr>
                <w:rFonts w:ascii="Times New Roman" w:eastAsia="Times New Roman" w:hAnsi="Times New Roman" w:cs="Times New Roman"/>
                <w:b/>
              </w:rPr>
              <w:t>ID</w:t>
            </w:r>
          </w:p>
        </w:tc>
        <w:tc>
          <w:tcPr>
            <w:tcW w:w="4702" w:type="dxa"/>
            <w:vMerge w:val="restart"/>
            <w:shd w:val="clear" w:color="auto" w:fill="E7E6E6" w:themeFill="background2"/>
            <w:vAlign w:val="center"/>
          </w:tcPr>
          <w:p w14:paraId="55EEB575" w14:textId="77777777" w:rsidR="008C0F22" w:rsidRPr="008C0F22" w:rsidRDefault="008C0F22" w:rsidP="008C0F22">
            <w:pPr>
              <w:ind w:firstLine="0"/>
              <w:rPr>
                <w:rFonts w:ascii="Times New Roman" w:eastAsia="Times New Roman" w:hAnsi="Times New Roman" w:cs="Times New Roman"/>
                <w:b/>
              </w:rPr>
            </w:pPr>
            <w:r w:rsidRPr="008C0F22">
              <w:rPr>
                <w:rFonts w:ascii="Times New Roman" w:eastAsia="Times New Roman" w:hAnsi="Times New Roman" w:cs="Times New Roman"/>
                <w:b/>
              </w:rPr>
              <w:t>Công việc</w:t>
            </w:r>
          </w:p>
        </w:tc>
        <w:tc>
          <w:tcPr>
            <w:tcW w:w="4536" w:type="dxa"/>
            <w:gridSpan w:val="5"/>
            <w:shd w:val="clear" w:color="auto" w:fill="E7E6E6" w:themeFill="background2"/>
            <w:vAlign w:val="center"/>
          </w:tcPr>
          <w:p w14:paraId="41B437A6" w14:textId="77777777" w:rsidR="008C0F22" w:rsidRPr="008C0F22" w:rsidRDefault="008C0F22" w:rsidP="008C0F22">
            <w:pPr>
              <w:ind w:firstLine="0"/>
              <w:rPr>
                <w:rFonts w:ascii="Times New Roman" w:eastAsia="Times New Roman" w:hAnsi="Times New Roman" w:cs="Times New Roman"/>
                <w:b/>
              </w:rPr>
            </w:pPr>
            <w:r w:rsidRPr="008C0F22">
              <w:rPr>
                <w:rFonts w:ascii="Times New Roman" w:eastAsia="Times New Roman" w:hAnsi="Times New Roman" w:cs="Times New Roman"/>
                <w:b/>
              </w:rPr>
              <w:t>Nhân sự thực hiện</w:t>
            </w:r>
          </w:p>
        </w:tc>
      </w:tr>
      <w:tr w:rsidR="008C0F22" w:rsidRPr="008C0F22" w14:paraId="4C854B7B" w14:textId="77777777" w:rsidTr="00D26014">
        <w:tc>
          <w:tcPr>
            <w:tcW w:w="680" w:type="dxa"/>
            <w:vMerge/>
            <w:vAlign w:val="center"/>
          </w:tcPr>
          <w:p w14:paraId="3D8E5D56" w14:textId="77777777" w:rsidR="008C0F22" w:rsidRPr="008C0F22" w:rsidRDefault="008C0F22" w:rsidP="008C0F22">
            <w:pPr>
              <w:ind w:firstLine="0"/>
              <w:rPr>
                <w:rFonts w:ascii="Times New Roman" w:eastAsia="Times New Roman" w:hAnsi="Times New Roman" w:cs="Times New Roman"/>
                <w:b/>
              </w:rPr>
            </w:pPr>
          </w:p>
        </w:tc>
        <w:tc>
          <w:tcPr>
            <w:tcW w:w="4702" w:type="dxa"/>
            <w:vMerge/>
            <w:vAlign w:val="center"/>
          </w:tcPr>
          <w:p w14:paraId="199F9345" w14:textId="77777777" w:rsidR="008C0F22" w:rsidRPr="008C0F22" w:rsidRDefault="008C0F22" w:rsidP="008C0F22">
            <w:pPr>
              <w:ind w:firstLine="0"/>
              <w:rPr>
                <w:rFonts w:ascii="Times New Roman" w:eastAsia="Times New Roman" w:hAnsi="Times New Roman" w:cs="Times New Roman"/>
                <w:b/>
              </w:rPr>
            </w:pPr>
          </w:p>
        </w:tc>
        <w:tc>
          <w:tcPr>
            <w:tcW w:w="992" w:type="dxa"/>
          </w:tcPr>
          <w:p w14:paraId="19E18E8B" w14:textId="77777777" w:rsidR="008C0F22" w:rsidRPr="008C0F22" w:rsidRDefault="008C0F22" w:rsidP="008C0F22">
            <w:pPr>
              <w:ind w:firstLine="0"/>
              <w:rPr>
                <w:rFonts w:ascii="Times New Roman" w:eastAsia="Times New Roman" w:hAnsi="Times New Roman" w:cs="Times New Roman"/>
              </w:rPr>
            </w:pPr>
            <w:r w:rsidRPr="008C0F22">
              <w:rPr>
                <w:rFonts w:ascii="Times New Roman" w:eastAsia="Times New Roman" w:hAnsi="Times New Roman" w:cs="Times New Roman"/>
              </w:rPr>
              <w:t>Toàn</w:t>
            </w:r>
          </w:p>
        </w:tc>
        <w:tc>
          <w:tcPr>
            <w:tcW w:w="992" w:type="dxa"/>
          </w:tcPr>
          <w:p w14:paraId="7D26211E" w14:textId="77777777" w:rsidR="008C0F22" w:rsidRPr="008C0F22" w:rsidRDefault="008C0F22" w:rsidP="008C0F22">
            <w:pPr>
              <w:ind w:firstLine="0"/>
              <w:rPr>
                <w:rFonts w:ascii="Times New Roman" w:eastAsia="Times New Roman" w:hAnsi="Times New Roman" w:cs="Times New Roman"/>
              </w:rPr>
            </w:pPr>
            <w:r w:rsidRPr="008C0F22">
              <w:rPr>
                <w:rFonts w:ascii="Times New Roman" w:eastAsia="Times New Roman" w:hAnsi="Times New Roman" w:cs="Times New Roman"/>
              </w:rPr>
              <w:t>Thành</w:t>
            </w:r>
          </w:p>
        </w:tc>
        <w:tc>
          <w:tcPr>
            <w:tcW w:w="851" w:type="dxa"/>
          </w:tcPr>
          <w:p w14:paraId="3AD165B3" w14:textId="77777777" w:rsidR="008C0F22" w:rsidRPr="008C0F22" w:rsidRDefault="008C0F22" w:rsidP="008C0F22">
            <w:pPr>
              <w:ind w:firstLine="0"/>
              <w:rPr>
                <w:rFonts w:ascii="Times New Roman" w:eastAsia="Times New Roman" w:hAnsi="Times New Roman" w:cs="Times New Roman"/>
              </w:rPr>
            </w:pPr>
            <w:r w:rsidRPr="008C0F22">
              <w:rPr>
                <w:rFonts w:ascii="Times New Roman" w:eastAsia="Times New Roman" w:hAnsi="Times New Roman" w:cs="Times New Roman"/>
              </w:rPr>
              <w:t>Tùng</w:t>
            </w:r>
          </w:p>
        </w:tc>
        <w:tc>
          <w:tcPr>
            <w:tcW w:w="850" w:type="dxa"/>
          </w:tcPr>
          <w:p w14:paraId="0E3749CA" w14:textId="77777777" w:rsidR="008C0F22" w:rsidRPr="008C0F22" w:rsidRDefault="008C0F22" w:rsidP="008C0F22">
            <w:pPr>
              <w:ind w:firstLine="0"/>
              <w:rPr>
                <w:rFonts w:ascii="Times New Roman" w:eastAsia="Times New Roman" w:hAnsi="Times New Roman" w:cs="Times New Roman"/>
              </w:rPr>
            </w:pPr>
            <w:r w:rsidRPr="008C0F22">
              <w:rPr>
                <w:rFonts w:ascii="Times New Roman" w:eastAsia="Times New Roman" w:hAnsi="Times New Roman" w:cs="Times New Roman"/>
              </w:rPr>
              <w:t>Đạt</w:t>
            </w:r>
          </w:p>
        </w:tc>
        <w:tc>
          <w:tcPr>
            <w:tcW w:w="851" w:type="dxa"/>
          </w:tcPr>
          <w:p w14:paraId="7A1681FA" w14:textId="77777777" w:rsidR="008C0F22" w:rsidRPr="008C0F22" w:rsidRDefault="008C0F22" w:rsidP="008C0F22">
            <w:pPr>
              <w:ind w:firstLine="0"/>
              <w:rPr>
                <w:rFonts w:ascii="Times New Roman" w:eastAsia="Times New Roman" w:hAnsi="Times New Roman" w:cs="Times New Roman"/>
              </w:rPr>
            </w:pPr>
            <w:r w:rsidRPr="008C0F22">
              <w:rPr>
                <w:rFonts w:ascii="Times New Roman" w:eastAsia="Times New Roman" w:hAnsi="Times New Roman" w:cs="Times New Roman"/>
              </w:rPr>
              <w:t>Dũng</w:t>
            </w:r>
          </w:p>
        </w:tc>
      </w:tr>
      <w:tr w:rsidR="008C0F22" w:rsidRPr="008C0F22" w14:paraId="7529A492" w14:textId="77777777" w:rsidTr="00D26014">
        <w:tc>
          <w:tcPr>
            <w:tcW w:w="680" w:type="dxa"/>
          </w:tcPr>
          <w:p w14:paraId="30AD8AAC" w14:textId="77777777" w:rsidR="008C0F22" w:rsidRPr="008C0F22" w:rsidRDefault="008C0F22" w:rsidP="008C0F22">
            <w:pPr>
              <w:ind w:firstLine="0"/>
              <w:rPr>
                <w:rFonts w:ascii="Times New Roman" w:eastAsia="Times New Roman" w:hAnsi="Times New Roman" w:cs="Times New Roman"/>
              </w:rPr>
            </w:pPr>
            <w:r w:rsidRPr="008C0F22">
              <w:rPr>
                <w:rFonts w:ascii="Times New Roman" w:eastAsia="Times New Roman" w:hAnsi="Times New Roman" w:cs="Times New Roman"/>
              </w:rPr>
              <w:t>1</w:t>
            </w:r>
          </w:p>
        </w:tc>
        <w:tc>
          <w:tcPr>
            <w:tcW w:w="4702" w:type="dxa"/>
          </w:tcPr>
          <w:p w14:paraId="0CADABEC" w14:textId="77777777" w:rsidR="008C0F22" w:rsidRPr="008C0F22" w:rsidRDefault="008C0F22" w:rsidP="008C0F22">
            <w:pPr>
              <w:ind w:firstLine="0"/>
              <w:rPr>
                <w:rFonts w:ascii="Times New Roman" w:eastAsia="Times New Roman" w:hAnsi="Times New Roman" w:cs="Times New Roman"/>
              </w:rPr>
            </w:pPr>
            <w:r w:rsidRPr="008C0F22">
              <w:rPr>
                <w:rFonts w:ascii="Times New Roman" w:eastAsia="Times New Roman" w:hAnsi="Times New Roman" w:cs="Times New Roman"/>
              </w:rPr>
              <w:t>Khảo sát thị trường</w:t>
            </w:r>
          </w:p>
        </w:tc>
        <w:tc>
          <w:tcPr>
            <w:tcW w:w="992" w:type="dxa"/>
          </w:tcPr>
          <w:p w14:paraId="7DA9427D" w14:textId="77777777" w:rsidR="008C0F22" w:rsidRPr="008C0F22" w:rsidRDefault="008C0F22" w:rsidP="008C0F22">
            <w:pPr>
              <w:ind w:firstLine="0"/>
              <w:rPr>
                <w:rFonts w:ascii="Times New Roman" w:eastAsia="Times New Roman" w:hAnsi="Times New Roman" w:cs="Times New Roman"/>
              </w:rPr>
            </w:pPr>
            <w:r w:rsidRPr="008C0F22">
              <w:rPr>
                <w:rFonts w:ascii="Times New Roman" w:eastAsia="Times New Roman" w:hAnsi="Times New Roman" w:cs="Times New Roman"/>
              </w:rPr>
              <w:t>3</w:t>
            </w:r>
          </w:p>
        </w:tc>
        <w:tc>
          <w:tcPr>
            <w:tcW w:w="992" w:type="dxa"/>
          </w:tcPr>
          <w:p w14:paraId="6168B9BB" w14:textId="77777777" w:rsidR="008C0F22" w:rsidRPr="008C0F22" w:rsidRDefault="008C0F22" w:rsidP="008C0F22">
            <w:pPr>
              <w:ind w:firstLine="0"/>
              <w:rPr>
                <w:rFonts w:ascii="Times New Roman" w:eastAsia="Times New Roman" w:hAnsi="Times New Roman" w:cs="Times New Roman"/>
              </w:rPr>
            </w:pPr>
            <w:r w:rsidRPr="008C0F22">
              <w:rPr>
                <w:rFonts w:ascii="Times New Roman" w:eastAsia="Times New Roman" w:hAnsi="Times New Roman" w:cs="Times New Roman"/>
              </w:rPr>
              <w:t>4</w:t>
            </w:r>
          </w:p>
        </w:tc>
        <w:tc>
          <w:tcPr>
            <w:tcW w:w="851" w:type="dxa"/>
          </w:tcPr>
          <w:p w14:paraId="09AA32BF" w14:textId="77777777" w:rsidR="008C0F22" w:rsidRPr="008C0F22" w:rsidRDefault="008C0F22" w:rsidP="008C0F22">
            <w:pPr>
              <w:ind w:firstLine="0"/>
              <w:rPr>
                <w:rFonts w:ascii="Times New Roman" w:eastAsia="Times New Roman" w:hAnsi="Times New Roman" w:cs="Times New Roman"/>
              </w:rPr>
            </w:pPr>
            <w:r w:rsidRPr="008C0F22">
              <w:rPr>
                <w:rFonts w:ascii="Times New Roman" w:eastAsia="Times New Roman" w:hAnsi="Times New Roman" w:cs="Times New Roman"/>
              </w:rPr>
              <w:t>4</w:t>
            </w:r>
          </w:p>
        </w:tc>
        <w:tc>
          <w:tcPr>
            <w:tcW w:w="850" w:type="dxa"/>
          </w:tcPr>
          <w:p w14:paraId="61698DDF" w14:textId="77777777" w:rsidR="008C0F22" w:rsidRPr="008C0F22" w:rsidRDefault="008C0F22" w:rsidP="008C0F22">
            <w:pPr>
              <w:ind w:firstLine="0"/>
              <w:rPr>
                <w:rFonts w:ascii="Times New Roman" w:eastAsia="Times New Roman" w:hAnsi="Times New Roman" w:cs="Times New Roman"/>
              </w:rPr>
            </w:pPr>
            <w:r w:rsidRPr="008C0F22">
              <w:rPr>
                <w:rFonts w:ascii="Times New Roman" w:eastAsia="Times New Roman" w:hAnsi="Times New Roman" w:cs="Times New Roman"/>
              </w:rPr>
              <w:t>1</w:t>
            </w:r>
          </w:p>
        </w:tc>
        <w:tc>
          <w:tcPr>
            <w:tcW w:w="851" w:type="dxa"/>
          </w:tcPr>
          <w:p w14:paraId="29747E9A" w14:textId="77777777" w:rsidR="008C0F22" w:rsidRPr="008C0F22" w:rsidRDefault="008C0F22" w:rsidP="008C0F22">
            <w:pPr>
              <w:ind w:firstLine="0"/>
              <w:rPr>
                <w:rFonts w:ascii="Times New Roman" w:eastAsia="Times New Roman" w:hAnsi="Times New Roman" w:cs="Times New Roman"/>
              </w:rPr>
            </w:pPr>
            <w:r w:rsidRPr="008C0F22">
              <w:rPr>
                <w:rFonts w:ascii="Times New Roman" w:eastAsia="Times New Roman" w:hAnsi="Times New Roman" w:cs="Times New Roman"/>
              </w:rPr>
              <w:t>3</w:t>
            </w:r>
          </w:p>
        </w:tc>
      </w:tr>
      <w:tr w:rsidR="008C0F22" w:rsidRPr="008C0F22" w14:paraId="3B6F22F6" w14:textId="77777777" w:rsidTr="00D26014">
        <w:tc>
          <w:tcPr>
            <w:tcW w:w="9918" w:type="dxa"/>
            <w:gridSpan w:val="7"/>
          </w:tcPr>
          <w:p w14:paraId="599B71F1" w14:textId="77777777" w:rsidR="008C0F22" w:rsidRPr="008C0F22" w:rsidRDefault="008C0F22" w:rsidP="001E3B76">
            <w:pPr>
              <w:ind w:firstLine="0"/>
              <w:jc w:val="center"/>
              <w:rPr>
                <w:rFonts w:ascii="Times New Roman" w:eastAsia="Times New Roman" w:hAnsi="Times New Roman" w:cs="Times New Roman"/>
                <w:b/>
              </w:rPr>
            </w:pPr>
            <w:r w:rsidRPr="008C0F22">
              <w:rPr>
                <w:rFonts w:ascii="Times New Roman" w:eastAsia="Times New Roman" w:hAnsi="Times New Roman" w:cs="Times New Roman"/>
                <w:b/>
              </w:rPr>
              <w:t>Lập kế hoạch</w:t>
            </w:r>
          </w:p>
        </w:tc>
      </w:tr>
      <w:tr w:rsidR="008C0F22" w:rsidRPr="008C0F22" w14:paraId="4DEFF89C" w14:textId="77777777" w:rsidTr="00D26014">
        <w:tc>
          <w:tcPr>
            <w:tcW w:w="680" w:type="dxa"/>
          </w:tcPr>
          <w:p w14:paraId="319D0D3C" w14:textId="77777777" w:rsidR="008C0F22" w:rsidRPr="008C0F22" w:rsidRDefault="008C0F22" w:rsidP="008C0F22">
            <w:pPr>
              <w:ind w:firstLine="0"/>
              <w:rPr>
                <w:rFonts w:ascii="Times New Roman" w:eastAsia="Times New Roman" w:hAnsi="Times New Roman" w:cs="Times New Roman"/>
              </w:rPr>
            </w:pPr>
            <w:r w:rsidRPr="008C0F22">
              <w:rPr>
                <w:rFonts w:ascii="Times New Roman" w:eastAsia="Times New Roman" w:hAnsi="Times New Roman" w:cs="Times New Roman"/>
              </w:rPr>
              <w:t>2</w:t>
            </w:r>
          </w:p>
        </w:tc>
        <w:tc>
          <w:tcPr>
            <w:tcW w:w="4702" w:type="dxa"/>
          </w:tcPr>
          <w:p w14:paraId="711196C7" w14:textId="77777777" w:rsidR="008C0F22" w:rsidRPr="008C0F22" w:rsidRDefault="008C0F22" w:rsidP="008C0F22">
            <w:pPr>
              <w:ind w:firstLine="0"/>
              <w:rPr>
                <w:rFonts w:ascii="Times New Roman" w:eastAsia="Times New Roman" w:hAnsi="Times New Roman" w:cs="Times New Roman"/>
              </w:rPr>
            </w:pPr>
            <w:r w:rsidRPr="008C0F22">
              <w:rPr>
                <w:rFonts w:ascii="Times New Roman" w:eastAsia="Times New Roman" w:hAnsi="Times New Roman" w:cs="Times New Roman"/>
              </w:rPr>
              <w:t>Lập kế hoạch</w:t>
            </w:r>
          </w:p>
        </w:tc>
        <w:tc>
          <w:tcPr>
            <w:tcW w:w="992" w:type="dxa"/>
          </w:tcPr>
          <w:p w14:paraId="4AD24448" w14:textId="77777777" w:rsidR="008C0F22" w:rsidRPr="008C0F22" w:rsidRDefault="008C0F22" w:rsidP="008C0F22">
            <w:pPr>
              <w:ind w:firstLine="0"/>
              <w:rPr>
                <w:rFonts w:ascii="Times New Roman" w:eastAsia="Times New Roman" w:hAnsi="Times New Roman" w:cs="Times New Roman"/>
              </w:rPr>
            </w:pPr>
            <w:r w:rsidRPr="008C0F22">
              <w:rPr>
                <w:rFonts w:ascii="Times New Roman" w:eastAsia="Times New Roman" w:hAnsi="Times New Roman" w:cs="Times New Roman"/>
              </w:rPr>
              <w:t>3</w:t>
            </w:r>
          </w:p>
        </w:tc>
        <w:tc>
          <w:tcPr>
            <w:tcW w:w="992" w:type="dxa"/>
          </w:tcPr>
          <w:p w14:paraId="7F925EE3" w14:textId="77777777" w:rsidR="008C0F22" w:rsidRPr="008C0F22" w:rsidRDefault="008C0F22" w:rsidP="008C0F22">
            <w:pPr>
              <w:ind w:firstLine="0"/>
              <w:rPr>
                <w:rFonts w:ascii="Times New Roman" w:eastAsia="Times New Roman" w:hAnsi="Times New Roman" w:cs="Times New Roman"/>
              </w:rPr>
            </w:pPr>
            <w:r w:rsidRPr="008C0F22">
              <w:rPr>
                <w:rFonts w:ascii="Times New Roman" w:eastAsia="Times New Roman" w:hAnsi="Times New Roman" w:cs="Times New Roman"/>
              </w:rPr>
              <w:t>3</w:t>
            </w:r>
          </w:p>
        </w:tc>
        <w:tc>
          <w:tcPr>
            <w:tcW w:w="851" w:type="dxa"/>
          </w:tcPr>
          <w:p w14:paraId="2D4F1769" w14:textId="77777777" w:rsidR="008C0F22" w:rsidRPr="008C0F22" w:rsidRDefault="008C0F22" w:rsidP="008C0F22">
            <w:pPr>
              <w:ind w:firstLine="0"/>
              <w:rPr>
                <w:rFonts w:ascii="Times New Roman" w:eastAsia="Times New Roman" w:hAnsi="Times New Roman" w:cs="Times New Roman"/>
              </w:rPr>
            </w:pPr>
            <w:r w:rsidRPr="008C0F22">
              <w:rPr>
                <w:rFonts w:ascii="Times New Roman" w:eastAsia="Times New Roman" w:hAnsi="Times New Roman" w:cs="Times New Roman"/>
              </w:rPr>
              <w:t>3</w:t>
            </w:r>
          </w:p>
        </w:tc>
        <w:tc>
          <w:tcPr>
            <w:tcW w:w="850" w:type="dxa"/>
          </w:tcPr>
          <w:p w14:paraId="4E41F52E" w14:textId="77777777" w:rsidR="008C0F22" w:rsidRPr="008C0F22" w:rsidRDefault="008C0F22" w:rsidP="008C0F22">
            <w:pPr>
              <w:ind w:firstLine="0"/>
              <w:rPr>
                <w:rFonts w:ascii="Times New Roman" w:eastAsia="Times New Roman" w:hAnsi="Times New Roman" w:cs="Times New Roman"/>
              </w:rPr>
            </w:pPr>
            <w:r w:rsidRPr="008C0F22">
              <w:rPr>
                <w:rFonts w:ascii="Times New Roman" w:eastAsia="Times New Roman" w:hAnsi="Times New Roman" w:cs="Times New Roman"/>
              </w:rPr>
              <w:t>1</w:t>
            </w:r>
          </w:p>
        </w:tc>
        <w:tc>
          <w:tcPr>
            <w:tcW w:w="851" w:type="dxa"/>
          </w:tcPr>
          <w:p w14:paraId="5367BDFA" w14:textId="77777777" w:rsidR="008C0F22" w:rsidRPr="008C0F22" w:rsidRDefault="008C0F22" w:rsidP="008C0F22">
            <w:pPr>
              <w:ind w:firstLine="0"/>
              <w:rPr>
                <w:rFonts w:ascii="Times New Roman" w:eastAsia="Times New Roman" w:hAnsi="Times New Roman" w:cs="Times New Roman"/>
              </w:rPr>
            </w:pPr>
            <w:r w:rsidRPr="008C0F22">
              <w:rPr>
                <w:rFonts w:ascii="Times New Roman" w:eastAsia="Times New Roman" w:hAnsi="Times New Roman" w:cs="Times New Roman"/>
              </w:rPr>
              <w:t>3</w:t>
            </w:r>
          </w:p>
        </w:tc>
      </w:tr>
      <w:tr w:rsidR="008C0F22" w:rsidRPr="008C0F22" w14:paraId="5A49CE8A" w14:textId="77777777" w:rsidTr="00D26014">
        <w:tc>
          <w:tcPr>
            <w:tcW w:w="680" w:type="dxa"/>
          </w:tcPr>
          <w:p w14:paraId="0A215BE1" w14:textId="77777777" w:rsidR="008C0F22" w:rsidRPr="008C0F22" w:rsidRDefault="008C0F22" w:rsidP="008C0F22">
            <w:pPr>
              <w:ind w:firstLine="0"/>
              <w:rPr>
                <w:rFonts w:ascii="Times New Roman" w:eastAsia="Times New Roman" w:hAnsi="Times New Roman" w:cs="Times New Roman"/>
              </w:rPr>
            </w:pPr>
            <w:r w:rsidRPr="008C0F22">
              <w:rPr>
                <w:rFonts w:ascii="Times New Roman" w:eastAsia="Times New Roman" w:hAnsi="Times New Roman" w:cs="Times New Roman"/>
              </w:rPr>
              <w:t>3</w:t>
            </w:r>
          </w:p>
        </w:tc>
        <w:tc>
          <w:tcPr>
            <w:tcW w:w="4702" w:type="dxa"/>
          </w:tcPr>
          <w:p w14:paraId="3CCE8D19" w14:textId="77777777" w:rsidR="008C0F22" w:rsidRPr="008C0F22" w:rsidRDefault="008C0F22" w:rsidP="008C0F22">
            <w:pPr>
              <w:ind w:firstLine="0"/>
              <w:rPr>
                <w:rFonts w:ascii="Times New Roman" w:eastAsia="Times New Roman" w:hAnsi="Times New Roman" w:cs="Times New Roman"/>
              </w:rPr>
            </w:pPr>
            <w:r w:rsidRPr="008C0F22">
              <w:rPr>
                <w:rFonts w:ascii="Times New Roman" w:eastAsia="Times New Roman" w:hAnsi="Times New Roman" w:cs="Times New Roman"/>
              </w:rPr>
              <w:t>Xác định công việc</w:t>
            </w:r>
          </w:p>
        </w:tc>
        <w:tc>
          <w:tcPr>
            <w:tcW w:w="992" w:type="dxa"/>
          </w:tcPr>
          <w:p w14:paraId="5B07C110" w14:textId="77777777" w:rsidR="008C0F22" w:rsidRPr="008C0F22" w:rsidRDefault="008C0F22" w:rsidP="008C0F22">
            <w:pPr>
              <w:ind w:firstLine="0"/>
              <w:rPr>
                <w:rFonts w:ascii="Times New Roman" w:eastAsia="Times New Roman" w:hAnsi="Times New Roman" w:cs="Times New Roman"/>
              </w:rPr>
            </w:pPr>
            <w:r w:rsidRPr="008C0F22">
              <w:rPr>
                <w:rFonts w:ascii="Times New Roman" w:eastAsia="Times New Roman" w:hAnsi="Times New Roman" w:cs="Times New Roman"/>
              </w:rPr>
              <w:t>3</w:t>
            </w:r>
          </w:p>
        </w:tc>
        <w:tc>
          <w:tcPr>
            <w:tcW w:w="992" w:type="dxa"/>
          </w:tcPr>
          <w:p w14:paraId="53865981" w14:textId="77777777" w:rsidR="008C0F22" w:rsidRPr="008C0F22" w:rsidRDefault="008C0F22" w:rsidP="008C0F22">
            <w:pPr>
              <w:ind w:firstLine="0"/>
              <w:rPr>
                <w:rFonts w:ascii="Times New Roman" w:eastAsia="Times New Roman" w:hAnsi="Times New Roman" w:cs="Times New Roman"/>
              </w:rPr>
            </w:pPr>
            <w:r w:rsidRPr="008C0F22">
              <w:rPr>
                <w:rFonts w:ascii="Times New Roman" w:eastAsia="Times New Roman" w:hAnsi="Times New Roman" w:cs="Times New Roman"/>
              </w:rPr>
              <w:t>3</w:t>
            </w:r>
          </w:p>
        </w:tc>
        <w:tc>
          <w:tcPr>
            <w:tcW w:w="851" w:type="dxa"/>
          </w:tcPr>
          <w:p w14:paraId="642489C5" w14:textId="77777777" w:rsidR="008C0F22" w:rsidRPr="008C0F22" w:rsidRDefault="008C0F22" w:rsidP="008C0F22">
            <w:pPr>
              <w:ind w:firstLine="0"/>
              <w:rPr>
                <w:rFonts w:ascii="Times New Roman" w:eastAsia="Times New Roman" w:hAnsi="Times New Roman" w:cs="Times New Roman"/>
              </w:rPr>
            </w:pPr>
            <w:r w:rsidRPr="008C0F22">
              <w:rPr>
                <w:rFonts w:ascii="Times New Roman" w:eastAsia="Times New Roman" w:hAnsi="Times New Roman" w:cs="Times New Roman"/>
              </w:rPr>
              <w:t>3</w:t>
            </w:r>
          </w:p>
        </w:tc>
        <w:tc>
          <w:tcPr>
            <w:tcW w:w="850" w:type="dxa"/>
          </w:tcPr>
          <w:p w14:paraId="68C63796" w14:textId="77777777" w:rsidR="008C0F22" w:rsidRPr="008C0F22" w:rsidRDefault="008C0F22" w:rsidP="008C0F22">
            <w:pPr>
              <w:ind w:firstLine="0"/>
              <w:rPr>
                <w:rFonts w:ascii="Times New Roman" w:eastAsia="Times New Roman" w:hAnsi="Times New Roman" w:cs="Times New Roman"/>
              </w:rPr>
            </w:pPr>
            <w:r w:rsidRPr="008C0F22">
              <w:rPr>
                <w:rFonts w:ascii="Times New Roman" w:eastAsia="Times New Roman" w:hAnsi="Times New Roman" w:cs="Times New Roman"/>
              </w:rPr>
              <w:t>1</w:t>
            </w:r>
          </w:p>
        </w:tc>
        <w:tc>
          <w:tcPr>
            <w:tcW w:w="851" w:type="dxa"/>
          </w:tcPr>
          <w:p w14:paraId="174F5A59" w14:textId="77777777" w:rsidR="008C0F22" w:rsidRPr="008C0F22" w:rsidRDefault="008C0F22" w:rsidP="008C0F22">
            <w:pPr>
              <w:ind w:firstLine="0"/>
              <w:rPr>
                <w:rFonts w:ascii="Times New Roman" w:eastAsia="Times New Roman" w:hAnsi="Times New Roman" w:cs="Times New Roman"/>
              </w:rPr>
            </w:pPr>
            <w:r w:rsidRPr="008C0F22">
              <w:rPr>
                <w:rFonts w:ascii="Times New Roman" w:eastAsia="Times New Roman" w:hAnsi="Times New Roman" w:cs="Times New Roman"/>
              </w:rPr>
              <w:t>3</w:t>
            </w:r>
          </w:p>
        </w:tc>
      </w:tr>
      <w:tr w:rsidR="008C0F22" w:rsidRPr="008C0F22" w14:paraId="16DC5A46" w14:textId="77777777" w:rsidTr="00D26014">
        <w:tc>
          <w:tcPr>
            <w:tcW w:w="680" w:type="dxa"/>
          </w:tcPr>
          <w:p w14:paraId="5C85658A" w14:textId="77777777" w:rsidR="008C0F22" w:rsidRPr="008C0F22" w:rsidRDefault="008C0F22" w:rsidP="008C0F22">
            <w:pPr>
              <w:ind w:firstLine="0"/>
              <w:rPr>
                <w:rFonts w:ascii="Times New Roman" w:eastAsia="Times New Roman" w:hAnsi="Times New Roman" w:cs="Times New Roman"/>
              </w:rPr>
            </w:pPr>
          </w:p>
        </w:tc>
        <w:tc>
          <w:tcPr>
            <w:tcW w:w="4702" w:type="dxa"/>
          </w:tcPr>
          <w:p w14:paraId="04953E12" w14:textId="77777777" w:rsidR="008C0F22" w:rsidRPr="008C0F22" w:rsidRDefault="008C0F22" w:rsidP="008C0F22">
            <w:pPr>
              <w:ind w:firstLine="0"/>
              <w:rPr>
                <w:rFonts w:ascii="Times New Roman" w:eastAsia="Times New Roman" w:hAnsi="Times New Roman" w:cs="Times New Roman"/>
              </w:rPr>
            </w:pPr>
            <w:r w:rsidRPr="008C0F22">
              <w:rPr>
                <w:rFonts w:ascii="Times New Roman" w:eastAsia="Times New Roman" w:hAnsi="Times New Roman" w:cs="Times New Roman"/>
              </w:rPr>
              <w:t>Lập sơ đồ phân rã công việc (WBS)</w:t>
            </w:r>
          </w:p>
        </w:tc>
        <w:tc>
          <w:tcPr>
            <w:tcW w:w="992" w:type="dxa"/>
          </w:tcPr>
          <w:p w14:paraId="6C7AF155" w14:textId="77777777" w:rsidR="008C0F22" w:rsidRPr="008C0F22" w:rsidRDefault="008C0F22" w:rsidP="008C0F22">
            <w:pPr>
              <w:ind w:firstLine="0"/>
              <w:rPr>
                <w:rFonts w:ascii="Times New Roman" w:eastAsia="Times New Roman" w:hAnsi="Times New Roman" w:cs="Times New Roman"/>
              </w:rPr>
            </w:pPr>
            <w:r w:rsidRPr="008C0F22">
              <w:rPr>
                <w:rFonts w:ascii="Times New Roman" w:eastAsia="Times New Roman" w:hAnsi="Times New Roman" w:cs="Times New Roman"/>
              </w:rPr>
              <w:t>3</w:t>
            </w:r>
          </w:p>
        </w:tc>
        <w:tc>
          <w:tcPr>
            <w:tcW w:w="992" w:type="dxa"/>
          </w:tcPr>
          <w:p w14:paraId="43893DF1" w14:textId="77777777" w:rsidR="008C0F22" w:rsidRPr="008C0F22" w:rsidRDefault="008C0F22" w:rsidP="008C0F22">
            <w:pPr>
              <w:ind w:firstLine="0"/>
              <w:rPr>
                <w:rFonts w:ascii="Times New Roman" w:eastAsia="Times New Roman" w:hAnsi="Times New Roman" w:cs="Times New Roman"/>
              </w:rPr>
            </w:pPr>
            <w:r w:rsidRPr="008C0F22">
              <w:rPr>
                <w:rFonts w:ascii="Times New Roman" w:eastAsia="Times New Roman" w:hAnsi="Times New Roman" w:cs="Times New Roman"/>
              </w:rPr>
              <w:t>2</w:t>
            </w:r>
          </w:p>
        </w:tc>
        <w:tc>
          <w:tcPr>
            <w:tcW w:w="851" w:type="dxa"/>
          </w:tcPr>
          <w:p w14:paraId="031A2E55" w14:textId="77777777" w:rsidR="008C0F22" w:rsidRPr="008C0F22" w:rsidRDefault="008C0F22" w:rsidP="008C0F22">
            <w:pPr>
              <w:ind w:firstLine="0"/>
              <w:rPr>
                <w:rFonts w:ascii="Times New Roman" w:eastAsia="Times New Roman" w:hAnsi="Times New Roman" w:cs="Times New Roman"/>
              </w:rPr>
            </w:pPr>
            <w:r w:rsidRPr="008C0F22">
              <w:rPr>
                <w:rFonts w:ascii="Times New Roman" w:eastAsia="Times New Roman" w:hAnsi="Times New Roman" w:cs="Times New Roman"/>
              </w:rPr>
              <w:t>3</w:t>
            </w:r>
          </w:p>
        </w:tc>
        <w:tc>
          <w:tcPr>
            <w:tcW w:w="850" w:type="dxa"/>
          </w:tcPr>
          <w:p w14:paraId="1E7015F3" w14:textId="77777777" w:rsidR="008C0F22" w:rsidRPr="008C0F22" w:rsidRDefault="008C0F22" w:rsidP="008C0F22">
            <w:pPr>
              <w:ind w:firstLine="0"/>
              <w:rPr>
                <w:rFonts w:ascii="Times New Roman" w:eastAsia="Times New Roman" w:hAnsi="Times New Roman" w:cs="Times New Roman"/>
              </w:rPr>
            </w:pPr>
            <w:r w:rsidRPr="008C0F22">
              <w:rPr>
                <w:rFonts w:ascii="Times New Roman" w:eastAsia="Times New Roman" w:hAnsi="Times New Roman" w:cs="Times New Roman"/>
              </w:rPr>
              <w:t>1</w:t>
            </w:r>
          </w:p>
        </w:tc>
        <w:tc>
          <w:tcPr>
            <w:tcW w:w="851" w:type="dxa"/>
          </w:tcPr>
          <w:p w14:paraId="4D06BF0E" w14:textId="77777777" w:rsidR="008C0F22" w:rsidRPr="008C0F22" w:rsidRDefault="008C0F22" w:rsidP="008C0F22">
            <w:pPr>
              <w:ind w:firstLine="0"/>
              <w:rPr>
                <w:rFonts w:ascii="Times New Roman" w:eastAsia="Times New Roman" w:hAnsi="Times New Roman" w:cs="Times New Roman"/>
              </w:rPr>
            </w:pPr>
            <w:r w:rsidRPr="008C0F22">
              <w:rPr>
                <w:rFonts w:ascii="Times New Roman" w:eastAsia="Times New Roman" w:hAnsi="Times New Roman" w:cs="Times New Roman"/>
              </w:rPr>
              <w:t>3</w:t>
            </w:r>
          </w:p>
        </w:tc>
      </w:tr>
      <w:tr w:rsidR="008C0F22" w:rsidRPr="008C0F22" w14:paraId="2D0AFA9E" w14:textId="77777777" w:rsidTr="00D26014">
        <w:tc>
          <w:tcPr>
            <w:tcW w:w="9918" w:type="dxa"/>
            <w:gridSpan w:val="7"/>
          </w:tcPr>
          <w:p w14:paraId="1E7FEF45" w14:textId="77777777" w:rsidR="008C0F22" w:rsidRPr="008C0F22" w:rsidRDefault="008C0F22" w:rsidP="001E3B76">
            <w:pPr>
              <w:ind w:firstLine="0"/>
              <w:jc w:val="center"/>
              <w:rPr>
                <w:rFonts w:ascii="Times New Roman" w:eastAsia="Times New Roman" w:hAnsi="Times New Roman" w:cs="Times New Roman"/>
                <w:b/>
              </w:rPr>
            </w:pPr>
            <w:r w:rsidRPr="008C0F22">
              <w:rPr>
                <w:rFonts w:ascii="Times New Roman" w:eastAsia="Times New Roman" w:hAnsi="Times New Roman" w:cs="Times New Roman"/>
                <w:b/>
              </w:rPr>
              <w:t>Ước lượng</w:t>
            </w:r>
          </w:p>
        </w:tc>
      </w:tr>
      <w:tr w:rsidR="008C0F22" w:rsidRPr="008C0F22" w14:paraId="33ECAA67" w14:textId="77777777" w:rsidTr="00D26014">
        <w:trPr>
          <w:trHeight w:val="278"/>
        </w:trPr>
        <w:tc>
          <w:tcPr>
            <w:tcW w:w="680" w:type="dxa"/>
          </w:tcPr>
          <w:p w14:paraId="193D3CFE" w14:textId="77777777" w:rsidR="008C0F22" w:rsidRPr="008C0F22" w:rsidRDefault="008C0F22" w:rsidP="008C0F22">
            <w:pPr>
              <w:ind w:firstLine="0"/>
              <w:rPr>
                <w:rFonts w:ascii="Times New Roman" w:eastAsia="Times New Roman" w:hAnsi="Times New Roman" w:cs="Times New Roman"/>
              </w:rPr>
            </w:pPr>
            <w:r w:rsidRPr="008C0F22">
              <w:rPr>
                <w:rFonts w:ascii="Times New Roman" w:eastAsia="Times New Roman" w:hAnsi="Times New Roman" w:cs="Times New Roman"/>
              </w:rPr>
              <w:t>4</w:t>
            </w:r>
          </w:p>
        </w:tc>
        <w:tc>
          <w:tcPr>
            <w:tcW w:w="4702" w:type="dxa"/>
          </w:tcPr>
          <w:p w14:paraId="5D599B96" w14:textId="77777777" w:rsidR="008C0F22" w:rsidRPr="008C0F22" w:rsidRDefault="008C0F22" w:rsidP="008C0F22">
            <w:pPr>
              <w:ind w:firstLine="0"/>
              <w:rPr>
                <w:rFonts w:ascii="Times New Roman" w:eastAsia="Times New Roman" w:hAnsi="Times New Roman" w:cs="Times New Roman"/>
              </w:rPr>
            </w:pPr>
            <w:r w:rsidRPr="008C0F22">
              <w:rPr>
                <w:rFonts w:ascii="Times New Roman" w:eastAsia="Times New Roman" w:hAnsi="Times New Roman" w:cs="Times New Roman"/>
              </w:rPr>
              <w:t>Ước lượng chi phí, thời gian</w:t>
            </w:r>
          </w:p>
        </w:tc>
        <w:tc>
          <w:tcPr>
            <w:tcW w:w="992" w:type="dxa"/>
          </w:tcPr>
          <w:p w14:paraId="51B2B5FD" w14:textId="77777777" w:rsidR="008C0F22" w:rsidRPr="008C0F22" w:rsidRDefault="008C0F22" w:rsidP="008C0F22">
            <w:pPr>
              <w:ind w:firstLine="0"/>
              <w:rPr>
                <w:rFonts w:ascii="Times New Roman" w:eastAsia="Times New Roman" w:hAnsi="Times New Roman" w:cs="Times New Roman"/>
              </w:rPr>
            </w:pPr>
          </w:p>
        </w:tc>
        <w:tc>
          <w:tcPr>
            <w:tcW w:w="992" w:type="dxa"/>
          </w:tcPr>
          <w:p w14:paraId="4FFC8559" w14:textId="77777777" w:rsidR="008C0F22" w:rsidRPr="008C0F22" w:rsidRDefault="008C0F22" w:rsidP="008C0F22">
            <w:pPr>
              <w:ind w:firstLine="0"/>
              <w:rPr>
                <w:rFonts w:ascii="Times New Roman" w:eastAsia="Times New Roman" w:hAnsi="Times New Roman" w:cs="Times New Roman"/>
              </w:rPr>
            </w:pPr>
          </w:p>
        </w:tc>
        <w:tc>
          <w:tcPr>
            <w:tcW w:w="851" w:type="dxa"/>
          </w:tcPr>
          <w:p w14:paraId="25948A64" w14:textId="77777777" w:rsidR="008C0F22" w:rsidRPr="008C0F22" w:rsidRDefault="008C0F22" w:rsidP="008C0F22">
            <w:pPr>
              <w:ind w:firstLine="0"/>
              <w:rPr>
                <w:rFonts w:ascii="Times New Roman" w:eastAsia="Times New Roman" w:hAnsi="Times New Roman" w:cs="Times New Roman"/>
              </w:rPr>
            </w:pPr>
            <w:r w:rsidRPr="008C0F22">
              <w:rPr>
                <w:rFonts w:ascii="Times New Roman" w:eastAsia="Times New Roman" w:hAnsi="Times New Roman" w:cs="Times New Roman"/>
              </w:rPr>
              <w:t>2</w:t>
            </w:r>
          </w:p>
        </w:tc>
        <w:tc>
          <w:tcPr>
            <w:tcW w:w="850" w:type="dxa"/>
          </w:tcPr>
          <w:p w14:paraId="4E8DD6C0" w14:textId="77777777" w:rsidR="008C0F22" w:rsidRPr="008C0F22" w:rsidRDefault="008C0F22" w:rsidP="008C0F22">
            <w:pPr>
              <w:ind w:firstLine="0"/>
              <w:rPr>
                <w:rFonts w:ascii="Times New Roman" w:eastAsia="Times New Roman" w:hAnsi="Times New Roman" w:cs="Times New Roman"/>
              </w:rPr>
            </w:pPr>
            <w:r w:rsidRPr="008C0F22">
              <w:rPr>
                <w:rFonts w:ascii="Times New Roman" w:eastAsia="Times New Roman" w:hAnsi="Times New Roman" w:cs="Times New Roman"/>
              </w:rPr>
              <w:t>1</w:t>
            </w:r>
          </w:p>
        </w:tc>
        <w:tc>
          <w:tcPr>
            <w:tcW w:w="851" w:type="dxa"/>
          </w:tcPr>
          <w:p w14:paraId="327454F9" w14:textId="77777777" w:rsidR="008C0F22" w:rsidRPr="008C0F22" w:rsidRDefault="008C0F22" w:rsidP="008C0F22">
            <w:pPr>
              <w:ind w:firstLine="0"/>
              <w:rPr>
                <w:rFonts w:ascii="Times New Roman" w:eastAsia="Times New Roman" w:hAnsi="Times New Roman" w:cs="Times New Roman"/>
              </w:rPr>
            </w:pPr>
          </w:p>
        </w:tc>
      </w:tr>
      <w:tr w:rsidR="008C0F22" w:rsidRPr="008C0F22" w14:paraId="7F0EA883" w14:textId="77777777" w:rsidTr="00D26014">
        <w:trPr>
          <w:trHeight w:val="278"/>
        </w:trPr>
        <w:tc>
          <w:tcPr>
            <w:tcW w:w="680" w:type="dxa"/>
          </w:tcPr>
          <w:p w14:paraId="1951F202" w14:textId="77777777" w:rsidR="008C0F22" w:rsidRPr="008C0F22" w:rsidRDefault="008C0F22" w:rsidP="008C0F22">
            <w:pPr>
              <w:ind w:firstLine="0"/>
              <w:rPr>
                <w:rFonts w:ascii="Times New Roman" w:eastAsia="Times New Roman" w:hAnsi="Times New Roman" w:cs="Times New Roman"/>
              </w:rPr>
            </w:pPr>
            <w:r w:rsidRPr="008C0F22">
              <w:rPr>
                <w:rFonts w:ascii="Times New Roman" w:eastAsia="Times New Roman" w:hAnsi="Times New Roman" w:cs="Times New Roman"/>
              </w:rPr>
              <w:t>5</w:t>
            </w:r>
          </w:p>
        </w:tc>
        <w:tc>
          <w:tcPr>
            <w:tcW w:w="4702" w:type="dxa"/>
          </w:tcPr>
          <w:p w14:paraId="77BE003A" w14:textId="77777777" w:rsidR="008C0F22" w:rsidRPr="008C0F22" w:rsidRDefault="008C0F22" w:rsidP="008C0F22">
            <w:pPr>
              <w:ind w:firstLine="0"/>
              <w:rPr>
                <w:rFonts w:ascii="Times New Roman" w:eastAsia="Times New Roman" w:hAnsi="Times New Roman" w:cs="Times New Roman"/>
              </w:rPr>
            </w:pPr>
            <w:r w:rsidRPr="008C0F22">
              <w:rPr>
                <w:rFonts w:ascii="Times New Roman" w:eastAsia="Times New Roman" w:hAnsi="Times New Roman" w:cs="Times New Roman"/>
              </w:rPr>
              <w:t>Ước lượng nhân lực và tài nguyên</w:t>
            </w:r>
          </w:p>
        </w:tc>
        <w:tc>
          <w:tcPr>
            <w:tcW w:w="992" w:type="dxa"/>
          </w:tcPr>
          <w:p w14:paraId="4F1BB88A" w14:textId="77777777" w:rsidR="008C0F22" w:rsidRPr="008C0F22" w:rsidRDefault="008C0F22" w:rsidP="008C0F22">
            <w:pPr>
              <w:ind w:firstLine="0"/>
              <w:rPr>
                <w:rFonts w:ascii="Times New Roman" w:eastAsia="Times New Roman" w:hAnsi="Times New Roman" w:cs="Times New Roman"/>
              </w:rPr>
            </w:pPr>
          </w:p>
        </w:tc>
        <w:tc>
          <w:tcPr>
            <w:tcW w:w="992" w:type="dxa"/>
          </w:tcPr>
          <w:p w14:paraId="75836F8E" w14:textId="77777777" w:rsidR="008C0F22" w:rsidRPr="008C0F22" w:rsidRDefault="008C0F22" w:rsidP="008C0F22">
            <w:pPr>
              <w:ind w:firstLine="0"/>
              <w:rPr>
                <w:rFonts w:ascii="Times New Roman" w:eastAsia="Times New Roman" w:hAnsi="Times New Roman" w:cs="Times New Roman"/>
              </w:rPr>
            </w:pPr>
          </w:p>
        </w:tc>
        <w:tc>
          <w:tcPr>
            <w:tcW w:w="851" w:type="dxa"/>
          </w:tcPr>
          <w:p w14:paraId="4E5B8A3B" w14:textId="77777777" w:rsidR="008C0F22" w:rsidRPr="008C0F22" w:rsidRDefault="008C0F22" w:rsidP="008C0F22">
            <w:pPr>
              <w:ind w:firstLine="0"/>
              <w:rPr>
                <w:rFonts w:ascii="Times New Roman" w:eastAsia="Times New Roman" w:hAnsi="Times New Roman" w:cs="Times New Roman"/>
              </w:rPr>
            </w:pPr>
            <w:r w:rsidRPr="008C0F22">
              <w:rPr>
                <w:rFonts w:ascii="Times New Roman" w:eastAsia="Times New Roman" w:hAnsi="Times New Roman" w:cs="Times New Roman"/>
              </w:rPr>
              <w:t>2</w:t>
            </w:r>
          </w:p>
        </w:tc>
        <w:tc>
          <w:tcPr>
            <w:tcW w:w="850" w:type="dxa"/>
          </w:tcPr>
          <w:p w14:paraId="28D2C5CA" w14:textId="77777777" w:rsidR="008C0F22" w:rsidRPr="008C0F22" w:rsidRDefault="008C0F22" w:rsidP="008C0F22">
            <w:pPr>
              <w:ind w:firstLine="0"/>
              <w:rPr>
                <w:rFonts w:ascii="Times New Roman" w:eastAsia="Times New Roman" w:hAnsi="Times New Roman" w:cs="Times New Roman"/>
              </w:rPr>
            </w:pPr>
            <w:r w:rsidRPr="008C0F22">
              <w:rPr>
                <w:rFonts w:ascii="Times New Roman" w:eastAsia="Times New Roman" w:hAnsi="Times New Roman" w:cs="Times New Roman"/>
              </w:rPr>
              <w:t>1</w:t>
            </w:r>
          </w:p>
        </w:tc>
        <w:tc>
          <w:tcPr>
            <w:tcW w:w="851" w:type="dxa"/>
          </w:tcPr>
          <w:p w14:paraId="38FA8D62" w14:textId="77777777" w:rsidR="008C0F22" w:rsidRPr="008C0F22" w:rsidRDefault="008C0F22" w:rsidP="008C0F22">
            <w:pPr>
              <w:ind w:firstLine="0"/>
              <w:rPr>
                <w:rFonts w:ascii="Times New Roman" w:eastAsia="Times New Roman" w:hAnsi="Times New Roman" w:cs="Times New Roman"/>
              </w:rPr>
            </w:pPr>
          </w:p>
        </w:tc>
      </w:tr>
      <w:tr w:rsidR="008C0F22" w:rsidRPr="008C0F22" w14:paraId="62621CA5" w14:textId="77777777" w:rsidTr="00D26014">
        <w:trPr>
          <w:trHeight w:val="278"/>
        </w:trPr>
        <w:tc>
          <w:tcPr>
            <w:tcW w:w="680" w:type="dxa"/>
          </w:tcPr>
          <w:p w14:paraId="7063A777" w14:textId="77777777" w:rsidR="008C0F22" w:rsidRPr="008C0F22" w:rsidRDefault="008C0F22" w:rsidP="008C0F22">
            <w:pPr>
              <w:ind w:firstLine="0"/>
              <w:rPr>
                <w:rFonts w:ascii="Times New Roman" w:eastAsia="Times New Roman" w:hAnsi="Times New Roman" w:cs="Times New Roman"/>
              </w:rPr>
            </w:pPr>
            <w:r w:rsidRPr="008C0F22">
              <w:rPr>
                <w:rFonts w:ascii="Times New Roman" w:eastAsia="Times New Roman" w:hAnsi="Times New Roman" w:cs="Times New Roman"/>
              </w:rPr>
              <w:t>6</w:t>
            </w:r>
          </w:p>
        </w:tc>
        <w:tc>
          <w:tcPr>
            <w:tcW w:w="4702" w:type="dxa"/>
          </w:tcPr>
          <w:p w14:paraId="3A1C866D" w14:textId="77777777" w:rsidR="008C0F22" w:rsidRPr="008C0F22" w:rsidRDefault="008C0F22" w:rsidP="008C0F22">
            <w:pPr>
              <w:ind w:firstLine="0"/>
              <w:rPr>
                <w:rFonts w:ascii="Times New Roman" w:eastAsia="Times New Roman" w:hAnsi="Times New Roman" w:cs="Times New Roman"/>
              </w:rPr>
            </w:pPr>
            <w:r w:rsidRPr="008C0F22">
              <w:rPr>
                <w:rFonts w:ascii="Times New Roman" w:eastAsia="Times New Roman" w:hAnsi="Times New Roman" w:cs="Times New Roman"/>
              </w:rPr>
              <w:t>Ước lượng rủi ro</w:t>
            </w:r>
          </w:p>
        </w:tc>
        <w:tc>
          <w:tcPr>
            <w:tcW w:w="992" w:type="dxa"/>
          </w:tcPr>
          <w:p w14:paraId="735DE9B9" w14:textId="77777777" w:rsidR="008C0F22" w:rsidRPr="008C0F22" w:rsidRDefault="008C0F22" w:rsidP="008C0F22">
            <w:pPr>
              <w:ind w:firstLine="0"/>
              <w:rPr>
                <w:rFonts w:ascii="Times New Roman" w:eastAsia="Times New Roman" w:hAnsi="Times New Roman" w:cs="Times New Roman"/>
              </w:rPr>
            </w:pPr>
          </w:p>
        </w:tc>
        <w:tc>
          <w:tcPr>
            <w:tcW w:w="992" w:type="dxa"/>
          </w:tcPr>
          <w:p w14:paraId="74DC4E26" w14:textId="77777777" w:rsidR="008C0F22" w:rsidRPr="008C0F22" w:rsidRDefault="008C0F22" w:rsidP="008C0F22">
            <w:pPr>
              <w:ind w:firstLine="0"/>
              <w:rPr>
                <w:rFonts w:ascii="Times New Roman" w:eastAsia="Times New Roman" w:hAnsi="Times New Roman" w:cs="Times New Roman"/>
              </w:rPr>
            </w:pPr>
          </w:p>
        </w:tc>
        <w:tc>
          <w:tcPr>
            <w:tcW w:w="851" w:type="dxa"/>
          </w:tcPr>
          <w:p w14:paraId="42AEF008" w14:textId="77777777" w:rsidR="008C0F22" w:rsidRPr="008C0F22" w:rsidRDefault="008C0F22" w:rsidP="008C0F22">
            <w:pPr>
              <w:ind w:firstLine="0"/>
              <w:rPr>
                <w:rFonts w:ascii="Times New Roman" w:eastAsia="Times New Roman" w:hAnsi="Times New Roman" w:cs="Times New Roman"/>
              </w:rPr>
            </w:pPr>
            <w:r w:rsidRPr="008C0F22">
              <w:rPr>
                <w:rFonts w:ascii="Times New Roman" w:eastAsia="Times New Roman" w:hAnsi="Times New Roman" w:cs="Times New Roman"/>
              </w:rPr>
              <w:t>2</w:t>
            </w:r>
          </w:p>
        </w:tc>
        <w:tc>
          <w:tcPr>
            <w:tcW w:w="850" w:type="dxa"/>
          </w:tcPr>
          <w:p w14:paraId="4C3B2FDB" w14:textId="77777777" w:rsidR="008C0F22" w:rsidRPr="008C0F22" w:rsidRDefault="008C0F22" w:rsidP="008C0F22">
            <w:pPr>
              <w:ind w:firstLine="0"/>
              <w:rPr>
                <w:rFonts w:ascii="Times New Roman" w:eastAsia="Times New Roman" w:hAnsi="Times New Roman" w:cs="Times New Roman"/>
              </w:rPr>
            </w:pPr>
            <w:r w:rsidRPr="008C0F22">
              <w:rPr>
                <w:rFonts w:ascii="Times New Roman" w:eastAsia="Times New Roman" w:hAnsi="Times New Roman" w:cs="Times New Roman"/>
              </w:rPr>
              <w:t>1</w:t>
            </w:r>
          </w:p>
        </w:tc>
        <w:tc>
          <w:tcPr>
            <w:tcW w:w="851" w:type="dxa"/>
          </w:tcPr>
          <w:p w14:paraId="15A7D34E" w14:textId="77777777" w:rsidR="008C0F22" w:rsidRPr="008C0F22" w:rsidRDefault="008C0F22" w:rsidP="008C0F22">
            <w:pPr>
              <w:ind w:firstLine="0"/>
              <w:rPr>
                <w:rFonts w:ascii="Times New Roman" w:eastAsia="Times New Roman" w:hAnsi="Times New Roman" w:cs="Times New Roman"/>
              </w:rPr>
            </w:pPr>
          </w:p>
        </w:tc>
      </w:tr>
      <w:tr w:rsidR="008C0F22" w:rsidRPr="008C0F22" w14:paraId="1D710C2B" w14:textId="77777777" w:rsidTr="00D26014">
        <w:trPr>
          <w:trHeight w:val="278"/>
        </w:trPr>
        <w:tc>
          <w:tcPr>
            <w:tcW w:w="9918" w:type="dxa"/>
            <w:gridSpan w:val="7"/>
          </w:tcPr>
          <w:p w14:paraId="68F1C074" w14:textId="77777777" w:rsidR="008C0F22" w:rsidRPr="008C0F22" w:rsidRDefault="008C0F22" w:rsidP="001E3B76">
            <w:pPr>
              <w:ind w:firstLine="0"/>
              <w:jc w:val="center"/>
              <w:rPr>
                <w:rFonts w:ascii="Times New Roman" w:eastAsia="Times New Roman" w:hAnsi="Times New Roman" w:cs="Times New Roman"/>
                <w:b/>
              </w:rPr>
            </w:pPr>
            <w:r w:rsidRPr="008C0F22">
              <w:rPr>
                <w:rFonts w:ascii="Times New Roman" w:eastAsia="Times New Roman" w:hAnsi="Times New Roman" w:cs="Times New Roman"/>
                <w:b/>
              </w:rPr>
              <w:t>Lập lịch</w:t>
            </w:r>
          </w:p>
        </w:tc>
      </w:tr>
      <w:tr w:rsidR="008C0F22" w:rsidRPr="008C0F22" w14:paraId="5459E99C" w14:textId="77777777" w:rsidTr="00D26014">
        <w:trPr>
          <w:trHeight w:val="278"/>
        </w:trPr>
        <w:tc>
          <w:tcPr>
            <w:tcW w:w="680" w:type="dxa"/>
          </w:tcPr>
          <w:p w14:paraId="14EC81ED" w14:textId="77777777" w:rsidR="008C0F22" w:rsidRPr="008C0F22" w:rsidRDefault="008C0F22" w:rsidP="008C0F22">
            <w:pPr>
              <w:ind w:firstLine="0"/>
              <w:rPr>
                <w:rFonts w:ascii="Times New Roman" w:eastAsia="Times New Roman" w:hAnsi="Times New Roman" w:cs="Times New Roman"/>
              </w:rPr>
            </w:pPr>
            <w:r w:rsidRPr="008C0F22">
              <w:rPr>
                <w:rFonts w:ascii="Times New Roman" w:eastAsia="Times New Roman" w:hAnsi="Times New Roman" w:cs="Times New Roman"/>
              </w:rPr>
              <w:t>7</w:t>
            </w:r>
          </w:p>
        </w:tc>
        <w:tc>
          <w:tcPr>
            <w:tcW w:w="4702" w:type="dxa"/>
          </w:tcPr>
          <w:p w14:paraId="50410C55" w14:textId="77777777" w:rsidR="008C0F22" w:rsidRPr="008C0F22" w:rsidRDefault="008C0F22" w:rsidP="008C0F22">
            <w:pPr>
              <w:ind w:firstLine="0"/>
              <w:rPr>
                <w:rFonts w:ascii="Times New Roman" w:eastAsia="Times New Roman" w:hAnsi="Times New Roman" w:cs="Times New Roman"/>
              </w:rPr>
            </w:pPr>
            <w:r w:rsidRPr="008C0F22">
              <w:rPr>
                <w:rFonts w:ascii="Times New Roman" w:eastAsia="Times New Roman" w:hAnsi="Times New Roman" w:cs="Times New Roman"/>
              </w:rPr>
              <w:t>Xác định thứ tự công việc</w:t>
            </w:r>
          </w:p>
        </w:tc>
        <w:tc>
          <w:tcPr>
            <w:tcW w:w="992" w:type="dxa"/>
          </w:tcPr>
          <w:p w14:paraId="6A82EB4C" w14:textId="77777777" w:rsidR="008C0F22" w:rsidRPr="008C0F22" w:rsidRDefault="008C0F22" w:rsidP="008C0F22">
            <w:pPr>
              <w:ind w:firstLine="0"/>
              <w:rPr>
                <w:rFonts w:ascii="Times New Roman" w:eastAsia="Times New Roman" w:hAnsi="Times New Roman" w:cs="Times New Roman"/>
              </w:rPr>
            </w:pPr>
          </w:p>
        </w:tc>
        <w:tc>
          <w:tcPr>
            <w:tcW w:w="992" w:type="dxa"/>
          </w:tcPr>
          <w:p w14:paraId="3B89BB52" w14:textId="77777777" w:rsidR="008C0F22" w:rsidRPr="008C0F22" w:rsidRDefault="008C0F22" w:rsidP="008C0F22">
            <w:pPr>
              <w:ind w:firstLine="0"/>
              <w:rPr>
                <w:rFonts w:ascii="Times New Roman" w:eastAsia="Times New Roman" w:hAnsi="Times New Roman" w:cs="Times New Roman"/>
              </w:rPr>
            </w:pPr>
          </w:p>
        </w:tc>
        <w:tc>
          <w:tcPr>
            <w:tcW w:w="851" w:type="dxa"/>
          </w:tcPr>
          <w:p w14:paraId="2DE4042B" w14:textId="77777777" w:rsidR="008C0F22" w:rsidRPr="008C0F22" w:rsidRDefault="008C0F22" w:rsidP="008C0F22">
            <w:pPr>
              <w:ind w:firstLine="0"/>
              <w:rPr>
                <w:rFonts w:ascii="Times New Roman" w:eastAsia="Times New Roman" w:hAnsi="Times New Roman" w:cs="Times New Roman"/>
              </w:rPr>
            </w:pPr>
            <w:r w:rsidRPr="008C0F22">
              <w:rPr>
                <w:rFonts w:ascii="Times New Roman" w:eastAsia="Times New Roman" w:hAnsi="Times New Roman" w:cs="Times New Roman"/>
              </w:rPr>
              <w:t>2</w:t>
            </w:r>
          </w:p>
        </w:tc>
        <w:tc>
          <w:tcPr>
            <w:tcW w:w="850" w:type="dxa"/>
          </w:tcPr>
          <w:p w14:paraId="1F80B51F" w14:textId="77777777" w:rsidR="008C0F22" w:rsidRPr="008C0F22" w:rsidRDefault="008C0F22" w:rsidP="008C0F22">
            <w:pPr>
              <w:ind w:firstLine="0"/>
              <w:rPr>
                <w:rFonts w:ascii="Times New Roman" w:eastAsia="Times New Roman" w:hAnsi="Times New Roman" w:cs="Times New Roman"/>
              </w:rPr>
            </w:pPr>
            <w:r w:rsidRPr="008C0F22">
              <w:rPr>
                <w:rFonts w:ascii="Times New Roman" w:eastAsia="Times New Roman" w:hAnsi="Times New Roman" w:cs="Times New Roman"/>
              </w:rPr>
              <w:t>1</w:t>
            </w:r>
          </w:p>
        </w:tc>
        <w:tc>
          <w:tcPr>
            <w:tcW w:w="851" w:type="dxa"/>
          </w:tcPr>
          <w:p w14:paraId="27B13563" w14:textId="77777777" w:rsidR="008C0F22" w:rsidRPr="008C0F22" w:rsidRDefault="008C0F22" w:rsidP="008C0F22">
            <w:pPr>
              <w:ind w:firstLine="0"/>
              <w:rPr>
                <w:rFonts w:ascii="Times New Roman" w:eastAsia="Times New Roman" w:hAnsi="Times New Roman" w:cs="Times New Roman"/>
              </w:rPr>
            </w:pPr>
          </w:p>
        </w:tc>
      </w:tr>
      <w:tr w:rsidR="008C0F22" w:rsidRPr="008C0F22" w14:paraId="680351AF" w14:textId="77777777" w:rsidTr="00D26014">
        <w:trPr>
          <w:trHeight w:val="278"/>
        </w:trPr>
        <w:tc>
          <w:tcPr>
            <w:tcW w:w="680" w:type="dxa"/>
          </w:tcPr>
          <w:p w14:paraId="1863ECED" w14:textId="77777777" w:rsidR="008C0F22" w:rsidRPr="008C0F22" w:rsidRDefault="008C0F22" w:rsidP="008C0F22">
            <w:pPr>
              <w:ind w:firstLine="0"/>
              <w:rPr>
                <w:rFonts w:ascii="Times New Roman" w:eastAsia="Times New Roman" w:hAnsi="Times New Roman" w:cs="Times New Roman"/>
              </w:rPr>
            </w:pPr>
            <w:r w:rsidRPr="008C0F22">
              <w:rPr>
                <w:rFonts w:ascii="Times New Roman" w:eastAsia="Times New Roman" w:hAnsi="Times New Roman" w:cs="Times New Roman"/>
              </w:rPr>
              <w:t>8</w:t>
            </w:r>
          </w:p>
        </w:tc>
        <w:tc>
          <w:tcPr>
            <w:tcW w:w="4702" w:type="dxa"/>
          </w:tcPr>
          <w:p w14:paraId="4C84FF1D" w14:textId="77777777" w:rsidR="008C0F22" w:rsidRPr="008C0F22" w:rsidRDefault="008C0F22" w:rsidP="008C0F22">
            <w:pPr>
              <w:ind w:firstLine="0"/>
              <w:rPr>
                <w:rFonts w:ascii="Times New Roman" w:eastAsia="Times New Roman" w:hAnsi="Times New Roman" w:cs="Times New Roman"/>
              </w:rPr>
            </w:pPr>
            <w:r w:rsidRPr="008C0F22">
              <w:rPr>
                <w:rFonts w:ascii="Times New Roman" w:eastAsia="Times New Roman" w:hAnsi="Times New Roman" w:cs="Times New Roman"/>
              </w:rPr>
              <w:t>Lập sơ đồ gantt</w:t>
            </w:r>
          </w:p>
        </w:tc>
        <w:tc>
          <w:tcPr>
            <w:tcW w:w="992" w:type="dxa"/>
          </w:tcPr>
          <w:p w14:paraId="253BCC29" w14:textId="77777777" w:rsidR="008C0F22" w:rsidRPr="008C0F22" w:rsidRDefault="008C0F22" w:rsidP="008C0F22">
            <w:pPr>
              <w:ind w:firstLine="0"/>
              <w:rPr>
                <w:rFonts w:ascii="Times New Roman" w:eastAsia="Times New Roman" w:hAnsi="Times New Roman" w:cs="Times New Roman"/>
              </w:rPr>
            </w:pPr>
          </w:p>
        </w:tc>
        <w:tc>
          <w:tcPr>
            <w:tcW w:w="992" w:type="dxa"/>
          </w:tcPr>
          <w:p w14:paraId="02140575" w14:textId="77777777" w:rsidR="008C0F22" w:rsidRPr="008C0F22" w:rsidRDefault="008C0F22" w:rsidP="008C0F22">
            <w:pPr>
              <w:ind w:firstLine="0"/>
              <w:rPr>
                <w:rFonts w:ascii="Times New Roman" w:eastAsia="Times New Roman" w:hAnsi="Times New Roman" w:cs="Times New Roman"/>
              </w:rPr>
            </w:pPr>
          </w:p>
        </w:tc>
        <w:tc>
          <w:tcPr>
            <w:tcW w:w="851" w:type="dxa"/>
          </w:tcPr>
          <w:p w14:paraId="552214B2" w14:textId="77777777" w:rsidR="008C0F22" w:rsidRPr="008C0F22" w:rsidRDefault="008C0F22" w:rsidP="008C0F22">
            <w:pPr>
              <w:ind w:firstLine="0"/>
              <w:rPr>
                <w:rFonts w:ascii="Times New Roman" w:eastAsia="Times New Roman" w:hAnsi="Times New Roman" w:cs="Times New Roman"/>
              </w:rPr>
            </w:pPr>
            <w:r w:rsidRPr="008C0F22">
              <w:rPr>
                <w:rFonts w:ascii="Times New Roman" w:eastAsia="Times New Roman" w:hAnsi="Times New Roman" w:cs="Times New Roman"/>
              </w:rPr>
              <w:t>2</w:t>
            </w:r>
          </w:p>
        </w:tc>
        <w:tc>
          <w:tcPr>
            <w:tcW w:w="850" w:type="dxa"/>
          </w:tcPr>
          <w:p w14:paraId="1780DD8A" w14:textId="77777777" w:rsidR="008C0F22" w:rsidRPr="008C0F22" w:rsidRDefault="008C0F22" w:rsidP="008C0F22">
            <w:pPr>
              <w:ind w:firstLine="0"/>
              <w:rPr>
                <w:rFonts w:ascii="Times New Roman" w:eastAsia="Times New Roman" w:hAnsi="Times New Roman" w:cs="Times New Roman"/>
              </w:rPr>
            </w:pPr>
            <w:r w:rsidRPr="008C0F22">
              <w:rPr>
                <w:rFonts w:ascii="Times New Roman" w:eastAsia="Times New Roman" w:hAnsi="Times New Roman" w:cs="Times New Roman"/>
              </w:rPr>
              <w:t>1</w:t>
            </w:r>
          </w:p>
        </w:tc>
        <w:tc>
          <w:tcPr>
            <w:tcW w:w="851" w:type="dxa"/>
          </w:tcPr>
          <w:p w14:paraId="45BFBEB0" w14:textId="77777777" w:rsidR="008C0F22" w:rsidRPr="008C0F22" w:rsidRDefault="008C0F22" w:rsidP="008C0F22">
            <w:pPr>
              <w:ind w:firstLine="0"/>
              <w:rPr>
                <w:rFonts w:ascii="Times New Roman" w:eastAsia="Times New Roman" w:hAnsi="Times New Roman" w:cs="Times New Roman"/>
              </w:rPr>
            </w:pPr>
          </w:p>
        </w:tc>
      </w:tr>
      <w:tr w:rsidR="008C0F22" w:rsidRPr="008C0F22" w14:paraId="52AD66FD" w14:textId="77777777" w:rsidTr="00D26014">
        <w:trPr>
          <w:trHeight w:val="278"/>
        </w:trPr>
        <w:tc>
          <w:tcPr>
            <w:tcW w:w="9918" w:type="dxa"/>
            <w:gridSpan w:val="7"/>
          </w:tcPr>
          <w:p w14:paraId="6261880E" w14:textId="77777777" w:rsidR="008C0F22" w:rsidRPr="008C0F22" w:rsidRDefault="008C0F22" w:rsidP="001E3B76">
            <w:pPr>
              <w:ind w:firstLine="0"/>
              <w:jc w:val="center"/>
              <w:rPr>
                <w:rFonts w:ascii="Times New Roman" w:eastAsia="Times New Roman" w:hAnsi="Times New Roman" w:cs="Times New Roman"/>
                <w:b/>
              </w:rPr>
            </w:pPr>
            <w:r w:rsidRPr="008C0F22">
              <w:rPr>
                <w:rFonts w:ascii="Times New Roman" w:eastAsia="Times New Roman" w:hAnsi="Times New Roman" w:cs="Times New Roman"/>
                <w:b/>
              </w:rPr>
              <w:t>Thiết kế hệ thống</w:t>
            </w:r>
          </w:p>
        </w:tc>
      </w:tr>
      <w:tr w:rsidR="008C0F22" w:rsidRPr="008C0F22" w14:paraId="120B6D5D" w14:textId="77777777" w:rsidTr="00D26014">
        <w:trPr>
          <w:trHeight w:val="278"/>
        </w:trPr>
        <w:tc>
          <w:tcPr>
            <w:tcW w:w="680" w:type="dxa"/>
          </w:tcPr>
          <w:p w14:paraId="6154D2F2" w14:textId="77777777" w:rsidR="008C0F22" w:rsidRPr="008C0F22" w:rsidRDefault="008C0F22" w:rsidP="008C0F22">
            <w:pPr>
              <w:ind w:firstLine="0"/>
              <w:rPr>
                <w:rFonts w:ascii="Times New Roman" w:eastAsia="Times New Roman" w:hAnsi="Times New Roman" w:cs="Times New Roman"/>
              </w:rPr>
            </w:pPr>
            <w:r w:rsidRPr="008C0F22">
              <w:rPr>
                <w:rFonts w:ascii="Times New Roman" w:eastAsia="Times New Roman" w:hAnsi="Times New Roman" w:cs="Times New Roman"/>
              </w:rPr>
              <w:t>9</w:t>
            </w:r>
          </w:p>
        </w:tc>
        <w:tc>
          <w:tcPr>
            <w:tcW w:w="4702" w:type="dxa"/>
          </w:tcPr>
          <w:p w14:paraId="0E2D825B" w14:textId="77777777" w:rsidR="008C0F22" w:rsidRPr="008C0F22" w:rsidRDefault="008C0F22" w:rsidP="008C0F22">
            <w:pPr>
              <w:ind w:firstLine="0"/>
              <w:rPr>
                <w:rFonts w:ascii="Times New Roman" w:eastAsia="Times New Roman" w:hAnsi="Times New Roman" w:cs="Times New Roman"/>
              </w:rPr>
            </w:pPr>
            <w:r w:rsidRPr="008C0F22">
              <w:rPr>
                <w:rFonts w:ascii="Times New Roman" w:eastAsia="Times New Roman" w:hAnsi="Times New Roman" w:cs="Times New Roman"/>
              </w:rPr>
              <w:t>Thiết kế csdl</w:t>
            </w:r>
          </w:p>
        </w:tc>
        <w:tc>
          <w:tcPr>
            <w:tcW w:w="992" w:type="dxa"/>
          </w:tcPr>
          <w:p w14:paraId="02EE9AE1" w14:textId="77777777" w:rsidR="008C0F22" w:rsidRPr="008C0F22" w:rsidRDefault="008C0F22" w:rsidP="008C0F22">
            <w:pPr>
              <w:ind w:firstLine="0"/>
              <w:rPr>
                <w:rFonts w:ascii="Times New Roman" w:eastAsia="Times New Roman" w:hAnsi="Times New Roman" w:cs="Times New Roman"/>
              </w:rPr>
            </w:pPr>
          </w:p>
        </w:tc>
        <w:tc>
          <w:tcPr>
            <w:tcW w:w="992" w:type="dxa"/>
          </w:tcPr>
          <w:p w14:paraId="16B85799" w14:textId="77777777" w:rsidR="008C0F22" w:rsidRPr="008C0F22" w:rsidRDefault="008C0F22" w:rsidP="008C0F22">
            <w:pPr>
              <w:ind w:firstLine="0"/>
              <w:rPr>
                <w:rFonts w:ascii="Times New Roman" w:eastAsia="Times New Roman" w:hAnsi="Times New Roman" w:cs="Times New Roman"/>
              </w:rPr>
            </w:pPr>
            <w:r w:rsidRPr="008C0F22">
              <w:rPr>
                <w:rFonts w:ascii="Times New Roman" w:eastAsia="Times New Roman" w:hAnsi="Times New Roman" w:cs="Times New Roman"/>
              </w:rPr>
              <w:t>1</w:t>
            </w:r>
          </w:p>
        </w:tc>
        <w:tc>
          <w:tcPr>
            <w:tcW w:w="851" w:type="dxa"/>
          </w:tcPr>
          <w:p w14:paraId="3905425B" w14:textId="77777777" w:rsidR="008C0F22" w:rsidRPr="008C0F22" w:rsidRDefault="008C0F22" w:rsidP="008C0F22">
            <w:pPr>
              <w:ind w:firstLine="0"/>
              <w:rPr>
                <w:rFonts w:ascii="Times New Roman" w:eastAsia="Times New Roman" w:hAnsi="Times New Roman" w:cs="Times New Roman"/>
              </w:rPr>
            </w:pPr>
          </w:p>
        </w:tc>
        <w:tc>
          <w:tcPr>
            <w:tcW w:w="850" w:type="dxa"/>
          </w:tcPr>
          <w:p w14:paraId="19CF6943" w14:textId="77777777" w:rsidR="008C0F22" w:rsidRPr="008C0F22" w:rsidRDefault="008C0F22" w:rsidP="008C0F22">
            <w:pPr>
              <w:ind w:firstLine="0"/>
              <w:rPr>
                <w:rFonts w:ascii="Times New Roman" w:eastAsia="Times New Roman" w:hAnsi="Times New Roman" w:cs="Times New Roman"/>
              </w:rPr>
            </w:pPr>
          </w:p>
        </w:tc>
        <w:tc>
          <w:tcPr>
            <w:tcW w:w="851" w:type="dxa"/>
          </w:tcPr>
          <w:p w14:paraId="4505FEC4" w14:textId="77777777" w:rsidR="008C0F22" w:rsidRPr="008C0F22" w:rsidRDefault="008C0F22" w:rsidP="008C0F22">
            <w:pPr>
              <w:ind w:firstLine="0"/>
              <w:rPr>
                <w:rFonts w:ascii="Times New Roman" w:eastAsia="Times New Roman" w:hAnsi="Times New Roman" w:cs="Times New Roman"/>
              </w:rPr>
            </w:pPr>
          </w:p>
        </w:tc>
      </w:tr>
      <w:tr w:rsidR="008C0F22" w:rsidRPr="008C0F22" w14:paraId="04A61A0F" w14:textId="77777777" w:rsidTr="00D26014">
        <w:trPr>
          <w:trHeight w:val="278"/>
        </w:trPr>
        <w:tc>
          <w:tcPr>
            <w:tcW w:w="680" w:type="dxa"/>
          </w:tcPr>
          <w:p w14:paraId="5B6F3930" w14:textId="77777777" w:rsidR="008C0F22" w:rsidRPr="008C0F22" w:rsidRDefault="008C0F22" w:rsidP="008C0F22">
            <w:pPr>
              <w:ind w:firstLine="0"/>
              <w:rPr>
                <w:rFonts w:ascii="Times New Roman" w:eastAsia="Times New Roman" w:hAnsi="Times New Roman" w:cs="Times New Roman"/>
              </w:rPr>
            </w:pPr>
            <w:r w:rsidRPr="008C0F22">
              <w:rPr>
                <w:rFonts w:ascii="Times New Roman" w:eastAsia="Times New Roman" w:hAnsi="Times New Roman" w:cs="Times New Roman"/>
              </w:rPr>
              <w:t>10</w:t>
            </w:r>
          </w:p>
        </w:tc>
        <w:tc>
          <w:tcPr>
            <w:tcW w:w="4702" w:type="dxa"/>
          </w:tcPr>
          <w:p w14:paraId="54F1CD50" w14:textId="77777777" w:rsidR="008C0F22" w:rsidRPr="008C0F22" w:rsidRDefault="008C0F22" w:rsidP="008C0F22">
            <w:pPr>
              <w:ind w:firstLine="0"/>
              <w:rPr>
                <w:rFonts w:ascii="Times New Roman" w:eastAsia="Times New Roman" w:hAnsi="Times New Roman" w:cs="Times New Roman"/>
              </w:rPr>
            </w:pPr>
            <w:r w:rsidRPr="008C0F22">
              <w:rPr>
                <w:rFonts w:ascii="Times New Roman" w:eastAsia="Times New Roman" w:hAnsi="Times New Roman" w:cs="Times New Roman"/>
              </w:rPr>
              <w:t>Thiết kế giao diện</w:t>
            </w:r>
          </w:p>
        </w:tc>
        <w:tc>
          <w:tcPr>
            <w:tcW w:w="992" w:type="dxa"/>
          </w:tcPr>
          <w:p w14:paraId="5B5E5EF6" w14:textId="77777777" w:rsidR="008C0F22" w:rsidRPr="008C0F22" w:rsidRDefault="008C0F22" w:rsidP="008C0F22">
            <w:pPr>
              <w:ind w:firstLine="0"/>
              <w:rPr>
                <w:rFonts w:ascii="Times New Roman" w:eastAsia="Times New Roman" w:hAnsi="Times New Roman" w:cs="Times New Roman"/>
              </w:rPr>
            </w:pPr>
            <w:r w:rsidRPr="008C0F22">
              <w:rPr>
                <w:rFonts w:ascii="Times New Roman" w:eastAsia="Times New Roman" w:hAnsi="Times New Roman" w:cs="Times New Roman"/>
              </w:rPr>
              <w:t>1</w:t>
            </w:r>
          </w:p>
        </w:tc>
        <w:tc>
          <w:tcPr>
            <w:tcW w:w="992" w:type="dxa"/>
          </w:tcPr>
          <w:p w14:paraId="4E6DE898" w14:textId="77777777" w:rsidR="008C0F22" w:rsidRPr="008C0F22" w:rsidRDefault="008C0F22" w:rsidP="008C0F22">
            <w:pPr>
              <w:ind w:firstLine="0"/>
              <w:rPr>
                <w:rFonts w:ascii="Times New Roman" w:eastAsia="Times New Roman" w:hAnsi="Times New Roman" w:cs="Times New Roman"/>
              </w:rPr>
            </w:pPr>
          </w:p>
        </w:tc>
        <w:tc>
          <w:tcPr>
            <w:tcW w:w="851" w:type="dxa"/>
          </w:tcPr>
          <w:p w14:paraId="6980F844" w14:textId="77777777" w:rsidR="008C0F22" w:rsidRPr="008C0F22" w:rsidRDefault="008C0F22" w:rsidP="008C0F22">
            <w:pPr>
              <w:ind w:firstLine="0"/>
              <w:rPr>
                <w:rFonts w:ascii="Times New Roman" w:eastAsia="Times New Roman" w:hAnsi="Times New Roman" w:cs="Times New Roman"/>
              </w:rPr>
            </w:pPr>
            <w:r w:rsidRPr="008C0F22">
              <w:rPr>
                <w:rFonts w:ascii="Times New Roman" w:eastAsia="Times New Roman" w:hAnsi="Times New Roman" w:cs="Times New Roman"/>
              </w:rPr>
              <w:t>2</w:t>
            </w:r>
          </w:p>
        </w:tc>
        <w:tc>
          <w:tcPr>
            <w:tcW w:w="850" w:type="dxa"/>
          </w:tcPr>
          <w:p w14:paraId="13C13BDF" w14:textId="77777777" w:rsidR="008C0F22" w:rsidRPr="008C0F22" w:rsidRDefault="008C0F22" w:rsidP="008C0F22">
            <w:pPr>
              <w:ind w:firstLine="0"/>
              <w:rPr>
                <w:rFonts w:ascii="Times New Roman" w:eastAsia="Times New Roman" w:hAnsi="Times New Roman" w:cs="Times New Roman"/>
              </w:rPr>
            </w:pPr>
            <w:r w:rsidRPr="008C0F22">
              <w:rPr>
                <w:rFonts w:ascii="Times New Roman" w:eastAsia="Times New Roman" w:hAnsi="Times New Roman" w:cs="Times New Roman"/>
              </w:rPr>
              <w:t>2</w:t>
            </w:r>
          </w:p>
        </w:tc>
        <w:tc>
          <w:tcPr>
            <w:tcW w:w="851" w:type="dxa"/>
          </w:tcPr>
          <w:p w14:paraId="77229474" w14:textId="77777777" w:rsidR="008C0F22" w:rsidRPr="008C0F22" w:rsidRDefault="008C0F22" w:rsidP="008C0F22">
            <w:pPr>
              <w:ind w:firstLine="0"/>
              <w:rPr>
                <w:rFonts w:ascii="Times New Roman" w:eastAsia="Times New Roman" w:hAnsi="Times New Roman" w:cs="Times New Roman"/>
              </w:rPr>
            </w:pPr>
          </w:p>
        </w:tc>
      </w:tr>
      <w:tr w:rsidR="008C0F22" w:rsidRPr="008C0F22" w14:paraId="47D41DA9" w14:textId="77777777" w:rsidTr="00D26014">
        <w:trPr>
          <w:trHeight w:val="278"/>
        </w:trPr>
        <w:tc>
          <w:tcPr>
            <w:tcW w:w="680" w:type="dxa"/>
          </w:tcPr>
          <w:p w14:paraId="734264EC" w14:textId="77777777" w:rsidR="008C0F22" w:rsidRPr="008C0F22" w:rsidRDefault="008C0F22" w:rsidP="008C0F22">
            <w:pPr>
              <w:ind w:firstLine="0"/>
              <w:rPr>
                <w:rFonts w:ascii="Times New Roman" w:eastAsia="Times New Roman" w:hAnsi="Times New Roman" w:cs="Times New Roman"/>
              </w:rPr>
            </w:pPr>
            <w:r w:rsidRPr="008C0F22">
              <w:rPr>
                <w:rFonts w:ascii="Times New Roman" w:eastAsia="Times New Roman" w:hAnsi="Times New Roman" w:cs="Times New Roman"/>
              </w:rPr>
              <w:t>11</w:t>
            </w:r>
          </w:p>
        </w:tc>
        <w:tc>
          <w:tcPr>
            <w:tcW w:w="4702" w:type="dxa"/>
          </w:tcPr>
          <w:p w14:paraId="5526A9C5" w14:textId="77777777" w:rsidR="008C0F22" w:rsidRPr="008C0F22" w:rsidRDefault="008C0F22" w:rsidP="008C0F22">
            <w:pPr>
              <w:ind w:firstLine="0"/>
              <w:rPr>
                <w:rFonts w:ascii="Times New Roman" w:eastAsia="Times New Roman" w:hAnsi="Times New Roman" w:cs="Times New Roman"/>
              </w:rPr>
            </w:pPr>
            <w:r w:rsidRPr="008C0F22">
              <w:rPr>
                <w:rFonts w:ascii="Times New Roman" w:eastAsia="Times New Roman" w:hAnsi="Times New Roman" w:cs="Times New Roman"/>
              </w:rPr>
              <w:t>Thiết kế dữ liệu mẫu</w:t>
            </w:r>
          </w:p>
        </w:tc>
        <w:tc>
          <w:tcPr>
            <w:tcW w:w="992" w:type="dxa"/>
          </w:tcPr>
          <w:p w14:paraId="474BC41B" w14:textId="77777777" w:rsidR="008C0F22" w:rsidRPr="008C0F22" w:rsidRDefault="008C0F22" w:rsidP="008C0F22">
            <w:pPr>
              <w:ind w:firstLine="0"/>
              <w:rPr>
                <w:rFonts w:ascii="Times New Roman" w:eastAsia="Times New Roman" w:hAnsi="Times New Roman" w:cs="Times New Roman"/>
              </w:rPr>
            </w:pPr>
          </w:p>
        </w:tc>
        <w:tc>
          <w:tcPr>
            <w:tcW w:w="992" w:type="dxa"/>
          </w:tcPr>
          <w:p w14:paraId="40AF1BF8" w14:textId="77777777" w:rsidR="008C0F22" w:rsidRPr="008C0F22" w:rsidRDefault="008C0F22" w:rsidP="008C0F22">
            <w:pPr>
              <w:ind w:firstLine="0"/>
              <w:rPr>
                <w:rFonts w:ascii="Times New Roman" w:eastAsia="Times New Roman" w:hAnsi="Times New Roman" w:cs="Times New Roman"/>
              </w:rPr>
            </w:pPr>
            <w:r w:rsidRPr="008C0F22">
              <w:rPr>
                <w:rFonts w:ascii="Times New Roman" w:eastAsia="Times New Roman" w:hAnsi="Times New Roman" w:cs="Times New Roman"/>
              </w:rPr>
              <w:t>2</w:t>
            </w:r>
          </w:p>
        </w:tc>
        <w:tc>
          <w:tcPr>
            <w:tcW w:w="851" w:type="dxa"/>
          </w:tcPr>
          <w:p w14:paraId="18D0E2F8" w14:textId="77777777" w:rsidR="008C0F22" w:rsidRPr="008C0F22" w:rsidRDefault="008C0F22" w:rsidP="008C0F22">
            <w:pPr>
              <w:ind w:firstLine="0"/>
              <w:rPr>
                <w:rFonts w:ascii="Times New Roman" w:eastAsia="Times New Roman" w:hAnsi="Times New Roman" w:cs="Times New Roman"/>
              </w:rPr>
            </w:pPr>
            <w:r w:rsidRPr="008C0F22">
              <w:rPr>
                <w:rFonts w:ascii="Times New Roman" w:eastAsia="Times New Roman" w:hAnsi="Times New Roman" w:cs="Times New Roman"/>
              </w:rPr>
              <w:t>1</w:t>
            </w:r>
          </w:p>
        </w:tc>
        <w:tc>
          <w:tcPr>
            <w:tcW w:w="850" w:type="dxa"/>
          </w:tcPr>
          <w:p w14:paraId="20A010D3" w14:textId="77777777" w:rsidR="008C0F22" w:rsidRPr="008C0F22" w:rsidRDefault="008C0F22" w:rsidP="008C0F22">
            <w:pPr>
              <w:ind w:firstLine="0"/>
              <w:rPr>
                <w:rFonts w:ascii="Times New Roman" w:eastAsia="Times New Roman" w:hAnsi="Times New Roman" w:cs="Times New Roman"/>
              </w:rPr>
            </w:pPr>
          </w:p>
        </w:tc>
        <w:tc>
          <w:tcPr>
            <w:tcW w:w="851" w:type="dxa"/>
          </w:tcPr>
          <w:p w14:paraId="37B22221" w14:textId="77777777" w:rsidR="008C0F22" w:rsidRPr="008C0F22" w:rsidRDefault="008C0F22" w:rsidP="008C0F22">
            <w:pPr>
              <w:ind w:firstLine="0"/>
              <w:rPr>
                <w:rFonts w:ascii="Times New Roman" w:eastAsia="Times New Roman" w:hAnsi="Times New Roman" w:cs="Times New Roman"/>
              </w:rPr>
            </w:pPr>
          </w:p>
        </w:tc>
      </w:tr>
      <w:tr w:rsidR="008C0F22" w:rsidRPr="008C0F22" w14:paraId="4484AE3F" w14:textId="77777777" w:rsidTr="00D26014">
        <w:trPr>
          <w:trHeight w:val="278"/>
        </w:trPr>
        <w:tc>
          <w:tcPr>
            <w:tcW w:w="9918" w:type="dxa"/>
            <w:gridSpan w:val="7"/>
          </w:tcPr>
          <w:p w14:paraId="2F82B5C9" w14:textId="77777777" w:rsidR="008C0F22" w:rsidRPr="008C0F22" w:rsidRDefault="008C0F22" w:rsidP="001E3B76">
            <w:pPr>
              <w:ind w:firstLine="0"/>
              <w:jc w:val="center"/>
              <w:rPr>
                <w:rFonts w:ascii="Times New Roman" w:eastAsia="Times New Roman" w:hAnsi="Times New Roman" w:cs="Times New Roman"/>
                <w:b/>
              </w:rPr>
            </w:pPr>
            <w:r w:rsidRPr="008C0F22">
              <w:rPr>
                <w:rFonts w:ascii="Times New Roman" w:eastAsia="Times New Roman" w:hAnsi="Times New Roman" w:cs="Times New Roman"/>
                <w:b/>
              </w:rPr>
              <w:t>Thiết kế xử lý module chức năng</w:t>
            </w:r>
          </w:p>
        </w:tc>
      </w:tr>
      <w:tr w:rsidR="008C0F22" w:rsidRPr="008C0F22" w14:paraId="03922520" w14:textId="77777777" w:rsidTr="00D26014">
        <w:trPr>
          <w:trHeight w:val="278"/>
        </w:trPr>
        <w:tc>
          <w:tcPr>
            <w:tcW w:w="680" w:type="dxa"/>
          </w:tcPr>
          <w:p w14:paraId="311D72A4" w14:textId="77777777" w:rsidR="008C0F22" w:rsidRPr="008C0F22" w:rsidRDefault="008C0F22" w:rsidP="008C0F22">
            <w:pPr>
              <w:ind w:firstLine="0"/>
              <w:rPr>
                <w:rFonts w:ascii="Times New Roman" w:eastAsia="Times New Roman" w:hAnsi="Times New Roman" w:cs="Times New Roman"/>
              </w:rPr>
            </w:pPr>
            <w:r w:rsidRPr="008C0F22">
              <w:rPr>
                <w:rFonts w:ascii="Times New Roman" w:eastAsia="Times New Roman" w:hAnsi="Times New Roman" w:cs="Times New Roman"/>
              </w:rPr>
              <w:t>12</w:t>
            </w:r>
          </w:p>
        </w:tc>
        <w:tc>
          <w:tcPr>
            <w:tcW w:w="4702" w:type="dxa"/>
          </w:tcPr>
          <w:p w14:paraId="51C3C98E" w14:textId="77777777" w:rsidR="008C0F22" w:rsidRPr="008C0F22" w:rsidRDefault="008C0F22" w:rsidP="008C0F22">
            <w:pPr>
              <w:ind w:firstLine="0"/>
              <w:rPr>
                <w:rFonts w:ascii="Times New Roman" w:eastAsia="Times New Roman" w:hAnsi="Times New Roman" w:cs="Times New Roman"/>
              </w:rPr>
            </w:pPr>
            <w:r w:rsidRPr="008C0F22">
              <w:rPr>
                <w:rFonts w:ascii="Times New Roman" w:eastAsia="Times New Roman" w:hAnsi="Times New Roman" w:cs="Times New Roman"/>
              </w:rPr>
              <w:t>Thiết kế module chức năng quản lý sách</w:t>
            </w:r>
          </w:p>
        </w:tc>
        <w:tc>
          <w:tcPr>
            <w:tcW w:w="992" w:type="dxa"/>
          </w:tcPr>
          <w:p w14:paraId="5F182D77" w14:textId="77777777" w:rsidR="008C0F22" w:rsidRPr="008C0F22" w:rsidRDefault="008C0F22" w:rsidP="008C0F22">
            <w:pPr>
              <w:ind w:firstLine="0"/>
              <w:rPr>
                <w:rFonts w:ascii="Times New Roman" w:eastAsia="Times New Roman" w:hAnsi="Times New Roman" w:cs="Times New Roman"/>
              </w:rPr>
            </w:pPr>
          </w:p>
        </w:tc>
        <w:tc>
          <w:tcPr>
            <w:tcW w:w="992" w:type="dxa"/>
          </w:tcPr>
          <w:p w14:paraId="3D95291D" w14:textId="77777777" w:rsidR="008C0F22" w:rsidRPr="008C0F22" w:rsidRDefault="008C0F22" w:rsidP="008C0F22">
            <w:pPr>
              <w:ind w:firstLine="0"/>
              <w:rPr>
                <w:rFonts w:ascii="Times New Roman" w:eastAsia="Times New Roman" w:hAnsi="Times New Roman" w:cs="Times New Roman"/>
              </w:rPr>
            </w:pPr>
            <w:r w:rsidRPr="008C0F22">
              <w:rPr>
                <w:rFonts w:ascii="Times New Roman" w:eastAsia="Times New Roman" w:hAnsi="Times New Roman" w:cs="Times New Roman"/>
              </w:rPr>
              <w:t>1</w:t>
            </w:r>
          </w:p>
        </w:tc>
        <w:tc>
          <w:tcPr>
            <w:tcW w:w="851" w:type="dxa"/>
          </w:tcPr>
          <w:p w14:paraId="1E57132E" w14:textId="77777777" w:rsidR="008C0F22" w:rsidRPr="008C0F22" w:rsidRDefault="008C0F22" w:rsidP="008C0F22">
            <w:pPr>
              <w:ind w:firstLine="0"/>
              <w:rPr>
                <w:rFonts w:ascii="Times New Roman" w:eastAsia="Times New Roman" w:hAnsi="Times New Roman" w:cs="Times New Roman"/>
              </w:rPr>
            </w:pPr>
            <w:r w:rsidRPr="008C0F22">
              <w:rPr>
                <w:rFonts w:ascii="Times New Roman" w:eastAsia="Times New Roman" w:hAnsi="Times New Roman" w:cs="Times New Roman"/>
              </w:rPr>
              <w:t>2</w:t>
            </w:r>
          </w:p>
        </w:tc>
        <w:tc>
          <w:tcPr>
            <w:tcW w:w="850" w:type="dxa"/>
          </w:tcPr>
          <w:p w14:paraId="0D8796CB" w14:textId="77777777" w:rsidR="008C0F22" w:rsidRPr="008C0F22" w:rsidRDefault="008C0F22" w:rsidP="008C0F22">
            <w:pPr>
              <w:ind w:firstLine="0"/>
              <w:rPr>
                <w:rFonts w:ascii="Times New Roman" w:eastAsia="Times New Roman" w:hAnsi="Times New Roman" w:cs="Times New Roman"/>
              </w:rPr>
            </w:pPr>
            <w:r w:rsidRPr="008C0F22">
              <w:rPr>
                <w:rFonts w:ascii="Times New Roman" w:eastAsia="Times New Roman" w:hAnsi="Times New Roman" w:cs="Times New Roman"/>
              </w:rPr>
              <w:t>4</w:t>
            </w:r>
          </w:p>
        </w:tc>
        <w:tc>
          <w:tcPr>
            <w:tcW w:w="851" w:type="dxa"/>
          </w:tcPr>
          <w:p w14:paraId="25B09D60" w14:textId="77777777" w:rsidR="008C0F22" w:rsidRPr="008C0F22" w:rsidRDefault="008C0F22" w:rsidP="008C0F22">
            <w:pPr>
              <w:ind w:firstLine="0"/>
              <w:rPr>
                <w:rFonts w:ascii="Times New Roman" w:eastAsia="Times New Roman" w:hAnsi="Times New Roman" w:cs="Times New Roman"/>
              </w:rPr>
            </w:pPr>
          </w:p>
        </w:tc>
      </w:tr>
      <w:tr w:rsidR="008C0F22" w:rsidRPr="008C0F22" w14:paraId="179F8A76" w14:textId="77777777" w:rsidTr="00D26014">
        <w:trPr>
          <w:trHeight w:val="278"/>
        </w:trPr>
        <w:tc>
          <w:tcPr>
            <w:tcW w:w="680" w:type="dxa"/>
          </w:tcPr>
          <w:p w14:paraId="18A6E769" w14:textId="77777777" w:rsidR="008C0F22" w:rsidRPr="008C0F22" w:rsidRDefault="008C0F22" w:rsidP="008C0F22">
            <w:pPr>
              <w:ind w:firstLine="0"/>
              <w:rPr>
                <w:rFonts w:ascii="Times New Roman" w:eastAsia="Times New Roman" w:hAnsi="Times New Roman" w:cs="Times New Roman"/>
              </w:rPr>
            </w:pPr>
            <w:r w:rsidRPr="008C0F22">
              <w:rPr>
                <w:rFonts w:ascii="Times New Roman" w:eastAsia="Times New Roman" w:hAnsi="Times New Roman" w:cs="Times New Roman"/>
              </w:rPr>
              <w:t>13</w:t>
            </w:r>
          </w:p>
        </w:tc>
        <w:tc>
          <w:tcPr>
            <w:tcW w:w="4702" w:type="dxa"/>
          </w:tcPr>
          <w:p w14:paraId="5608761E" w14:textId="77777777" w:rsidR="008C0F22" w:rsidRPr="008C0F22" w:rsidRDefault="008C0F22" w:rsidP="008C0F22">
            <w:pPr>
              <w:ind w:firstLine="0"/>
              <w:rPr>
                <w:rFonts w:ascii="Times New Roman" w:eastAsia="Times New Roman" w:hAnsi="Times New Roman" w:cs="Times New Roman"/>
              </w:rPr>
            </w:pPr>
            <w:r w:rsidRPr="008C0F22">
              <w:rPr>
                <w:rFonts w:ascii="Times New Roman" w:eastAsia="Times New Roman" w:hAnsi="Times New Roman" w:cs="Times New Roman"/>
              </w:rPr>
              <w:t>Thiết kế module chức năng quản lý người dùng</w:t>
            </w:r>
          </w:p>
        </w:tc>
        <w:tc>
          <w:tcPr>
            <w:tcW w:w="992" w:type="dxa"/>
          </w:tcPr>
          <w:p w14:paraId="1DA847F9" w14:textId="77777777" w:rsidR="008C0F22" w:rsidRPr="008C0F22" w:rsidRDefault="008C0F22" w:rsidP="008C0F22">
            <w:pPr>
              <w:ind w:firstLine="0"/>
              <w:rPr>
                <w:rFonts w:ascii="Times New Roman" w:eastAsia="Times New Roman" w:hAnsi="Times New Roman" w:cs="Times New Roman"/>
              </w:rPr>
            </w:pPr>
          </w:p>
        </w:tc>
        <w:tc>
          <w:tcPr>
            <w:tcW w:w="992" w:type="dxa"/>
          </w:tcPr>
          <w:p w14:paraId="5BDDE496" w14:textId="77777777" w:rsidR="008C0F22" w:rsidRPr="008C0F22" w:rsidRDefault="008C0F22" w:rsidP="008C0F22">
            <w:pPr>
              <w:ind w:firstLine="0"/>
              <w:rPr>
                <w:rFonts w:ascii="Times New Roman" w:eastAsia="Times New Roman" w:hAnsi="Times New Roman" w:cs="Times New Roman"/>
              </w:rPr>
            </w:pPr>
            <w:r w:rsidRPr="008C0F22">
              <w:rPr>
                <w:rFonts w:ascii="Times New Roman" w:eastAsia="Times New Roman" w:hAnsi="Times New Roman" w:cs="Times New Roman"/>
              </w:rPr>
              <w:t>1</w:t>
            </w:r>
          </w:p>
        </w:tc>
        <w:tc>
          <w:tcPr>
            <w:tcW w:w="851" w:type="dxa"/>
          </w:tcPr>
          <w:p w14:paraId="6A97331E" w14:textId="77777777" w:rsidR="008C0F22" w:rsidRPr="008C0F22" w:rsidRDefault="008C0F22" w:rsidP="008C0F22">
            <w:pPr>
              <w:ind w:firstLine="0"/>
              <w:rPr>
                <w:rFonts w:ascii="Times New Roman" w:eastAsia="Times New Roman" w:hAnsi="Times New Roman" w:cs="Times New Roman"/>
              </w:rPr>
            </w:pPr>
            <w:r w:rsidRPr="008C0F22">
              <w:rPr>
                <w:rFonts w:ascii="Times New Roman" w:eastAsia="Times New Roman" w:hAnsi="Times New Roman" w:cs="Times New Roman"/>
              </w:rPr>
              <w:t>2</w:t>
            </w:r>
          </w:p>
        </w:tc>
        <w:tc>
          <w:tcPr>
            <w:tcW w:w="850" w:type="dxa"/>
          </w:tcPr>
          <w:p w14:paraId="459103EE" w14:textId="77777777" w:rsidR="008C0F22" w:rsidRPr="008C0F22" w:rsidRDefault="008C0F22" w:rsidP="008C0F22">
            <w:pPr>
              <w:ind w:firstLine="0"/>
              <w:rPr>
                <w:rFonts w:ascii="Times New Roman" w:eastAsia="Times New Roman" w:hAnsi="Times New Roman" w:cs="Times New Roman"/>
              </w:rPr>
            </w:pPr>
            <w:r w:rsidRPr="008C0F22">
              <w:rPr>
                <w:rFonts w:ascii="Times New Roman" w:eastAsia="Times New Roman" w:hAnsi="Times New Roman" w:cs="Times New Roman"/>
              </w:rPr>
              <w:t>4</w:t>
            </w:r>
          </w:p>
        </w:tc>
        <w:tc>
          <w:tcPr>
            <w:tcW w:w="851" w:type="dxa"/>
          </w:tcPr>
          <w:p w14:paraId="675088DE" w14:textId="77777777" w:rsidR="008C0F22" w:rsidRPr="008C0F22" w:rsidRDefault="008C0F22" w:rsidP="008C0F22">
            <w:pPr>
              <w:ind w:firstLine="0"/>
              <w:rPr>
                <w:rFonts w:ascii="Times New Roman" w:eastAsia="Times New Roman" w:hAnsi="Times New Roman" w:cs="Times New Roman"/>
              </w:rPr>
            </w:pPr>
          </w:p>
        </w:tc>
      </w:tr>
      <w:tr w:rsidR="008C0F22" w:rsidRPr="008C0F22" w14:paraId="52886452" w14:textId="77777777" w:rsidTr="00D26014">
        <w:trPr>
          <w:trHeight w:val="278"/>
        </w:trPr>
        <w:tc>
          <w:tcPr>
            <w:tcW w:w="680" w:type="dxa"/>
          </w:tcPr>
          <w:p w14:paraId="5E8F943A" w14:textId="77777777" w:rsidR="008C0F22" w:rsidRPr="008C0F22" w:rsidRDefault="008C0F22" w:rsidP="008C0F22">
            <w:pPr>
              <w:ind w:firstLine="0"/>
              <w:rPr>
                <w:rFonts w:ascii="Times New Roman" w:eastAsia="Times New Roman" w:hAnsi="Times New Roman" w:cs="Times New Roman"/>
              </w:rPr>
            </w:pPr>
            <w:r w:rsidRPr="008C0F22">
              <w:rPr>
                <w:rFonts w:ascii="Times New Roman" w:eastAsia="Times New Roman" w:hAnsi="Times New Roman" w:cs="Times New Roman"/>
              </w:rPr>
              <w:t>14</w:t>
            </w:r>
          </w:p>
        </w:tc>
        <w:tc>
          <w:tcPr>
            <w:tcW w:w="4702" w:type="dxa"/>
          </w:tcPr>
          <w:p w14:paraId="45365A39" w14:textId="77777777" w:rsidR="008C0F22" w:rsidRPr="008C0F22" w:rsidRDefault="008C0F22" w:rsidP="008C0F22">
            <w:pPr>
              <w:ind w:firstLine="0"/>
              <w:rPr>
                <w:rFonts w:ascii="Times New Roman" w:eastAsia="Times New Roman" w:hAnsi="Times New Roman" w:cs="Times New Roman"/>
              </w:rPr>
            </w:pPr>
            <w:r w:rsidRPr="008C0F22">
              <w:rPr>
                <w:rFonts w:ascii="Times New Roman" w:eastAsia="Times New Roman" w:hAnsi="Times New Roman" w:cs="Times New Roman"/>
              </w:rPr>
              <w:t>Thiết kế module chức năng quản lý bán hàng</w:t>
            </w:r>
          </w:p>
        </w:tc>
        <w:tc>
          <w:tcPr>
            <w:tcW w:w="992" w:type="dxa"/>
          </w:tcPr>
          <w:p w14:paraId="51301ECA" w14:textId="77777777" w:rsidR="008C0F22" w:rsidRPr="008C0F22" w:rsidRDefault="008C0F22" w:rsidP="008C0F22">
            <w:pPr>
              <w:ind w:firstLine="0"/>
              <w:rPr>
                <w:rFonts w:ascii="Times New Roman" w:eastAsia="Times New Roman" w:hAnsi="Times New Roman" w:cs="Times New Roman"/>
              </w:rPr>
            </w:pPr>
          </w:p>
        </w:tc>
        <w:tc>
          <w:tcPr>
            <w:tcW w:w="992" w:type="dxa"/>
          </w:tcPr>
          <w:p w14:paraId="3E19FC4E" w14:textId="77777777" w:rsidR="008C0F22" w:rsidRPr="008C0F22" w:rsidRDefault="008C0F22" w:rsidP="008C0F22">
            <w:pPr>
              <w:ind w:firstLine="0"/>
              <w:rPr>
                <w:rFonts w:ascii="Times New Roman" w:eastAsia="Times New Roman" w:hAnsi="Times New Roman" w:cs="Times New Roman"/>
              </w:rPr>
            </w:pPr>
            <w:r w:rsidRPr="008C0F22">
              <w:rPr>
                <w:rFonts w:ascii="Times New Roman" w:eastAsia="Times New Roman" w:hAnsi="Times New Roman" w:cs="Times New Roman"/>
              </w:rPr>
              <w:t>1</w:t>
            </w:r>
          </w:p>
        </w:tc>
        <w:tc>
          <w:tcPr>
            <w:tcW w:w="851" w:type="dxa"/>
          </w:tcPr>
          <w:p w14:paraId="05F11CC6" w14:textId="77777777" w:rsidR="008C0F22" w:rsidRPr="008C0F22" w:rsidRDefault="008C0F22" w:rsidP="008C0F22">
            <w:pPr>
              <w:ind w:firstLine="0"/>
              <w:rPr>
                <w:rFonts w:ascii="Times New Roman" w:eastAsia="Times New Roman" w:hAnsi="Times New Roman" w:cs="Times New Roman"/>
              </w:rPr>
            </w:pPr>
            <w:r w:rsidRPr="008C0F22">
              <w:rPr>
                <w:rFonts w:ascii="Times New Roman" w:eastAsia="Times New Roman" w:hAnsi="Times New Roman" w:cs="Times New Roman"/>
              </w:rPr>
              <w:t>2</w:t>
            </w:r>
          </w:p>
        </w:tc>
        <w:tc>
          <w:tcPr>
            <w:tcW w:w="850" w:type="dxa"/>
          </w:tcPr>
          <w:p w14:paraId="0DE982A4" w14:textId="77777777" w:rsidR="008C0F22" w:rsidRPr="008C0F22" w:rsidRDefault="008C0F22" w:rsidP="008C0F22">
            <w:pPr>
              <w:ind w:firstLine="0"/>
              <w:rPr>
                <w:rFonts w:ascii="Times New Roman" w:eastAsia="Times New Roman" w:hAnsi="Times New Roman" w:cs="Times New Roman"/>
              </w:rPr>
            </w:pPr>
            <w:r w:rsidRPr="008C0F22">
              <w:rPr>
                <w:rFonts w:ascii="Times New Roman" w:eastAsia="Times New Roman" w:hAnsi="Times New Roman" w:cs="Times New Roman"/>
              </w:rPr>
              <w:t>4</w:t>
            </w:r>
          </w:p>
        </w:tc>
        <w:tc>
          <w:tcPr>
            <w:tcW w:w="851" w:type="dxa"/>
          </w:tcPr>
          <w:p w14:paraId="52459595" w14:textId="77777777" w:rsidR="008C0F22" w:rsidRPr="008C0F22" w:rsidRDefault="008C0F22" w:rsidP="008C0F22">
            <w:pPr>
              <w:ind w:firstLine="0"/>
              <w:rPr>
                <w:rFonts w:ascii="Times New Roman" w:eastAsia="Times New Roman" w:hAnsi="Times New Roman" w:cs="Times New Roman"/>
              </w:rPr>
            </w:pPr>
          </w:p>
        </w:tc>
      </w:tr>
      <w:tr w:rsidR="008C0F22" w:rsidRPr="008C0F22" w14:paraId="740982C5" w14:textId="77777777" w:rsidTr="00D26014">
        <w:trPr>
          <w:trHeight w:val="278"/>
        </w:trPr>
        <w:tc>
          <w:tcPr>
            <w:tcW w:w="680" w:type="dxa"/>
          </w:tcPr>
          <w:p w14:paraId="557D8CE8" w14:textId="77777777" w:rsidR="008C0F22" w:rsidRPr="008C0F22" w:rsidRDefault="008C0F22" w:rsidP="008C0F22">
            <w:pPr>
              <w:ind w:firstLine="0"/>
              <w:rPr>
                <w:rFonts w:ascii="Times New Roman" w:eastAsia="Times New Roman" w:hAnsi="Times New Roman" w:cs="Times New Roman"/>
              </w:rPr>
            </w:pPr>
            <w:r w:rsidRPr="008C0F22">
              <w:rPr>
                <w:rFonts w:ascii="Times New Roman" w:eastAsia="Times New Roman" w:hAnsi="Times New Roman" w:cs="Times New Roman"/>
              </w:rPr>
              <w:t>15</w:t>
            </w:r>
          </w:p>
        </w:tc>
        <w:tc>
          <w:tcPr>
            <w:tcW w:w="4702" w:type="dxa"/>
          </w:tcPr>
          <w:p w14:paraId="4C93886E" w14:textId="77777777" w:rsidR="008C0F22" w:rsidRPr="008C0F22" w:rsidRDefault="008C0F22" w:rsidP="008C0F22">
            <w:pPr>
              <w:ind w:firstLine="0"/>
              <w:rPr>
                <w:rFonts w:ascii="Times New Roman" w:eastAsia="Times New Roman" w:hAnsi="Times New Roman" w:cs="Times New Roman"/>
              </w:rPr>
            </w:pPr>
            <w:r w:rsidRPr="008C0F22">
              <w:rPr>
                <w:rFonts w:ascii="Times New Roman" w:eastAsia="Times New Roman" w:hAnsi="Times New Roman" w:cs="Times New Roman"/>
              </w:rPr>
              <w:t>Thiết kế module chức năng quản lý doanh thu</w:t>
            </w:r>
          </w:p>
        </w:tc>
        <w:tc>
          <w:tcPr>
            <w:tcW w:w="992" w:type="dxa"/>
          </w:tcPr>
          <w:p w14:paraId="52E5D03B" w14:textId="77777777" w:rsidR="008C0F22" w:rsidRPr="008C0F22" w:rsidRDefault="008C0F22" w:rsidP="008C0F22">
            <w:pPr>
              <w:ind w:firstLine="0"/>
              <w:rPr>
                <w:rFonts w:ascii="Times New Roman" w:eastAsia="Times New Roman" w:hAnsi="Times New Roman" w:cs="Times New Roman"/>
              </w:rPr>
            </w:pPr>
          </w:p>
        </w:tc>
        <w:tc>
          <w:tcPr>
            <w:tcW w:w="992" w:type="dxa"/>
          </w:tcPr>
          <w:p w14:paraId="55725354" w14:textId="77777777" w:rsidR="008C0F22" w:rsidRPr="008C0F22" w:rsidRDefault="008C0F22" w:rsidP="008C0F22">
            <w:pPr>
              <w:ind w:firstLine="0"/>
              <w:rPr>
                <w:rFonts w:ascii="Times New Roman" w:eastAsia="Times New Roman" w:hAnsi="Times New Roman" w:cs="Times New Roman"/>
              </w:rPr>
            </w:pPr>
            <w:r w:rsidRPr="008C0F22">
              <w:rPr>
                <w:rFonts w:ascii="Times New Roman" w:eastAsia="Times New Roman" w:hAnsi="Times New Roman" w:cs="Times New Roman"/>
              </w:rPr>
              <w:t>1</w:t>
            </w:r>
          </w:p>
        </w:tc>
        <w:tc>
          <w:tcPr>
            <w:tcW w:w="851" w:type="dxa"/>
          </w:tcPr>
          <w:p w14:paraId="1DF3ACF0" w14:textId="77777777" w:rsidR="008C0F22" w:rsidRPr="008C0F22" w:rsidRDefault="008C0F22" w:rsidP="008C0F22">
            <w:pPr>
              <w:ind w:firstLine="0"/>
              <w:rPr>
                <w:rFonts w:ascii="Times New Roman" w:eastAsia="Times New Roman" w:hAnsi="Times New Roman" w:cs="Times New Roman"/>
              </w:rPr>
            </w:pPr>
            <w:r w:rsidRPr="008C0F22">
              <w:rPr>
                <w:rFonts w:ascii="Times New Roman" w:eastAsia="Times New Roman" w:hAnsi="Times New Roman" w:cs="Times New Roman"/>
              </w:rPr>
              <w:t>2</w:t>
            </w:r>
          </w:p>
        </w:tc>
        <w:tc>
          <w:tcPr>
            <w:tcW w:w="850" w:type="dxa"/>
          </w:tcPr>
          <w:p w14:paraId="283E2A7D" w14:textId="77777777" w:rsidR="008C0F22" w:rsidRPr="008C0F22" w:rsidRDefault="008C0F22" w:rsidP="008C0F22">
            <w:pPr>
              <w:ind w:firstLine="0"/>
              <w:rPr>
                <w:rFonts w:ascii="Times New Roman" w:eastAsia="Times New Roman" w:hAnsi="Times New Roman" w:cs="Times New Roman"/>
              </w:rPr>
            </w:pPr>
            <w:r w:rsidRPr="008C0F22">
              <w:rPr>
                <w:rFonts w:ascii="Times New Roman" w:eastAsia="Times New Roman" w:hAnsi="Times New Roman" w:cs="Times New Roman"/>
              </w:rPr>
              <w:t>4</w:t>
            </w:r>
          </w:p>
        </w:tc>
        <w:tc>
          <w:tcPr>
            <w:tcW w:w="851" w:type="dxa"/>
          </w:tcPr>
          <w:p w14:paraId="73F0B2D5" w14:textId="77777777" w:rsidR="008C0F22" w:rsidRPr="008C0F22" w:rsidRDefault="008C0F22" w:rsidP="008C0F22">
            <w:pPr>
              <w:ind w:firstLine="0"/>
              <w:rPr>
                <w:rFonts w:ascii="Times New Roman" w:eastAsia="Times New Roman" w:hAnsi="Times New Roman" w:cs="Times New Roman"/>
              </w:rPr>
            </w:pPr>
          </w:p>
        </w:tc>
      </w:tr>
      <w:tr w:rsidR="008C0F22" w:rsidRPr="008C0F22" w14:paraId="68EB2D61" w14:textId="77777777" w:rsidTr="00D26014">
        <w:trPr>
          <w:trHeight w:val="278"/>
        </w:trPr>
        <w:tc>
          <w:tcPr>
            <w:tcW w:w="9918" w:type="dxa"/>
            <w:gridSpan w:val="7"/>
          </w:tcPr>
          <w:p w14:paraId="2BEAC743" w14:textId="77777777" w:rsidR="008C0F22" w:rsidRPr="008C0F22" w:rsidRDefault="008C0F22" w:rsidP="001E3B76">
            <w:pPr>
              <w:ind w:firstLine="0"/>
              <w:jc w:val="center"/>
              <w:rPr>
                <w:rFonts w:ascii="Times New Roman" w:eastAsia="Times New Roman" w:hAnsi="Times New Roman" w:cs="Times New Roman"/>
                <w:b/>
              </w:rPr>
            </w:pPr>
            <w:r w:rsidRPr="008C0F22">
              <w:rPr>
                <w:rFonts w:ascii="Times New Roman" w:eastAsia="Times New Roman" w:hAnsi="Times New Roman" w:cs="Times New Roman"/>
                <w:b/>
              </w:rPr>
              <w:lastRenderedPageBreak/>
              <w:t>Phát triển hệ thống</w:t>
            </w:r>
          </w:p>
        </w:tc>
      </w:tr>
      <w:tr w:rsidR="008C0F22" w:rsidRPr="008C0F22" w14:paraId="0A0AB536" w14:textId="77777777" w:rsidTr="00D26014">
        <w:trPr>
          <w:trHeight w:val="278"/>
        </w:trPr>
        <w:tc>
          <w:tcPr>
            <w:tcW w:w="680" w:type="dxa"/>
          </w:tcPr>
          <w:p w14:paraId="2138CC7D" w14:textId="77777777" w:rsidR="008C0F22" w:rsidRPr="008C0F22" w:rsidRDefault="008C0F22" w:rsidP="008C0F22">
            <w:pPr>
              <w:ind w:firstLine="0"/>
              <w:rPr>
                <w:rFonts w:ascii="Times New Roman" w:eastAsia="Times New Roman" w:hAnsi="Times New Roman" w:cs="Times New Roman"/>
              </w:rPr>
            </w:pPr>
            <w:r w:rsidRPr="008C0F22">
              <w:rPr>
                <w:rFonts w:ascii="Times New Roman" w:eastAsia="Times New Roman" w:hAnsi="Times New Roman" w:cs="Times New Roman"/>
              </w:rPr>
              <w:t>16</w:t>
            </w:r>
          </w:p>
        </w:tc>
        <w:tc>
          <w:tcPr>
            <w:tcW w:w="4702" w:type="dxa"/>
          </w:tcPr>
          <w:p w14:paraId="1B09A09E" w14:textId="77777777" w:rsidR="008C0F22" w:rsidRPr="008C0F22" w:rsidRDefault="008C0F22" w:rsidP="008C0F22">
            <w:pPr>
              <w:ind w:firstLine="0"/>
              <w:rPr>
                <w:rFonts w:ascii="Times New Roman" w:eastAsia="Times New Roman" w:hAnsi="Times New Roman" w:cs="Times New Roman"/>
              </w:rPr>
            </w:pPr>
            <w:r w:rsidRPr="008C0F22">
              <w:rPr>
                <w:rFonts w:ascii="Times New Roman" w:eastAsia="Times New Roman" w:hAnsi="Times New Roman" w:cs="Times New Roman"/>
              </w:rPr>
              <w:t>Xây dựng csdl</w:t>
            </w:r>
          </w:p>
        </w:tc>
        <w:tc>
          <w:tcPr>
            <w:tcW w:w="992" w:type="dxa"/>
          </w:tcPr>
          <w:p w14:paraId="5B6392A1" w14:textId="77777777" w:rsidR="008C0F22" w:rsidRPr="008C0F22" w:rsidRDefault="008C0F22" w:rsidP="008C0F22">
            <w:pPr>
              <w:ind w:firstLine="0"/>
              <w:rPr>
                <w:rFonts w:ascii="Times New Roman" w:eastAsia="Times New Roman" w:hAnsi="Times New Roman" w:cs="Times New Roman"/>
              </w:rPr>
            </w:pPr>
          </w:p>
        </w:tc>
        <w:tc>
          <w:tcPr>
            <w:tcW w:w="992" w:type="dxa"/>
          </w:tcPr>
          <w:p w14:paraId="15FD2466" w14:textId="77777777" w:rsidR="008C0F22" w:rsidRPr="008C0F22" w:rsidRDefault="008C0F22" w:rsidP="008C0F22">
            <w:pPr>
              <w:ind w:firstLine="0"/>
              <w:rPr>
                <w:rFonts w:ascii="Times New Roman" w:eastAsia="Times New Roman" w:hAnsi="Times New Roman" w:cs="Times New Roman"/>
              </w:rPr>
            </w:pPr>
            <w:r w:rsidRPr="008C0F22">
              <w:rPr>
                <w:rFonts w:ascii="Times New Roman" w:eastAsia="Times New Roman" w:hAnsi="Times New Roman" w:cs="Times New Roman"/>
              </w:rPr>
              <w:t>1</w:t>
            </w:r>
          </w:p>
        </w:tc>
        <w:tc>
          <w:tcPr>
            <w:tcW w:w="851" w:type="dxa"/>
          </w:tcPr>
          <w:p w14:paraId="2B6A24D6" w14:textId="77777777" w:rsidR="008C0F22" w:rsidRPr="008C0F22" w:rsidRDefault="008C0F22" w:rsidP="008C0F22">
            <w:pPr>
              <w:ind w:firstLine="0"/>
              <w:rPr>
                <w:rFonts w:ascii="Times New Roman" w:eastAsia="Times New Roman" w:hAnsi="Times New Roman" w:cs="Times New Roman"/>
              </w:rPr>
            </w:pPr>
          </w:p>
        </w:tc>
        <w:tc>
          <w:tcPr>
            <w:tcW w:w="850" w:type="dxa"/>
          </w:tcPr>
          <w:p w14:paraId="22140008" w14:textId="77777777" w:rsidR="008C0F22" w:rsidRPr="008C0F22" w:rsidRDefault="008C0F22" w:rsidP="008C0F22">
            <w:pPr>
              <w:ind w:firstLine="0"/>
              <w:rPr>
                <w:rFonts w:ascii="Times New Roman" w:eastAsia="Times New Roman" w:hAnsi="Times New Roman" w:cs="Times New Roman"/>
              </w:rPr>
            </w:pPr>
          </w:p>
        </w:tc>
        <w:tc>
          <w:tcPr>
            <w:tcW w:w="851" w:type="dxa"/>
          </w:tcPr>
          <w:p w14:paraId="74520806" w14:textId="77777777" w:rsidR="008C0F22" w:rsidRPr="008C0F22" w:rsidRDefault="008C0F22" w:rsidP="008C0F22">
            <w:pPr>
              <w:ind w:firstLine="0"/>
              <w:rPr>
                <w:rFonts w:ascii="Times New Roman" w:eastAsia="Times New Roman" w:hAnsi="Times New Roman" w:cs="Times New Roman"/>
              </w:rPr>
            </w:pPr>
          </w:p>
        </w:tc>
      </w:tr>
      <w:tr w:rsidR="008C0F22" w:rsidRPr="008C0F22" w14:paraId="4C2D50FC" w14:textId="77777777" w:rsidTr="00D26014">
        <w:trPr>
          <w:trHeight w:val="278"/>
        </w:trPr>
        <w:tc>
          <w:tcPr>
            <w:tcW w:w="680" w:type="dxa"/>
          </w:tcPr>
          <w:p w14:paraId="57D682CD" w14:textId="77777777" w:rsidR="008C0F22" w:rsidRPr="008C0F22" w:rsidRDefault="008C0F22" w:rsidP="008C0F22">
            <w:pPr>
              <w:ind w:firstLine="0"/>
              <w:rPr>
                <w:rFonts w:ascii="Times New Roman" w:eastAsia="Times New Roman" w:hAnsi="Times New Roman" w:cs="Times New Roman"/>
              </w:rPr>
            </w:pPr>
            <w:r w:rsidRPr="008C0F22">
              <w:rPr>
                <w:rFonts w:ascii="Times New Roman" w:eastAsia="Times New Roman" w:hAnsi="Times New Roman" w:cs="Times New Roman"/>
              </w:rPr>
              <w:t>17</w:t>
            </w:r>
          </w:p>
        </w:tc>
        <w:tc>
          <w:tcPr>
            <w:tcW w:w="4702" w:type="dxa"/>
          </w:tcPr>
          <w:p w14:paraId="5B64D66D" w14:textId="77777777" w:rsidR="008C0F22" w:rsidRPr="008C0F22" w:rsidRDefault="008C0F22" w:rsidP="008C0F22">
            <w:pPr>
              <w:ind w:firstLine="0"/>
              <w:rPr>
                <w:rFonts w:ascii="Times New Roman" w:eastAsia="Times New Roman" w:hAnsi="Times New Roman" w:cs="Times New Roman"/>
              </w:rPr>
            </w:pPr>
            <w:r w:rsidRPr="008C0F22">
              <w:rPr>
                <w:rFonts w:ascii="Times New Roman" w:eastAsia="Times New Roman" w:hAnsi="Times New Roman" w:cs="Times New Roman"/>
              </w:rPr>
              <w:t>Xây dựng giao diện</w:t>
            </w:r>
          </w:p>
        </w:tc>
        <w:tc>
          <w:tcPr>
            <w:tcW w:w="992" w:type="dxa"/>
          </w:tcPr>
          <w:p w14:paraId="4682F946" w14:textId="77777777" w:rsidR="008C0F22" w:rsidRPr="008C0F22" w:rsidRDefault="008C0F22" w:rsidP="008C0F22">
            <w:pPr>
              <w:ind w:firstLine="0"/>
              <w:rPr>
                <w:rFonts w:ascii="Times New Roman" w:eastAsia="Times New Roman" w:hAnsi="Times New Roman" w:cs="Times New Roman"/>
              </w:rPr>
            </w:pPr>
            <w:r w:rsidRPr="008C0F22">
              <w:rPr>
                <w:rFonts w:ascii="Times New Roman" w:eastAsia="Times New Roman" w:hAnsi="Times New Roman" w:cs="Times New Roman"/>
              </w:rPr>
              <w:t>2</w:t>
            </w:r>
          </w:p>
        </w:tc>
        <w:tc>
          <w:tcPr>
            <w:tcW w:w="992" w:type="dxa"/>
          </w:tcPr>
          <w:p w14:paraId="29A1DEED" w14:textId="77777777" w:rsidR="008C0F22" w:rsidRPr="008C0F22" w:rsidRDefault="008C0F22" w:rsidP="008C0F22">
            <w:pPr>
              <w:ind w:firstLine="0"/>
              <w:rPr>
                <w:rFonts w:ascii="Times New Roman" w:eastAsia="Times New Roman" w:hAnsi="Times New Roman" w:cs="Times New Roman"/>
              </w:rPr>
            </w:pPr>
          </w:p>
        </w:tc>
        <w:tc>
          <w:tcPr>
            <w:tcW w:w="851" w:type="dxa"/>
          </w:tcPr>
          <w:p w14:paraId="41F20489" w14:textId="77777777" w:rsidR="008C0F22" w:rsidRPr="008C0F22" w:rsidRDefault="008C0F22" w:rsidP="008C0F22">
            <w:pPr>
              <w:ind w:firstLine="0"/>
              <w:rPr>
                <w:rFonts w:ascii="Times New Roman" w:eastAsia="Times New Roman" w:hAnsi="Times New Roman" w:cs="Times New Roman"/>
              </w:rPr>
            </w:pPr>
          </w:p>
        </w:tc>
        <w:tc>
          <w:tcPr>
            <w:tcW w:w="850" w:type="dxa"/>
          </w:tcPr>
          <w:p w14:paraId="7CA4DED2" w14:textId="77777777" w:rsidR="008C0F22" w:rsidRPr="008C0F22" w:rsidRDefault="008C0F22" w:rsidP="008C0F22">
            <w:pPr>
              <w:ind w:firstLine="0"/>
              <w:rPr>
                <w:rFonts w:ascii="Times New Roman" w:eastAsia="Times New Roman" w:hAnsi="Times New Roman" w:cs="Times New Roman"/>
              </w:rPr>
            </w:pPr>
            <w:r w:rsidRPr="008C0F22">
              <w:rPr>
                <w:rFonts w:ascii="Times New Roman" w:eastAsia="Times New Roman" w:hAnsi="Times New Roman" w:cs="Times New Roman"/>
              </w:rPr>
              <w:t>1</w:t>
            </w:r>
          </w:p>
        </w:tc>
        <w:tc>
          <w:tcPr>
            <w:tcW w:w="851" w:type="dxa"/>
          </w:tcPr>
          <w:p w14:paraId="5C05236F" w14:textId="77777777" w:rsidR="008C0F22" w:rsidRPr="008C0F22" w:rsidRDefault="008C0F22" w:rsidP="008C0F22">
            <w:pPr>
              <w:ind w:firstLine="0"/>
              <w:rPr>
                <w:rFonts w:ascii="Times New Roman" w:eastAsia="Times New Roman" w:hAnsi="Times New Roman" w:cs="Times New Roman"/>
              </w:rPr>
            </w:pPr>
            <w:r w:rsidRPr="008C0F22">
              <w:rPr>
                <w:rFonts w:ascii="Times New Roman" w:eastAsia="Times New Roman" w:hAnsi="Times New Roman" w:cs="Times New Roman"/>
              </w:rPr>
              <w:t>2</w:t>
            </w:r>
          </w:p>
        </w:tc>
      </w:tr>
      <w:tr w:rsidR="008C0F22" w:rsidRPr="008C0F22" w14:paraId="366C3433" w14:textId="77777777" w:rsidTr="00D26014">
        <w:trPr>
          <w:trHeight w:val="278"/>
        </w:trPr>
        <w:tc>
          <w:tcPr>
            <w:tcW w:w="680" w:type="dxa"/>
          </w:tcPr>
          <w:p w14:paraId="0188B076" w14:textId="77777777" w:rsidR="008C0F22" w:rsidRPr="008C0F22" w:rsidRDefault="008C0F22" w:rsidP="008C0F22">
            <w:pPr>
              <w:ind w:firstLine="0"/>
              <w:rPr>
                <w:rFonts w:ascii="Times New Roman" w:eastAsia="Times New Roman" w:hAnsi="Times New Roman" w:cs="Times New Roman"/>
              </w:rPr>
            </w:pPr>
            <w:r w:rsidRPr="008C0F22">
              <w:rPr>
                <w:rFonts w:ascii="Times New Roman" w:eastAsia="Times New Roman" w:hAnsi="Times New Roman" w:cs="Times New Roman"/>
              </w:rPr>
              <w:t>18</w:t>
            </w:r>
          </w:p>
        </w:tc>
        <w:tc>
          <w:tcPr>
            <w:tcW w:w="4702" w:type="dxa"/>
          </w:tcPr>
          <w:p w14:paraId="73E65B55" w14:textId="77777777" w:rsidR="008C0F22" w:rsidRPr="008C0F22" w:rsidRDefault="008C0F22" w:rsidP="008C0F22">
            <w:pPr>
              <w:ind w:firstLine="0"/>
              <w:rPr>
                <w:rFonts w:ascii="Times New Roman" w:eastAsia="Times New Roman" w:hAnsi="Times New Roman" w:cs="Times New Roman"/>
              </w:rPr>
            </w:pPr>
            <w:r w:rsidRPr="008C0F22">
              <w:rPr>
                <w:rFonts w:ascii="Times New Roman" w:eastAsia="Times New Roman" w:hAnsi="Times New Roman" w:cs="Times New Roman"/>
              </w:rPr>
              <w:t>Chức năng đăng ký</w:t>
            </w:r>
          </w:p>
        </w:tc>
        <w:tc>
          <w:tcPr>
            <w:tcW w:w="992" w:type="dxa"/>
          </w:tcPr>
          <w:p w14:paraId="674ABC1F" w14:textId="77777777" w:rsidR="008C0F22" w:rsidRPr="008C0F22" w:rsidRDefault="008C0F22" w:rsidP="008C0F22">
            <w:pPr>
              <w:ind w:firstLine="0"/>
              <w:rPr>
                <w:rFonts w:ascii="Times New Roman" w:eastAsia="Times New Roman" w:hAnsi="Times New Roman" w:cs="Times New Roman"/>
              </w:rPr>
            </w:pPr>
          </w:p>
        </w:tc>
        <w:tc>
          <w:tcPr>
            <w:tcW w:w="992" w:type="dxa"/>
          </w:tcPr>
          <w:p w14:paraId="391FDA63" w14:textId="77777777" w:rsidR="008C0F22" w:rsidRPr="008C0F22" w:rsidRDefault="008C0F22" w:rsidP="008C0F22">
            <w:pPr>
              <w:ind w:firstLine="0"/>
              <w:rPr>
                <w:rFonts w:ascii="Times New Roman" w:eastAsia="Times New Roman" w:hAnsi="Times New Roman" w:cs="Times New Roman"/>
              </w:rPr>
            </w:pPr>
            <w:r w:rsidRPr="008C0F22">
              <w:rPr>
                <w:rFonts w:ascii="Times New Roman" w:eastAsia="Times New Roman" w:hAnsi="Times New Roman" w:cs="Times New Roman"/>
              </w:rPr>
              <w:t>1</w:t>
            </w:r>
          </w:p>
        </w:tc>
        <w:tc>
          <w:tcPr>
            <w:tcW w:w="851" w:type="dxa"/>
          </w:tcPr>
          <w:p w14:paraId="1609DBBD" w14:textId="77777777" w:rsidR="008C0F22" w:rsidRPr="008C0F22" w:rsidRDefault="008C0F22" w:rsidP="008C0F22">
            <w:pPr>
              <w:ind w:firstLine="0"/>
              <w:rPr>
                <w:rFonts w:ascii="Times New Roman" w:eastAsia="Times New Roman" w:hAnsi="Times New Roman" w:cs="Times New Roman"/>
              </w:rPr>
            </w:pPr>
          </w:p>
        </w:tc>
        <w:tc>
          <w:tcPr>
            <w:tcW w:w="850" w:type="dxa"/>
          </w:tcPr>
          <w:p w14:paraId="133F97FC" w14:textId="77777777" w:rsidR="008C0F22" w:rsidRPr="008C0F22" w:rsidRDefault="008C0F22" w:rsidP="008C0F22">
            <w:pPr>
              <w:ind w:firstLine="0"/>
              <w:rPr>
                <w:rFonts w:ascii="Times New Roman" w:eastAsia="Times New Roman" w:hAnsi="Times New Roman" w:cs="Times New Roman"/>
              </w:rPr>
            </w:pPr>
            <w:r w:rsidRPr="008C0F22">
              <w:rPr>
                <w:rFonts w:ascii="Times New Roman" w:eastAsia="Times New Roman" w:hAnsi="Times New Roman" w:cs="Times New Roman"/>
              </w:rPr>
              <w:t>4</w:t>
            </w:r>
          </w:p>
        </w:tc>
        <w:tc>
          <w:tcPr>
            <w:tcW w:w="851" w:type="dxa"/>
          </w:tcPr>
          <w:p w14:paraId="09B66C7A" w14:textId="77777777" w:rsidR="008C0F22" w:rsidRPr="008C0F22" w:rsidRDefault="008C0F22" w:rsidP="008C0F22">
            <w:pPr>
              <w:ind w:firstLine="0"/>
              <w:rPr>
                <w:rFonts w:ascii="Times New Roman" w:eastAsia="Times New Roman" w:hAnsi="Times New Roman" w:cs="Times New Roman"/>
              </w:rPr>
            </w:pPr>
          </w:p>
        </w:tc>
      </w:tr>
      <w:tr w:rsidR="008C0F22" w:rsidRPr="008C0F22" w14:paraId="48152855" w14:textId="77777777" w:rsidTr="00D26014">
        <w:trPr>
          <w:trHeight w:val="278"/>
        </w:trPr>
        <w:tc>
          <w:tcPr>
            <w:tcW w:w="680" w:type="dxa"/>
          </w:tcPr>
          <w:p w14:paraId="701B64FC" w14:textId="77777777" w:rsidR="008C0F22" w:rsidRPr="008C0F22" w:rsidRDefault="008C0F22" w:rsidP="008C0F22">
            <w:pPr>
              <w:ind w:firstLine="0"/>
              <w:rPr>
                <w:rFonts w:ascii="Times New Roman" w:eastAsia="Times New Roman" w:hAnsi="Times New Roman" w:cs="Times New Roman"/>
              </w:rPr>
            </w:pPr>
            <w:r w:rsidRPr="008C0F22">
              <w:rPr>
                <w:rFonts w:ascii="Times New Roman" w:eastAsia="Times New Roman" w:hAnsi="Times New Roman" w:cs="Times New Roman"/>
              </w:rPr>
              <w:t>19</w:t>
            </w:r>
          </w:p>
        </w:tc>
        <w:tc>
          <w:tcPr>
            <w:tcW w:w="4702" w:type="dxa"/>
          </w:tcPr>
          <w:p w14:paraId="65FE1D4B" w14:textId="77777777" w:rsidR="008C0F22" w:rsidRPr="008C0F22" w:rsidRDefault="008C0F22" w:rsidP="008C0F22">
            <w:pPr>
              <w:ind w:firstLine="0"/>
              <w:rPr>
                <w:rFonts w:ascii="Times New Roman" w:eastAsia="Times New Roman" w:hAnsi="Times New Roman" w:cs="Times New Roman"/>
              </w:rPr>
            </w:pPr>
            <w:r w:rsidRPr="008C0F22">
              <w:rPr>
                <w:rFonts w:ascii="Times New Roman" w:eastAsia="Times New Roman" w:hAnsi="Times New Roman" w:cs="Times New Roman"/>
              </w:rPr>
              <w:t>Chức năng đăng nhập</w:t>
            </w:r>
          </w:p>
        </w:tc>
        <w:tc>
          <w:tcPr>
            <w:tcW w:w="992" w:type="dxa"/>
          </w:tcPr>
          <w:p w14:paraId="60B6A8ED" w14:textId="77777777" w:rsidR="008C0F22" w:rsidRPr="008C0F22" w:rsidRDefault="008C0F22" w:rsidP="008C0F22">
            <w:pPr>
              <w:ind w:firstLine="0"/>
              <w:rPr>
                <w:rFonts w:ascii="Times New Roman" w:eastAsia="Times New Roman" w:hAnsi="Times New Roman" w:cs="Times New Roman"/>
              </w:rPr>
            </w:pPr>
          </w:p>
        </w:tc>
        <w:tc>
          <w:tcPr>
            <w:tcW w:w="992" w:type="dxa"/>
          </w:tcPr>
          <w:p w14:paraId="5A7B6E67" w14:textId="77777777" w:rsidR="008C0F22" w:rsidRPr="008C0F22" w:rsidRDefault="008C0F22" w:rsidP="008C0F22">
            <w:pPr>
              <w:ind w:firstLine="0"/>
              <w:rPr>
                <w:rFonts w:ascii="Times New Roman" w:eastAsia="Times New Roman" w:hAnsi="Times New Roman" w:cs="Times New Roman"/>
              </w:rPr>
            </w:pPr>
            <w:r w:rsidRPr="008C0F22">
              <w:rPr>
                <w:rFonts w:ascii="Times New Roman" w:eastAsia="Times New Roman" w:hAnsi="Times New Roman" w:cs="Times New Roman"/>
              </w:rPr>
              <w:t>1</w:t>
            </w:r>
          </w:p>
        </w:tc>
        <w:tc>
          <w:tcPr>
            <w:tcW w:w="851" w:type="dxa"/>
          </w:tcPr>
          <w:p w14:paraId="4C474B3F" w14:textId="77777777" w:rsidR="008C0F22" w:rsidRPr="008C0F22" w:rsidRDefault="008C0F22" w:rsidP="008C0F22">
            <w:pPr>
              <w:ind w:firstLine="0"/>
              <w:rPr>
                <w:rFonts w:ascii="Times New Roman" w:eastAsia="Times New Roman" w:hAnsi="Times New Roman" w:cs="Times New Roman"/>
              </w:rPr>
            </w:pPr>
          </w:p>
        </w:tc>
        <w:tc>
          <w:tcPr>
            <w:tcW w:w="850" w:type="dxa"/>
          </w:tcPr>
          <w:p w14:paraId="661E83F4" w14:textId="77777777" w:rsidR="008C0F22" w:rsidRPr="008C0F22" w:rsidRDefault="008C0F22" w:rsidP="008C0F22">
            <w:pPr>
              <w:ind w:firstLine="0"/>
              <w:rPr>
                <w:rFonts w:ascii="Times New Roman" w:eastAsia="Times New Roman" w:hAnsi="Times New Roman" w:cs="Times New Roman"/>
              </w:rPr>
            </w:pPr>
            <w:r w:rsidRPr="008C0F22">
              <w:rPr>
                <w:rFonts w:ascii="Times New Roman" w:eastAsia="Times New Roman" w:hAnsi="Times New Roman" w:cs="Times New Roman"/>
              </w:rPr>
              <w:t>4</w:t>
            </w:r>
          </w:p>
        </w:tc>
        <w:tc>
          <w:tcPr>
            <w:tcW w:w="851" w:type="dxa"/>
          </w:tcPr>
          <w:p w14:paraId="3BB92033" w14:textId="77777777" w:rsidR="008C0F22" w:rsidRPr="008C0F22" w:rsidRDefault="008C0F22" w:rsidP="008C0F22">
            <w:pPr>
              <w:ind w:firstLine="0"/>
              <w:rPr>
                <w:rFonts w:ascii="Times New Roman" w:eastAsia="Times New Roman" w:hAnsi="Times New Roman" w:cs="Times New Roman"/>
              </w:rPr>
            </w:pPr>
          </w:p>
        </w:tc>
      </w:tr>
      <w:tr w:rsidR="008C0F22" w:rsidRPr="008C0F22" w14:paraId="3EB01677" w14:textId="77777777" w:rsidTr="00D26014">
        <w:trPr>
          <w:trHeight w:val="278"/>
        </w:trPr>
        <w:tc>
          <w:tcPr>
            <w:tcW w:w="680" w:type="dxa"/>
          </w:tcPr>
          <w:p w14:paraId="6EB91C9E" w14:textId="77777777" w:rsidR="008C0F22" w:rsidRPr="008C0F22" w:rsidRDefault="008C0F22" w:rsidP="008C0F22">
            <w:pPr>
              <w:ind w:firstLine="0"/>
              <w:rPr>
                <w:rFonts w:ascii="Times New Roman" w:eastAsia="Times New Roman" w:hAnsi="Times New Roman" w:cs="Times New Roman"/>
              </w:rPr>
            </w:pPr>
            <w:r w:rsidRPr="008C0F22">
              <w:rPr>
                <w:rFonts w:ascii="Times New Roman" w:eastAsia="Times New Roman" w:hAnsi="Times New Roman" w:cs="Times New Roman"/>
              </w:rPr>
              <w:t>20</w:t>
            </w:r>
          </w:p>
        </w:tc>
        <w:tc>
          <w:tcPr>
            <w:tcW w:w="4702" w:type="dxa"/>
          </w:tcPr>
          <w:p w14:paraId="4E8BCE23" w14:textId="77777777" w:rsidR="008C0F22" w:rsidRPr="008C0F22" w:rsidRDefault="008C0F22" w:rsidP="008C0F22">
            <w:pPr>
              <w:ind w:firstLine="0"/>
              <w:rPr>
                <w:rFonts w:ascii="Times New Roman" w:eastAsia="Times New Roman" w:hAnsi="Times New Roman" w:cs="Times New Roman"/>
              </w:rPr>
            </w:pPr>
            <w:r w:rsidRPr="008C0F22">
              <w:rPr>
                <w:rFonts w:ascii="Times New Roman" w:eastAsia="Times New Roman" w:hAnsi="Times New Roman" w:cs="Times New Roman"/>
              </w:rPr>
              <w:t>Chức năng xem thông tin sách</w:t>
            </w:r>
          </w:p>
        </w:tc>
        <w:tc>
          <w:tcPr>
            <w:tcW w:w="992" w:type="dxa"/>
          </w:tcPr>
          <w:p w14:paraId="646FEE8D" w14:textId="77777777" w:rsidR="008C0F22" w:rsidRPr="008C0F22" w:rsidRDefault="008C0F22" w:rsidP="008C0F22">
            <w:pPr>
              <w:ind w:firstLine="0"/>
              <w:rPr>
                <w:rFonts w:ascii="Times New Roman" w:eastAsia="Times New Roman" w:hAnsi="Times New Roman" w:cs="Times New Roman"/>
              </w:rPr>
            </w:pPr>
          </w:p>
        </w:tc>
        <w:tc>
          <w:tcPr>
            <w:tcW w:w="992" w:type="dxa"/>
          </w:tcPr>
          <w:p w14:paraId="351F8F42" w14:textId="77777777" w:rsidR="008C0F22" w:rsidRPr="008C0F22" w:rsidRDefault="008C0F22" w:rsidP="008C0F22">
            <w:pPr>
              <w:ind w:firstLine="0"/>
              <w:rPr>
                <w:rFonts w:ascii="Times New Roman" w:eastAsia="Times New Roman" w:hAnsi="Times New Roman" w:cs="Times New Roman"/>
              </w:rPr>
            </w:pPr>
            <w:r w:rsidRPr="008C0F22">
              <w:rPr>
                <w:rFonts w:ascii="Times New Roman" w:eastAsia="Times New Roman" w:hAnsi="Times New Roman" w:cs="Times New Roman"/>
              </w:rPr>
              <w:t>1</w:t>
            </w:r>
          </w:p>
        </w:tc>
        <w:tc>
          <w:tcPr>
            <w:tcW w:w="851" w:type="dxa"/>
          </w:tcPr>
          <w:p w14:paraId="16C7B05E" w14:textId="77777777" w:rsidR="008C0F22" w:rsidRPr="008C0F22" w:rsidRDefault="008C0F22" w:rsidP="008C0F22">
            <w:pPr>
              <w:ind w:firstLine="0"/>
              <w:rPr>
                <w:rFonts w:ascii="Times New Roman" w:eastAsia="Times New Roman" w:hAnsi="Times New Roman" w:cs="Times New Roman"/>
              </w:rPr>
            </w:pPr>
          </w:p>
        </w:tc>
        <w:tc>
          <w:tcPr>
            <w:tcW w:w="850" w:type="dxa"/>
          </w:tcPr>
          <w:p w14:paraId="05C5D461" w14:textId="77777777" w:rsidR="008C0F22" w:rsidRPr="008C0F22" w:rsidRDefault="008C0F22" w:rsidP="008C0F22">
            <w:pPr>
              <w:ind w:firstLine="0"/>
              <w:rPr>
                <w:rFonts w:ascii="Times New Roman" w:eastAsia="Times New Roman" w:hAnsi="Times New Roman" w:cs="Times New Roman"/>
              </w:rPr>
            </w:pPr>
            <w:r w:rsidRPr="008C0F22">
              <w:rPr>
                <w:rFonts w:ascii="Times New Roman" w:eastAsia="Times New Roman" w:hAnsi="Times New Roman" w:cs="Times New Roman"/>
              </w:rPr>
              <w:t>4</w:t>
            </w:r>
          </w:p>
        </w:tc>
        <w:tc>
          <w:tcPr>
            <w:tcW w:w="851" w:type="dxa"/>
          </w:tcPr>
          <w:p w14:paraId="117132A1" w14:textId="77777777" w:rsidR="008C0F22" w:rsidRPr="008C0F22" w:rsidRDefault="008C0F22" w:rsidP="008C0F22">
            <w:pPr>
              <w:ind w:firstLine="0"/>
              <w:rPr>
                <w:rFonts w:ascii="Times New Roman" w:eastAsia="Times New Roman" w:hAnsi="Times New Roman" w:cs="Times New Roman"/>
              </w:rPr>
            </w:pPr>
          </w:p>
        </w:tc>
      </w:tr>
      <w:tr w:rsidR="008C0F22" w:rsidRPr="008C0F22" w14:paraId="19D3B66B" w14:textId="77777777" w:rsidTr="00D26014">
        <w:trPr>
          <w:trHeight w:val="278"/>
        </w:trPr>
        <w:tc>
          <w:tcPr>
            <w:tcW w:w="680" w:type="dxa"/>
          </w:tcPr>
          <w:p w14:paraId="045AB41E" w14:textId="77777777" w:rsidR="008C0F22" w:rsidRPr="008C0F22" w:rsidRDefault="008C0F22" w:rsidP="008C0F22">
            <w:pPr>
              <w:ind w:firstLine="0"/>
              <w:rPr>
                <w:rFonts w:ascii="Times New Roman" w:eastAsia="Times New Roman" w:hAnsi="Times New Roman" w:cs="Times New Roman"/>
              </w:rPr>
            </w:pPr>
            <w:r w:rsidRPr="008C0F22">
              <w:rPr>
                <w:rFonts w:ascii="Times New Roman" w:eastAsia="Times New Roman" w:hAnsi="Times New Roman" w:cs="Times New Roman"/>
              </w:rPr>
              <w:t>21</w:t>
            </w:r>
          </w:p>
        </w:tc>
        <w:tc>
          <w:tcPr>
            <w:tcW w:w="4702" w:type="dxa"/>
          </w:tcPr>
          <w:p w14:paraId="26BC910E" w14:textId="77777777" w:rsidR="008C0F22" w:rsidRPr="008C0F22" w:rsidRDefault="008C0F22" w:rsidP="008C0F22">
            <w:pPr>
              <w:ind w:firstLine="0"/>
              <w:rPr>
                <w:rFonts w:ascii="Times New Roman" w:eastAsia="Times New Roman" w:hAnsi="Times New Roman" w:cs="Times New Roman"/>
              </w:rPr>
            </w:pPr>
            <w:r w:rsidRPr="008C0F22">
              <w:rPr>
                <w:rFonts w:ascii="Times New Roman" w:eastAsia="Times New Roman" w:hAnsi="Times New Roman" w:cs="Times New Roman"/>
              </w:rPr>
              <w:t>Chức năng thêm sách vào giỏ hàng</w:t>
            </w:r>
          </w:p>
        </w:tc>
        <w:tc>
          <w:tcPr>
            <w:tcW w:w="992" w:type="dxa"/>
          </w:tcPr>
          <w:p w14:paraId="2B159BBB" w14:textId="77777777" w:rsidR="008C0F22" w:rsidRPr="008C0F22" w:rsidRDefault="008C0F22" w:rsidP="008C0F22">
            <w:pPr>
              <w:ind w:firstLine="0"/>
              <w:rPr>
                <w:rFonts w:ascii="Times New Roman" w:eastAsia="Times New Roman" w:hAnsi="Times New Roman" w:cs="Times New Roman"/>
              </w:rPr>
            </w:pPr>
          </w:p>
        </w:tc>
        <w:tc>
          <w:tcPr>
            <w:tcW w:w="992" w:type="dxa"/>
          </w:tcPr>
          <w:p w14:paraId="77042002" w14:textId="77777777" w:rsidR="008C0F22" w:rsidRPr="008C0F22" w:rsidRDefault="008C0F22" w:rsidP="008C0F22">
            <w:pPr>
              <w:ind w:firstLine="0"/>
              <w:rPr>
                <w:rFonts w:ascii="Times New Roman" w:eastAsia="Times New Roman" w:hAnsi="Times New Roman" w:cs="Times New Roman"/>
              </w:rPr>
            </w:pPr>
          </w:p>
        </w:tc>
        <w:tc>
          <w:tcPr>
            <w:tcW w:w="851" w:type="dxa"/>
          </w:tcPr>
          <w:p w14:paraId="744CED13" w14:textId="77777777" w:rsidR="008C0F22" w:rsidRPr="008C0F22" w:rsidRDefault="008C0F22" w:rsidP="008C0F22">
            <w:pPr>
              <w:ind w:firstLine="0"/>
              <w:rPr>
                <w:rFonts w:ascii="Times New Roman" w:eastAsia="Times New Roman" w:hAnsi="Times New Roman" w:cs="Times New Roman"/>
              </w:rPr>
            </w:pPr>
            <w:r w:rsidRPr="008C0F22">
              <w:rPr>
                <w:rFonts w:ascii="Times New Roman" w:eastAsia="Times New Roman" w:hAnsi="Times New Roman" w:cs="Times New Roman"/>
              </w:rPr>
              <w:t>1</w:t>
            </w:r>
          </w:p>
        </w:tc>
        <w:tc>
          <w:tcPr>
            <w:tcW w:w="850" w:type="dxa"/>
          </w:tcPr>
          <w:p w14:paraId="462FF7F3" w14:textId="77777777" w:rsidR="008C0F22" w:rsidRPr="008C0F22" w:rsidRDefault="008C0F22" w:rsidP="008C0F22">
            <w:pPr>
              <w:ind w:firstLine="0"/>
              <w:rPr>
                <w:rFonts w:ascii="Times New Roman" w:eastAsia="Times New Roman" w:hAnsi="Times New Roman" w:cs="Times New Roman"/>
              </w:rPr>
            </w:pPr>
            <w:r w:rsidRPr="008C0F22">
              <w:rPr>
                <w:rFonts w:ascii="Times New Roman" w:eastAsia="Times New Roman" w:hAnsi="Times New Roman" w:cs="Times New Roman"/>
              </w:rPr>
              <w:t>4</w:t>
            </w:r>
          </w:p>
        </w:tc>
        <w:tc>
          <w:tcPr>
            <w:tcW w:w="851" w:type="dxa"/>
          </w:tcPr>
          <w:p w14:paraId="3947FD78" w14:textId="77777777" w:rsidR="008C0F22" w:rsidRPr="008C0F22" w:rsidRDefault="008C0F22" w:rsidP="008C0F22">
            <w:pPr>
              <w:ind w:firstLine="0"/>
              <w:rPr>
                <w:rFonts w:ascii="Times New Roman" w:eastAsia="Times New Roman" w:hAnsi="Times New Roman" w:cs="Times New Roman"/>
              </w:rPr>
            </w:pPr>
          </w:p>
        </w:tc>
      </w:tr>
      <w:tr w:rsidR="008C0F22" w:rsidRPr="008C0F22" w14:paraId="4BA623DD" w14:textId="77777777" w:rsidTr="00D26014">
        <w:trPr>
          <w:trHeight w:val="278"/>
        </w:trPr>
        <w:tc>
          <w:tcPr>
            <w:tcW w:w="680" w:type="dxa"/>
          </w:tcPr>
          <w:p w14:paraId="6A09E7D5" w14:textId="77777777" w:rsidR="008C0F22" w:rsidRPr="008C0F22" w:rsidRDefault="008C0F22" w:rsidP="008C0F22">
            <w:pPr>
              <w:ind w:firstLine="0"/>
              <w:rPr>
                <w:rFonts w:ascii="Times New Roman" w:eastAsia="Times New Roman" w:hAnsi="Times New Roman" w:cs="Times New Roman"/>
              </w:rPr>
            </w:pPr>
            <w:r w:rsidRPr="008C0F22">
              <w:rPr>
                <w:rFonts w:ascii="Times New Roman" w:eastAsia="Times New Roman" w:hAnsi="Times New Roman" w:cs="Times New Roman"/>
              </w:rPr>
              <w:t>22</w:t>
            </w:r>
          </w:p>
        </w:tc>
        <w:tc>
          <w:tcPr>
            <w:tcW w:w="4702" w:type="dxa"/>
          </w:tcPr>
          <w:p w14:paraId="190FC2BA" w14:textId="77777777" w:rsidR="008C0F22" w:rsidRPr="008C0F22" w:rsidRDefault="008C0F22" w:rsidP="008C0F22">
            <w:pPr>
              <w:ind w:firstLine="0"/>
              <w:rPr>
                <w:rFonts w:ascii="Times New Roman" w:eastAsia="Times New Roman" w:hAnsi="Times New Roman" w:cs="Times New Roman"/>
              </w:rPr>
            </w:pPr>
            <w:r w:rsidRPr="008C0F22">
              <w:rPr>
                <w:rFonts w:ascii="Times New Roman" w:eastAsia="Times New Roman" w:hAnsi="Times New Roman" w:cs="Times New Roman"/>
              </w:rPr>
              <w:t>Chức năng xóa sách khỏi giỏ hàng</w:t>
            </w:r>
          </w:p>
        </w:tc>
        <w:tc>
          <w:tcPr>
            <w:tcW w:w="992" w:type="dxa"/>
          </w:tcPr>
          <w:p w14:paraId="0CAE2613" w14:textId="77777777" w:rsidR="008C0F22" w:rsidRPr="008C0F22" w:rsidRDefault="008C0F22" w:rsidP="008C0F22">
            <w:pPr>
              <w:ind w:firstLine="0"/>
              <w:rPr>
                <w:rFonts w:ascii="Times New Roman" w:eastAsia="Times New Roman" w:hAnsi="Times New Roman" w:cs="Times New Roman"/>
              </w:rPr>
            </w:pPr>
          </w:p>
        </w:tc>
        <w:tc>
          <w:tcPr>
            <w:tcW w:w="992" w:type="dxa"/>
          </w:tcPr>
          <w:p w14:paraId="0FF76BD7" w14:textId="77777777" w:rsidR="008C0F22" w:rsidRPr="008C0F22" w:rsidRDefault="008C0F22" w:rsidP="008C0F22">
            <w:pPr>
              <w:ind w:firstLine="0"/>
              <w:rPr>
                <w:rFonts w:ascii="Times New Roman" w:eastAsia="Times New Roman" w:hAnsi="Times New Roman" w:cs="Times New Roman"/>
              </w:rPr>
            </w:pPr>
          </w:p>
        </w:tc>
        <w:tc>
          <w:tcPr>
            <w:tcW w:w="851" w:type="dxa"/>
          </w:tcPr>
          <w:p w14:paraId="21F0CEC8" w14:textId="77777777" w:rsidR="008C0F22" w:rsidRPr="008C0F22" w:rsidRDefault="008C0F22" w:rsidP="008C0F22">
            <w:pPr>
              <w:ind w:firstLine="0"/>
              <w:rPr>
                <w:rFonts w:ascii="Times New Roman" w:eastAsia="Times New Roman" w:hAnsi="Times New Roman" w:cs="Times New Roman"/>
              </w:rPr>
            </w:pPr>
            <w:r w:rsidRPr="008C0F22">
              <w:rPr>
                <w:rFonts w:ascii="Times New Roman" w:eastAsia="Times New Roman" w:hAnsi="Times New Roman" w:cs="Times New Roman"/>
              </w:rPr>
              <w:t>1</w:t>
            </w:r>
          </w:p>
        </w:tc>
        <w:tc>
          <w:tcPr>
            <w:tcW w:w="850" w:type="dxa"/>
          </w:tcPr>
          <w:p w14:paraId="2E39808F" w14:textId="77777777" w:rsidR="008C0F22" w:rsidRPr="008C0F22" w:rsidRDefault="008C0F22" w:rsidP="008C0F22">
            <w:pPr>
              <w:ind w:firstLine="0"/>
              <w:rPr>
                <w:rFonts w:ascii="Times New Roman" w:eastAsia="Times New Roman" w:hAnsi="Times New Roman" w:cs="Times New Roman"/>
              </w:rPr>
            </w:pPr>
            <w:r w:rsidRPr="008C0F22">
              <w:rPr>
                <w:rFonts w:ascii="Times New Roman" w:eastAsia="Times New Roman" w:hAnsi="Times New Roman" w:cs="Times New Roman"/>
              </w:rPr>
              <w:t>4</w:t>
            </w:r>
          </w:p>
        </w:tc>
        <w:tc>
          <w:tcPr>
            <w:tcW w:w="851" w:type="dxa"/>
          </w:tcPr>
          <w:p w14:paraId="6F05C6BD" w14:textId="77777777" w:rsidR="008C0F22" w:rsidRPr="008C0F22" w:rsidRDefault="008C0F22" w:rsidP="008C0F22">
            <w:pPr>
              <w:ind w:firstLine="0"/>
              <w:rPr>
                <w:rFonts w:ascii="Times New Roman" w:eastAsia="Times New Roman" w:hAnsi="Times New Roman" w:cs="Times New Roman"/>
              </w:rPr>
            </w:pPr>
          </w:p>
        </w:tc>
      </w:tr>
      <w:tr w:rsidR="008C0F22" w:rsidRPr="008C0F22" w14:paraId="4A5A7B06" w14:textId="77777777" w:rsidTr="00D26014">
        <w:trPr>
          <w:trHeight w:val="278"/>
        </w:trPr>
        <w:tc>
          <w:tcPr>
            <w:tcW w:w="680" w:type="dxa"/>
          </w:tcPr>
          <w:p w14:paraId="3FBAC202" w14:textId="77777777" w:rsidR="008C0F22" w:rsidRPr="008C0F22" w:rsidRDefault="008C0F22" w:rsidP="008C0F22">
            <w:pPr>
              <w:ind w:firstLine="0"/>
              <w:rPr>
                <w:rFonts w:ascii="Times New Roman" w:eastAsia="Times New Roman" w:hAnsi="Times New Roman" w:cs="Times New Roman"/>
              </w:rPr>
            </w:pPr>
            <w:r w:rsidRPr="008C0F22">
              <w:rPr>
                <w:rFonts w:ascii="Times New Roman" w:eastAsia="Times New Roman" w:hAnsi="Times New Roman" w:cs="Times New Roman"/>
              </w:rPr>
              <w:t>23</w:t>
            </w:r>
          </w:p>
        </w:tc>
        <w:tc>
          <w:tcPr>
            <w:tcW w:w="4702" w:type="dxa"/>
          </w:tcPr>
          <w:p w14:paraId="7AB18FB4" w14:textId="77777777" w:rsidR="008C0F22" w:rsidRPr="008C0F22" w:rsidRDefault="008C0F22" w:rsidP="008C0F22">
            <w:pPr>
              <w:ind w:firstLine="0"/>
              <w:rPr>
                <w:rFonts w:ascii="Times New Roman" w:eastAsia="Times New Roman" w:hAnsi="Times New Roman" w:cs="Times New Roman"/>
              </w:rPr>
            </w:pPr>
            <w:r w:rsidRPr="008C0F22">
              <w:rPr>
                <w:rFonts w:ascii="Times New Roman" w:eastAsia="Times New Roman" w:hAnsi="Times New Roman" w:cs="Times New Roman"/>
              </w:rPr>
              <w:t>Chức năng cập nhật số lượng sách trong giỏ hàng</w:t>
            </w:r>
          </w:p>
        </w:tc>
        <w:tc>
          <w:tcPr>
            <w:tcW w:w="992" w:type="dxa"/>
          </w:tcPr>
          <w:p w14:paraId="08E2E973" w14:textId="77777777" w:rsidR="008C0F22" w:rsidRPr="008C0F22" w:rsidRDefault="008C0F22" w:rsidP="008C0F22">
            <w:pPr>
              <w:ind w:firstLine="0"/>
              <w:rPr>
                <w:rFonts w:ascii="Times New Roman" w:eastAsia="Times New Roman" w:hAnsi="Times New Roman" w:cs="Times New Roman"/>
              </w:rPr>
            </w:pPr>
          </w:p>
        </w:tc>
        <w:tc>
          <w:tcPr>
            <w:tcW w:w="992" w:type="dxa"/>
          </w:tcPr>
          <w:p w14:paraId="04229A67" w14:textId="77777777" w:rsidR="008C0F22" w:rsidRPr="008C0F22" w:rsidRDefault="008C0F22" w:rsidP="008C0F22">
            <w:pPr>
              <w:ind w:firstLine="0"/>
              <w:rPr>
                <w:rFonts w:ascii="Times New Roman" w:eastAsia="Times New Roman" w:hAnsi="Times New Roman" w:cs="Times New Roman"/>
              </w:rPr>
            </w:pPr>
          </w:p>
        </w:tc>
        <w:tc>
          <w:tcPr>
            <w:tcW w:w="851" w:type="dxa"/>
          </w:tcPr>
          <w:p w14:paraId="3E8A08AE" w14:textId="77777777" w:rsidR="008C0F22" w:rsidRPr="008C0F22" w:rsidRDefault="008C0F22" w:rsidP="008C0F22">
            <w:pPr>
              <w:ind w:firstLine="0"/>
              <w:rPr>
                <w:rFonts w:ascii="Times New Roman" w:eastAsia="Times New Roman" w:hAnsi="Times New Roman" w:cs="Times New Roman"/>
              </w:rPr>
            </w:pPr>
            <w:r w:rsidRPr="008C0F22">
              <w:rPr>
                <w:rFonts w:ascii="Times New Roman" w:eastAsia="Times New Roman" w:hAnsi="Times New Roman" w:cs="Times New Roman"/>
              </w:rPr>
              <w:t>1</w:t>
            </w:r>
          </w:p>
        </w:tc>
        <w:tc>
          <w:tcPr>
            <w:tcW w:w="850" w:type="dxa"/>
          </w:tcPr>
          <w:p w14:paraId="507BDBF1" w14:textId="77777777" w:rsidR="008C0F22" w:rsidRPr="008C0F22" w:rsidRDefault="008C0F22" w:rsidP="008C0F22">
            <w:pPr>
              <w:ind w:firstLine="0"/>
              <w:rPr>
                <w:rFonts w:ascii="Times New Roman" w:eastAsia="Times New Roman" w:hAnsi="Times New Roman" w:cs="Times New Roman"/>
              </w:rPr>
            </w:pPr>
            <w:r w:rsidRPr="008C0F22">
              <w:rPr>
                <w:rFonts w:ascii="Times New Roman" w:eastAsia="Times New Roman" w:hAnsi="Times New Roman" w:cs="Times New Roman"/>
              </w:rPr>
              <w:t>4</w:t>
            </w:r>
          </w:p>
        </w:tc>
        <w:tc>
          <w:tcPr>
            <w:tcW w:w="851" w:type="dxa"/>
          </w:tcPr>
          <w:p w14:paraId="3AB1997F" w14:textId="77777777" w:rsidR="008C0F22" w:rsidRPr="008C0F22" w:rsidRDefault="008C0F22" w:rsidP="008C0F22">
            <w:pPr>
              <w:ind w:firstLine="0"/>
              <w:rPr>
                <w:rFonts w:ascii="Times New Roman" w:eastAsia="Times New Roman" w:hAnsi="Times New Roman" w:cs="Times New Roman"/>
              </w:rPr>
            </w:pPr>
          </w:p>
        </w:tc>
      </w:tr>
      <w:tr w:rsidR="008C0F22" w:rsidRPr="008C0F22" w14:paraId="3D67BAD4" w14:textId="77777777" w:rsidTr="00D26014">
        <w:trPr>
          <w:trHeight w:val="278"/>
        </w:trPr>
        <w:tc>
          <w:tcPr>
            <w:tcW w:w="680" w:type="dxa"/>
          </w:tcPr>
          <w:p w14:paraId="0C2E5F83" w14:textId="77777777" w:rsidR="008C0F22" w:rsidRPr="008C0F22" w:rsidRDefault="008C0F22" w:rsidP="008C0F22">
            <w:pPr>
              <w:ind w:firstLine="0"/>
              <w:rPr>
                <w:rFonts w:ascii="Times New Roman" w:eastAsia="Times New Roman" w:hAnsi="Times New Roman" w:cs="Times New Roman"/>
              </w:rPr>
            </w:pPr>
            <w:r w:rsidRPr="008C0F22">
              <w:rPr>
                <w:rFonts w:ascii="Times New Roman" w:eastAsia="Times New Roman" w:hAnsi="Times New Roman" w:cs="Times New Roman"/>
              </w:rPr>
              <w:t>24</w:t>
            </w:r>
          </w:p>
        </w:tc>
        <w:tc>
          <w:tcPr>
            <w:tcW w:w="4702" w:type="dxa"/>
          </w:tcPr>
          <w:p w14:paraId="6A12DF42" w14:textId="77777777" w:rsidR="008C0F22" w:rsidRPr="008C0F22" w:rsidRDefault="008C0F22" w:rsidP="008C0F22">
            <w:pPr>
              <w:ind w:firstLine="0"/>
              <w:rPr>
                <w:rFonts w:ascii="Times New Roman" w:eastAsia="Times New Roman" w:hAnsi="Times New Roman" w:cs="Times New Roman"/>
              </w:rPr>
            </w:pPr>
            <w:r w:rsidRPr="008C0F22">
              <w:rPr>
                <w:rFonts w:ascii="Times New Roman" w:eastAsia="Times New Roman" w:hAnsi="Times New Roman" w:cs="Times New Roman"/>
              </w:rPr>
              <w:t>Chức năng gửi email sau khi mua hàng</w:t>
            </w:r>
          </w:p>
        </w:tc>
        <w:tc>
          <w:tcPr>
            <w:tcW w:w="992" w:type="dxa"/>
          </w:tcPr>
          <w:p w14:paraId="710BC96E" w14:textId="77777777" w:rsidR="008C0F22" w:rsidRPr="008C0F22" w:rsidRDefault="008C0F22" w:rsidP="008C0F22">
            <w:pPr>
              <w:ind w:firstLine="0"/>
              <w:rPr>
                <w:rFonts w:ascii="Times New Roman" w:eastAsia="Times New Roman" w:hAnsi="Times New Roman" w:cs="Times New Roman"/>
              </w:rPr>
            </w:pPr>
          </w:p>
        </w:tc>
        <w:tc>
          <w:tcPr>
            <w:tcW w:w="992" w:type="dxa"/>
          </w:tcPr>
          <w:p w14:paraId="6C3B74B9" w14:textId="77777777" w:rsidR="008C0F22" w:rsidRPr="008C0F22" w:rsidRDefault="008C0F22" w:rsidP="008C0F22">
            <w:pPr>
              <w:ind w:firstLine="0"/>
              <w:rPr>
                <w:rFonts w:ascii="Times New Roman" w:eastAsia="Times New Roman" w:hAnsi="Times New Roman" w:cs="Times New Roman"/>
              </w:rPr>
            </w:pPr>
            <w:r w:rsidRPr="008C0F22">
              <w:rPr>
                <w:rFonts w:ascii="Times New Roman" w:eastAsia="Times New Roman" w:hAnsi="Times New Roman" w:cs="Times New Roman"/>
              </w:rPr>
              <w:t>1</w:t>
            </w:r>
          </w:p>
        </w:tc>
        <w:tc>
          <w:tcPr>
            <w:tcW w:w="851" w:type="dxa"/>
          </w:tcPr>
          <w:p w14:paraId="3FF9CF79" w14:textId="77777777" w:rsidR="008C0F22" w:rsidRPr="008C0F22" w:rsidRDefault="008C0F22" w:rsidP="008C0F22">
            <w:pPr>
              <w:ind w:firstLine="0"/>
              <w:rPr>
                <w:rFonts w:ascii="Times New Roman" w:eastAsia="Times New Roman" w:hAnsi="Times New Roman" w:cs="Times New Roman"/>
              </w:rPr>
            </w:pPr>
            <w:r w:rsidRPr="008C0F22">
              <w:rPr>
                <w:rFonts w:ascii="Times New Roman" w:eastAsia="Times New Roman" w:hAnsi="Times New Roman" w:cs="Times New Roman"/>
              </w:rPr>
              <w:t>2</w:t>
            </w:r>
          </w:p>
        </w:tc>
        <w:tc>
          <w:tcPr>
            <w:tcW w:w="850" w:type="dxa"/>
          </w:tcPr>
          <w:p w14:paraId="6D992EF2" w14:textId="77777777" w:rsidR="008C0F22" w:rsidRPr="008C0F22" w:rsidRDefault="008C0F22" w:rsidP="008C0F22">
            <w:pPr>
              <w:ind w:firstLine="0"/>
              <w:rPr>
                <w:rFonts w:ascii="Times New Roman" w:eastAsia="Times New Roman" w:hAnsi="Times New Roman" w:cs="Times New Roman"/>
              </w:rPr>
            </w:pPr>
            <w:r w:rsidRPr="008C0F22">
              <w:rPr>
                <w:rFonts w:ascii="Times New Roman" w:eastAsia="Times New Roman" w:hAnsi="Times New Roman" w:cs="Times New Roman"/>
              </w:rPr>
              <w:t>4</w:t>
            </w:r>
          </w:p>
        </w:tc>
        <w:tc>
          <w:tcPr>
            <w:tcW w:w="851" w:type="dxa"/>
          </w:tcPr>
          <w:p w14:paraId="28AAD986" w14:textId="77777777" w:rsidR="008C0F22" w:rsidRPr="008C0F22" w:rsidRDefault="008C0F22" w:rsidP="008C0F22">
            <w:pPr>
              <w:ind w:firstLine="0"/>
              <w:rPr>
                <w:rFonts w:ascii="Times New Roman" w:eastAsia="Times New Roman" w:hAnsi="Times New Roman" w:cs="Times New Roman"/>
              </w:rPr>
            </w:pPr>
          </w:p>
        </w:tc>
      </w:tr>
      <w:tr w:rsidR="008C0F22" w:rsidRPr="008C0F22" w14:paraId="26B622BA" w14:textId="77777777" w:rsidTr="00D26014">
        <w:trPr>
          <w:trHeight w:val="278"/>
        </w:trPr>
        <w:tc>
          <w:tcPr>
            <w:tcW w:w="680" w:type="dxa"/>
          </w:tcPr>
          <w:p w14:paraId="4F7725FD" w14:textId="77777777" w:rsidR="008C0F22" w:rsidRPr="008C0F22" w:rsidRDefault="008C0F22" w:rsidP="008C0F22">
            <w:pPr>
              <w:ind w:firstLine="0"/>
              <w:rPr>
                <w:rFonts w:ascii="Times New Roman" w:eastAsia="Times New Roman" w:hAnsi="Times New Roman" w:cs="Times New Roman"/>
              </w:rPr>
            </w:pPr>
            <w:r w:rsidRPr="008C0F22">
              <w:rPr>
                <w:rFonts w:ascii="Times New Roman" w:eastAsia="Times New Roman" w:hAnsi="Times New Roman" w:cs="Times New Roman"/>
              </w:rPr>
              <w:t>25</w:t>
            </w:r>
          </w:p>
        </w:tc>
        <w:tc>
          <w:tcPr>
            <w:tcW w:w="4702" w:type="dxa"/>
          </w:tcPr>
          <w:p w14:paraId="28F945FC" w14:textId="77777777" w:rsidR="008C0F22" w:rsidRPr="008C0F22" w:rsidRDefault="008C0F22" w:rsidP="008C0F22">
            <w:pPr>
              <w:ind w:firstLine="0"/>
              <w:rPr>
                <w:rFonts w:ascii="Times New Roman" w:eastAsia="Times New Roman" w:hAnsi="Times New Roman" w:cs="Times New Roman"/>
              </w:rPr>
            </w:pPr>
            <w:r w:rsidRPr="008C0F22">
              <w:rPr>
                <w:rFonts w:ascii="Times New Roman" w:eastAsia="Times New Roman" w:hAnsi="Times New Roman" w:cs="Times New Roman"/>
              </w:rPr>
              <w:t>Chức năng giỏ hàng</w:t>
            </w:r>
          </w:p>
        </w:tc>
        <w:tc>
          <w:tcPr>
            <w:tcW w:w="992" w:type="dxa"/>
          </w:tcPr>
          <w:p w14:paraId="7DFE9DAC" w14:textId="77777777" w:rsidR="008C0F22" w:rsidRPr="008C0F22" w:rsidRDefault="008C0F22" w:rsidP="008C0F22">
            <w:pPr>
              <w:ind w:firstLine="0"/>
              <w:rPr>
                <w:rFonts w:ascii="Times New Roman" w:eastAsia="Times New Roman" w:hAnsi="Times New Roman" w:cs="Times New Roman"/>
              </w:rPr>
            </w:pPr>
          </w:p>
        </w:tc>
        <w:tc>
          <w:tcPr>
            <w:tcW w:w="992" w:type="dxa"/>
          </w:tcPr>
          <w:p w14:paraId="2BF3DA7A" w14:textId="77777777" w:rsidR="008C0F22" w:rsidRPr="008C0F22" w:rsidRDefault="008C0F22" w:rsidP="008C0F22">
            <w:pPr>
              <w:ind w:firstLine="0"/>
              <w:rPr>
                <w:rFonts w:ascii="Times New Roman" w:eastAsia="Times New Roman" w:hAnsi="Times New Roman" w:cs="Times New Roman"/>
              </w:rPr>
            </w:pPr>
            <w:r w:rsidRPr="008C0F22">
              <w:rPr>
                <w:rFonts w:ascii="Times New Roman" w:eastAsia="Times New Roman" w:hAnsi="Times New Roman" w:cs="Times New Roman"/>
              </w:rPr>
              <w:t>1</w:t>
            </w:r>
          </w:p>
        </w:tc>
        <w:tc>
          <w:tcPr>
            <w:tcW w:w="851" w:type="dxa"/>
          </w:tcPr>
          <w:p w14:paraId="45115210" w14:textId="77777777" w:rsidR="008C0F22" w:rsidRPr="008C0F22" w:rsidRDefault="008C0F22" w:rsidP="008C0F22">
            <w:pPr>
              <w:ind w:firstLine="0"/>
              <w:rPr>
                <w:rFonts w:ascii="Times New Roman" w:eastAsia="Times New Roman" w:hAnsi="Times New Roman" w:cs="Times New Roman"/>
              </w:rPr>
            </w:pPr>
            <w:r w:rsidRPr="008C0F22">
              <w:rPr>
                <w:rFonts w:ascii="Times New Roman" w:eastAsia="Times New Roman" w:hAnsi="Times New Roman" w:cs="Times New Roman"/>
              </w:rPr>
              <w:t>2</w:t>
            </w:r>
          </w:p>
        </w:tc>
        <w:tc>
          <w:tcPr>
            <w:tcW w:w="850" w:type="dxa"/>
          </w:tcPr>
          <w:p w14:paraId="4485FE30" w14:textId="77777777" w:rsidR="008C0F22" w:rsidRPr="008C0F22" w:rsidRDefault="008C0F22" w:rsidP="008C0F22">
            <w:pPr>
              <w:ind w:firstLine="0"/>
              <w:rPr>
                <w:rFonts w:ascii="Times New Roman" w:eastAsia="Times New Roman" w:hAnsi="Times New Roman" w:cs="Times New Roman"/>
              </w:rPr>
            </w:pPr>
            <w:r w:rsidRPr="008C0F22">
              <w:rPr>
                <w:rFonts w:ascii="Times New Roman" w:eastAsia="Times New Roman" w:hAnsi="Times New Roman" w:cs="Times New Roman"/>
              </w:rPr>
              <w:t>4</w:t>
            </w:r>
          </w:p>
        </w:tc>
        <w:tc>
          <w:tcPr>
            <w:tcW w:w="851" w:type="dxa"/>
          </w:tcPr>
          <w:p w14:paraId="63755120" w14:textId="77777777" w:rsidR="008C0F22" w:rsidRPr="008C0F22" w:rsidRDefault="008C0F22" w:rsidP="008C0F22">
            <w:pPr>
              <w:ind w:firstLine="0"/>
              <w:rPr>
                <w:rFonts w:ascii="Times New Roman" w:eastAsia="Times New Roman" w:hAnsi="Times New Roman" w:cs="Times New Roman"/>
              </w:rPr>
            </w:pPr>
          </w:p>
        </w:tc>
      </w:tr>
      <w:tr w:rsidR="008C0F22" w:rsidRPr="008C0F22" w14:paraId="39E3A995" w14:textId="77777777" w:rsidTr="00D26014">
        <w:trPr>
          <w:trHeight w:val="278"/>
        </w:trPr>
        <w:tc>
          <w:tcPr>
            <w:tcW w:w="9918" w:type="dxa"/>
            <w:gridSpan w:val="7"/>
          </w:tcPr>
          <w:p w14:paraId="345EF4D7" w14:textId="77777777" w:rsidR="008C0F22" w:rsidRPr="008C0F22" w:rsidRDefault="008C0F22" w:rsidP="001E3B76">
            <w:pPr>
              <w:ind w:firstLine="0"/>
              <w:jc w:val="center"/>
              <w:rPr>
                <w:rFonts w:ascii="Times New Roman" w:eastAsia="Times New Roman" w:hAnsi="Times New Roman" w:cs="Times New Roman"/>
                <w:b/>
              </w:rPr>
            </w:pPr>
            <w:r w:rsidRPr="008C0F22">
              <w:rPr>
                <w:rFonts w:ascii="Times New Roman" w:eastAsia="Times New Roman" w:hAnsi="Times New Roman" w:cs="Times New Roman"/>
                <w:b/>
              </w:rPr>
              <w:t>Kiểm tra và sửa lỗi</w:t>
            </w:r>
          </w:p>
        </w:tc>
      </w:tr>
      <w:tr w:rsidR="008C0F22" w:rsidRPr="008C0F22" w14:paraId="530644FA" w14:textId="77777777" w:rsidTr="00D26014">
        <w:trPr>
          <w:trHeight w:val="278"/>
        </w:trPr>
        <w:tc>
          <w:tcPr>
            <w:tcW w:w="680" w:type="dxa"/>
          </w:tcPr>
          <w:p w14:paraId="6DED8BEC" w14:textId="77777777" w:rsidR="008C0F22" w:rsidRPr="008C0F22" w:rsidRDefault="008C0F22" w:rsidP="008C0F22">
            <w:pPr>
              <w:ind w:firstLine="0"/>
              <w:rPr>
                <w:rFonts w:ascii="Times New Roman" w:eastAsia="Times New Roman" w:hAnsi="Times New Roman" w:cs="Times New Roman"/>
              </w:rPr>
            </w:pPr>
            <w:r w:rsidRPr="008C0F22">
              <w:rPr>
                <w:rFonts w:ascii="Times New Roman" w:eastAsia="Times New Roman" w:hAnsi="Times New Roman" w:cs="Times New Roman"/>
              </w:rPr>
              <w:t>26</w:t>
            </w:r>
          </w:p>
        </w:tc>
        <w:tc>
          <w:tcPr>
            <w:tcW w:w="4702" w:type="dxa"/>
          </w:tcPr>
          <w:p w14:paraId="4D1DD1EC" w14:textId="77777777" w:rsidR="008C0F22" w:rsidRPr="008C0F22" w:rsidRDefault="008C0F22" w:rsidP="008C0F22">
            <w:pPr>
              <w:ind w:firstLine="0"/>
              <w:rPr>
                <w:rFonts w:ascii="Times New Roman" w:eastAsia="Times New Roman" w:hAnsi="Times New Roman" w:cs="Times New Roman"/>
              </w:rPr>
            </w:pPr>
            <w:r w:rsidRPr="008C0F22">
              <w:rPr>
                <w:rFonts w:ascii="Times New Roman" w:eastAsia="Times New Roman" w:hAnsi="Times New Roman" w:cs="Times New Roman"/>
              </w:rPr>
              <w:t>Kiểm tra hệ thống</w:t>
            </w:r>
          </w:p>
        </w:tc>
        <w:tc>
          <w:tcPr>
            <w:tcW w:w="992" w:type="dxa"/>
          </w:tcPr>
          <w:p w14:paraId="0C0B27E0" w14:textId="77777777" w:rsidR="008C0F22" w:rsidRPr="008C0F22" w:rsidRDefault="008C0F22" w:rsidP="008C0F22">
            <w:pPr>
              <w:ind w:firstLine="0"/>
              <w:rPr>
                <w:rFonts w:ascii="Times New Roman" w:eastAsia="Times New Roman" w:hAnsi="Times New Roman" w:cs="Times New Roman"/>
              </w:rPr>
            </w:pPr>
          </w:p>
        </w:tc>
        <w:tc>
          <w:tcPr>
            <w:tcW w:w="992" w:type="dxa"/>
          </w:tcPr>
          <w:p w14:paraId="23056763" w14:textId="77777777" w:rsidR="008C0F22" w:rsidRPr="008C0F22" w:rsidRDefault="008C0F22" w:rsidP="008C0F22">
            <w:pPr>
              <w:ind w:firstLine="0"/>
              <w:rPr>
                <w:rFonts w:ascii="Times New Roman" w:eastAsia="Times New Roman" w:hAnsi="Times New Roman" w:cs="Times New Roman"/>
              </w:rPr>
            </w:pPr>
            <w:r w:rsidRPr="008C0F22">
              <w:rPr>
                <w:rFonts w:ascii="Times New Roman" w:eastAsia="Times New Roman" w:hAnsi="Times New Roman" w:cs="Times New Roman"/>
              </w:rPr>
              <w:t>1</w:t>
            </w:r>
          </w:p>
        </w:tc>
        <w:tc>
          <w:tcPr>
            <w:tcW w:w="851" w:type="dxa"/>
          </w:tcPr>
          <w:p w14:paraId="215BFE7C" w14:textId="77777777" w:rsidR="008C0F22" w:rsidRPr="008C0F22" w:rsidRDefault="008C0F22" w:rsidP="008C0F22">
            <w:pPr>
              <w:ind w:firstLine="0"/>
              <w:rPr>
                <w:rFonts w:ascii="Times New Roman" w:eastAsia="Times New Roman" w:hAnsi="Times New Roman" w:cs="Times New Roman"/>
              </w:rPr>
            </w:pPr>
            <w:r w:rsidRPr="008C0F22">
              <w:rPr>
                <w:rFonts w:ascii="Times New Roman" w:eastAsia="Times New Roman" w:hAnsi="Times New Roman" w:cs="Times New Roman"/>
              </w:rPr>
              <w:t>1</w:t>
            </w:r>
          </w:p>
        </w:tc>
        <w:tc>
          <w:tcPr>
            <w:tcW w:w="850" w:type="dxa"/>
          </w:tcPr>
          <w:p w14:paraId="613E9364" w14:textId="77777777" w:rsidR="008C0F22" w:rsidRPr="008C0F22" w:rsidRDefault="008C0F22" w:rsidP="008C0F22">
            <w:pPr>
              <w:ind w:firstLine="0"/>
              <w:rPr>
                <w:rFonts w:ascii="Times New Roman" w:eastAsia="Times New Roman" w:hAnsi="Times New Roman" w:cs="Times New Roman"/>
              </w:rPr>
            </w:pPr>
            <w:r w:rsidRPr="008C0F22">
              <w:rPr>
                <w:rFonts w:ascii="Times New Roman" w:eastAsia="Times New Roman" w:hAnsi="Times New Roman" w:cs="Times New Roman"/>
              </w:rPr>
              <w:t>5</w:t>
            </w:r>
          </w:p>
        </w:tc>
        <w:tc>
          <w:tcPr>
            <w:tcW w:w="851" w:type="dxa"/>
          </w:tcPr>
          <w:p w14:paraId="38A953F2" w14:textId="77777777" w:rsidR="008C0F22" w:rsidRPr="008C0F22" w:rsidRDefault="008C0F22" w:rsidP="008C0F22">
            <w:pPr>
              <w:ind w:firstLine="0"/>
              <w:rPr>
                <w:rFonts w:ascii="Times New Roman" w:eastAsia="Times New Roman" w:hAnsi="Times New Roman" w:cs="Times New Roman"/>
              </w:rPr>
            </w:pPr>
          </w:p>
        </w:tc>
      </w:tr>
      <w:tr w:rsidR="008C0F22" w:rsidRPr="008C0F22" w14:paraId="72B2B971" w14:textId="77777777" w:rsidTr="00D26014">
        <w:trPr>
          <w:trHeight w:val="278"/>
        </w:trPr>
        <w:tc>
          <w:tcPr>
            <w:tcW w:w="680" w:type="dxa"/>
          </w:tcPr>
          <w:p w14:paraId="32911166" w14:textId="77777777" w:rsidR="008C0F22" w:rsidRPr="008C0F22" w:rsidRDefault="008C0F22" w:rsidP="008C0F22">
            <w:pPr>
              <w:ind w:firstLine="0"/>
              <w:rPr>
                <w:rFonts w:ascii="Times New Roman" w:eastAsia="Times New Roman" w:hAnsi="Times New Roman" w:cs="Times New Roman"/>
              </w:rPr>
            </w:pPr>
            <w:r w:rsidRPr="008C0F22">
              <w:rPr>
                <w:rFonts w:ascii="Times New Roman" w:eastAsia="Times New Roman" w:hAnsi="Times New Roman" w:cs="Times New Roman"/>
              </w:rPr>
              <w:t>27</w:t>
            </w:r>
          </w:p>
        </w:tc>
        <w:tc>
          <w:tcPr>
            <w:tcW w:w="4702" w:type="dxa"/>
          </w:tcPr>
          <w:p w14:paraId="02554316" w14:textId="77777777" w:rsidR="008C0F22" w:rsidRPr="008C0F22" w:rsidRDefault="008C0F22" w:rsidP="008C0F22">
            <w:pPr>
              <w:ind w:firstLine="0"/>
              <w:rPr>
                <w:rFonts w:ascii="Times New Roman" w:eastAsia="Times New Roman" w:hAnsi="Times New Roman" w:cs="Times New Roman"/>
              </w:rPr>
            </w:pPr>
            <w:r w:rsidRPr="008C0F22">
              <w:rPr>
                <w:rFonts w:ascii="Times New Roman" w:eastAsia="Times New Roman" w:hAnsi="Times New Roman" w:cs="Times New Roman"/>
              </w:rPr>
              <w:t>Kiểm tra giao diện</w:t>
            </w:r>
          </w:p>
        </w:tc>
        <w:tc>
          <w:tcPr>
            <w:tcW w:w="992" w:type="dxa"/>
          </w:tcPr>
          <w:p w14:paraId="1BFB4BFB" w14:textId="77777777" w:rsidR="008C0F22" w:rsidRPr="008C0F22" w:rsidRDefault="008C0F22" w:rsidP="008C0F22">
            <w:pPr>
              <w:ind w:firstLine="0"/>
              <w:rPr>
                <w:rFonts w:ascii="Times New Roman" w:eastAsia="Times New Roman" w:hAnsi="Times New Roman" w:cs="Times New Roman"/>
              </w:rPr>
            </w:pPr>
            <w:r w:rsidRPr="008C0F22">
              <w:rPr>
                <w:rFonts w:ascii="Times New Roman" w:eastAsia="Times New Roman" w:hAnsi="Times New Roman" w:cs="Times New Roman"/>
              </w:rPr>
              <w:t>2</w:t>
            </w:r>
          </w:p>
        </w:tc>
        <w:tc>
          <w:tcPr>
            <w:tcW w:w="992" w:type="dxa"/>
          </w:tcPr>
          <w:p w14:paraId="129E9D60" w14:textId="77777777" w:rsidR="008C0F22" w:rsidRPr="008C0F22" w:rsidRDefault="008C0F22" w:rsidP="008C0F22">
            <w:pPr>
              <w:ind w:firstLine="0"/>
              <w:rPr>
                <w:rFonts w:ascii="Times New Roman" w:eastAsia="Times New Roman" w:hAnsi="Times New Roman" w:cs="Times New Roman"/>
              </w:rPr>
            </w:pPr>
          </w:p>
        </w:tc>
        <w:tc>
          <w:tcPr>
            <w:tcW w:w="851" w:type="dxa"/>
          </w:tcPr>
          <w:p w14:paraId="6A083767" w14:textId="77777777" w:rsidR="008C0F22" w:rsidRPr="008C0F22" w:rsidRDefault="008C0F22" w:rsidP="008C0F22">
            <w:pPr>
              <w:ind w:firstLine="0"/>
              <w:rPr>
                <w:rFonts w:ascii="Times New Roman" w:eastAsia="Times New Roman" w:hAnsi="Times New Roman" w:cs="Times New Roman"/>
              </w:rPr>
            </w:pPr>
          </w:p>
        </w:tc>
        <w:tc>
          <w:tcPr>
            <w:tcW w:w="850" w:type="dxa"/>
          </w:tcPr>
          <w:p w14:paraId="584247DA" w14:textId="77777777" w:rsidR="008C0F22" w:rsidRPr="008C0F22" w:rsidRDefault="008C0F22" w:rsidP="008C0F22">
            <w:pPr>
              <w:ind w:firstLine="0"/>
              <w:rPr>
                <w:rFonts w:ascii="Times New Roman" w:eastAsia="Times New Roman" w:hAnsi="Times New Roman" w:cs="Times New Roman"/>
              </w:rPr>
            </w:pPr>
            <w:r w:rsidRPr="008C0F22">
              <w:rPr>
                <w:rFonts w:ascii="Times New Roman" w:eastAsia="Times New Roman" w:hAnsi="Times New Roman" w:cs="Times New Roman"/>
              </w:rPr>
              <w:t>5</w:t>
            </w:r>
          </w:p>
        </w:tc>
        <w:tc>
          <w:tcPr>
            <w:tcW w:w="851" w:type="dxa"/>
          </w:tcPr>
          <w:p w14:paraId="01CB6372" w14:textId="77777777" w:rsidR="008C0F22" w:rsidRPr="008C0F22" w:rsidRDefault="008C0F22" w:rsidP="008C0F22">
            <w:pPr>
              <w:ind w:firstLine="0"/>
              <w:rPr>
                <w:rFonts w:ascii="Times New Roman" w:eastAsia="Times New Roman" w:hAnsi="Times New Roman" w:cs="Times New Roman"/>
              </w:rPr>
            </w:pPr>
            <w:r w:rsidRPr="008C0F22">
              <w:rPr>
                <w:rFonts w:ascii="Times New Roman" w:eastAsia="Times New Roman" w:hAnsi="Times New Roman" w:cs="Times New Roman"/>
              </w:rPr>
              <w:t>1</w:t>
            </w:r>
          </w:p>
        </w:tc>
      </w:tr>
      <w:tr w:rsidR="008C0F22" w:rsidRPr="008C0F22" w14:paraId="193838C2" w14:textId="77777777" w:rsidTr="00D26014">
        <w:trPr>
          <w:trHeight w:val="278"/>
        </w:trPr>
        <w:tc>
          <w:tcPr>
            <w:tcW w:w="680" w:type="dxa"/>
          </w:tcPr>
          <w:p w14:paraId="4D812AA0" w14:textId="77777777" w:rsidR="008C0F22" w:rsidRPr="008C0F22" w:rsidRDefault="008C0F22" w:rsidP="008C0F22">
            <w:pPr>
              <w:ind w:firstLine="0"/>
              <w:rPr>
                <w:rFonts w:ascii="Times New Roman" w:eastAsia="Times New Roman" w:hAnsi="Times New Roman" w:cs="Times New Roman"/>
              </w:rPr>
            </w:pPr>
            <w:r w:rsidRPr="008C0F22">
              <w:rPr>
                <w:rFonts w:ascii="Times New Roman" w:eastAsia="Times New Roman" w:hAnsi="Times New Roman" w:cs="Times New Roman"/>
              </w:rPr>
              <w:t>28</w:t>
            </w:r>
          </w:p>
        </w:tc>
        <w:tc>
          <w:tcPr>
            <w:tcW w:w="4702" w:type="dxa"/>
          </w:tcPr>
          <w:p w14:paraId="6F4D0F5E" w14:textId="77777777" w:rsidR="008C0F22" w:rsidRPr="008C0F22" w:rsidRDefault="008C0F22" w:rsidP="008C0F22">
            <w:pPr>
              <w:ind w:firstLine="0"/>
              <w:rPr>
                <w:rFonts w:ascii="Times New Roman" w:eastAsia="Times New Roman" w:hAnsi="Times New Roman" w:cs="Times New Roman"/>
              </w:rPr>
            </w:pPr>
            <w:r w:rsidRPr="008C0F22">
              <w:rPr>
                <w:rFonts w:ascii="Times New Roman" w:eastAsia="Times New Roman" w:hAnsi="Times New Roman" w:cs="Times New Roman"/>
              </w:rPr>
              <w:t>Kiểm tra chức năng</w:t>
            </w:r>
          </w:p>
        </w:tc>
        <w:tc>
          <w:tcPr>
            <w:tcW w:w="992" w:type="dxa"/>
          </w:tcPr>
          <w:p w14:paraId="7A5381C8" w14:textId="77777777" w:rsidR="008C0F22" w:rsidRPr="008C0F22" w:rsidRDefault="008C0F22" w:rsidP="008C0F22">
            <w:pPr>
              <w:ind w:firstLine="0"/>
              <w:rPr>
                <w:rFonts w:ascii="Times New Roman" w:eastAsia="Times New Roman" w:hAnsi="Times New Roman" w:cs="Times New Roman"/>
              </w:rPr>
            </w:pPr>
          </w:p>
        </w:tc>
        <w:tc>
          <w:tcPr>
            <w:tcW w:w="992" w:type="dxa"/>
          </w:tcPr>
          <w:p w14:paraId="70A6C094" w14:textId="77777777" w:rsidR="008C0F22" w:rsidRPr="008C0F22" w:rsidRDefault="008C0F22" w:rsidP="008C0F22">
            <w:pPr>
              <w:ind w:firstLine="0"/>
              <w:rPr>
                <w:rFonts w:ascii="Times New Roman" w:eastAsia="Times New Roman" w:hAnsi="Times New Roman" w:cs="Times New Roman"/>
              </w:rPr>
            </w:pPr>
            <w:r w:rsidRPr="008C0F22">
              <w:rPr>
                <w:rFonts w:ascii="Times New Roman" w:eastAsia="Times New Roman" w:hAnsi="Times New Roman" w:cs="Times New Roman"/>
              </w:rPr>
              <w:t>1</w:t>
            </w:r>
          </w:p>
        </w:tc>
        <w:tc>
          <w:tcPr>
            <w:tcW w:w="851" w:type="dxa"/>
          </w:tcPr>
          <w:p w14:paraId="4836CF66" w14:textId="77777777" w:rsidR="008C0F22" w:rsidRPr="008C0F22" w:rsidRDefault="008C0F22" w:rsidP="008C0F22">
            <w:pPr>
              <w:ind w:firstLine="0"/>
              <w:rPr>
                <w:rFonts w:ascii="Times New Roman" w:eastAsia="Times New Roman" w:hAnsi="Times New Roman" w:cs="Times New Roman"/>
              </w:rPr>
            </w:pPr>
            <w:r w:rsidRPr="008C0F22">
              <w:rPr>
                <w:rFonts w:ascii="Times New Roman" w:eastAsia="Times New Roman" w:hAnsi="Times New Roman" w:cs="Times New Roman"/>
              </w:rPr>
              <w:t>1</w:t>
            </w:r>
          </w:p>
        </w:tc>
        <w:tc>
          <w:tcPr>
            <w:tcW w:w="850" w:type="dxa"/>
          </w:tcPr>
          <w:p w14:paraId="79BF499A" w14:textId="77777777" w:rsidR="008C0F22" w:rsidRPr="008C0F22" w:rsidRDefault="008C0F22" w:rsidP="008C0F22">
            <w:pPr>
              <w:ind w:firstLine="0"/>
              <w:rPr>
                <w:rFonts w:ascii="Times New Roman" w:eastAsia="Times New Roman" w:hAnsi="Times New Roman" w:cs="Times New Roman"/>
              </w:rPr>
            </w:pPr>
            <w:r w:rsidRPr="008C0F22">
              <w:rPr>
                <w:rFonts w:ascii="Times New Roman" w:eastAsia="Times New Roman" w:hAnsi="Times New Roman" w:cs="Times New Roman"/>
              </w:rPr>
              <w:t>5</w:t>
            </w:r>
          </w:p>
        </w:tc>
        <w:tc>
          <w:tcPr>
            <w:tcW w:w="851" w:type="dxa"/>
          </w:tcPr>
          <w:p w14:paraId="3A779913" w14:textId="77777777" w:rsidR="008C0F22" w:rsidRPr="008C0F22" w:rsidRDefault="008C0F22" w:rsidP="008C0F22">
            <w:pPr>
              <w:ind w:firstLine="0"/>
              <w:rPr>
                <w:rFonts w:ascii="Times New Roman" w:eastAsia="Times New Roman" w:hAnsi="Times New Roman" w:cs="Times New Roman"/>
              </w:rPr>
            </w:pPr>
          </w:p>
        </w:tc>
      </w:tr>
      <w:tr w:rsidR="008C0F22" w:rsidRPr="008C0F22" w14:paraId="31758B39" w14:textId="77777777" w:rsidTr="00D26014">
        <w:trPr>
          <w:trHeight w:val="278"/>
        </w:trPr>
        <w:tc>
          <w:tcPr>
            <w:tcW w:w="680" w:type="dxa"/>
          </w:tcPr>
          <w:p w14:paraId="1CE62F90" w14:textId="77777777" w:rsidR="008C0F22" w:rsidRPr="008C0F22" w:rsidRDefault="008C0F22" w:rsidP="008C0F22">
            <w:pPr>
              <w:ind w:firstLine="0"/>
              <w:rPr>
                <w:rFonts w:ascii="Times New Roman" w:eastAsia="Times New Roman" w:hAnsi="Times New Roman" w:cs="Times New Roman"/>
              </w:rPr>
            </w:pPr>
            <w:r w:rsidRPr="008C0F22">
              <w:rPr>
                <w:rFonts w:ascii="Times New Roman" w:eastAsia="Times New Roman" w:hAnsi="Times New Roman" w:cs="Times New Roman"/>
              </w:rPr>
              <w:t>29</w:t>
            </w:r>
          </w:p>
        </w:tc>
        <w:tc>
          <w:tcPr>
            <w:tcW w:w="4702" w:type="dxa"/>
          </w:tcPr>
          <w:p w14:paraId="45BB6CEC" w14:textId="77777777" w:rsidR="008C0F22" w:rsidRPr="008C0F22" w:rsidRDefault="008C0F22" w:rsidP="008C0F22">
            <w:pPr>
              <w:ind w:firstLine="0"/>
              <w:rPr>
                <w:rFonts w:ascii="Times New Roman" w:eastAsia="Times New Roman" w:hAnsi="Times New Roman" w:cs="Times New Roman"/>
              </w:rPr>
            </w:pPr>
            <w:r w:rsidRPr="008C0F22">
              <w:rPr>
                <w:rFonts w:ascii="Times New Roman" w:eastAsia="Times New Roman" w:hAnsi="Times New Roman" w:cs="Times New Roman"/>
              </w:rPr>
              <w:t>Sửa lỗi</w:t>
            </w:r>
          </w:p>
        </w:tc>
        <w:tc>
          <w:tcPr>
            <w:tcW w:w="992" w:type="dxa"/>
          </w:tcPr>
          <w:p w14:paraId="424E69C2" w14:textId="77777777" w:rsidR="008C0F22" w:rsidRPr="008C0F22" w:rsidRDefault="008C0F22" w:rsidP="008C0F22">
            <w:pPr>
              <w:ind w:firstLine="0"/>
              <w:rPr>
                <w:rFonts w:ascii="Times New Roman" w:eastAsia="Times New Roman" w:hAnsi="Times New Roman" w:cs="Times New Roman"/>
              </w:rPr>
            </w:pPr>
            <w:r w:rsidRPr="008C0F22">
              <w:rPr>
                <w:rFonts w:ascii="Times New Roman" w:eastAsia="Times New Roman" w:hAnsi="Times New Roman" w:cs="Times New Roman"/>
              </w:rPr>
              <w:t>1</w:t>
            </w:r>
          </w:p>
        </w:tc>
        <w:tc>
          <w:tcPr>
            <w:tcW w:w="992" w:type="dxa"/>
          </w:tcPr>
          <w:p w14:paraId="553C1104" w14:textId="77777777" w:rsidR="008C0F22" w:rsidRPr="008C0F22" w:rsidRDefault="008C0F22" w:rsidP="008C0F22">
            <w:pPr>
              <w:ind w:firstLine="0"/>
              <w:rPr>
                <w:rFonts w:ascii="Times New Roman" w:eastAsia="Times New Roman" w:hAnsi="Times New Roman" w:cs="Times New Roman"/>
              </w:rPr>
            </w:pPr>
            <w:r w:rsidRPr="008C0F22">
              <w:rPr>
                <w:rFonts w:ascii="Times New Roman" w:eastAsia="Times New Roman" w:hAnsi="Times New Roman" w:cs="Times New Roman"/>
              </w:rPr>
              <w:t>1</w:t>
            </w:r>
          </w:p>
        </w:tc>
        <w:tc>
          <w:tcPr>
            <w:tcW w:w="851" w:type="dxa"/>
          </w:tcPr>
          <w:p w14:paraId="7C65A29D" w14:textId="77777777" w:rsidR="008C0F22" w:rsidRPr="008C0F22" w:rsidRDefault="008C0F22" w:rsidP="008C0F22">
            <w:pPr>
              <w:ind w:firstLine="0"/>
              <w:rPr>
                <w:rFonts w:ascii="Times New Roman" w:eastAsia="Times New Roman" w:hAnsi="Times New Roman" w:cs="Times New Roman"/>
              </w:rPr>
            </w:pPr>
            <w:r w:rsidRPr="008C0F22">
              <w:rPr>
                <w:rFonts w:ascii="Times New Roman" w:eastAsia="Times New Roman" w:hAnsi="Times New Roman" w:cs="Times New Roman"/>
              </w:rPr>
              <w:t>1</w:t>
            </w:r>
          </w:p>
        </w:tc>
        <w:tc>
          <w:tcPr>
            <w:tcW w:w="850" w:type="dxa"/>
          </w:tcPr>
          <w:p w14:paraId="621C4AE8" w14:textId="77777777" w:rsidR="008C0F22" w:rsidRPr="008C0F22" w:rsidRDefault="008C0F22" w:rsidP="008C0F22">
            <w:pPr>
              <w:ind w:firstLine="0"/>
              <w:rPr>
                <w:rFonts w:ascii="Times New Roman" w:eastAsia="Times New Roman" w:hAnsi="Times New Roman" w:cs="Times New Roman"/>
              </w:rPr>
            </w:pPr>
            <w:r w:rsidRPr="008C0F22">
              <w:rPr>
                <w:rFonts w:ascii="Times New Roman" w:eastAsia="Times New Roman" w:hAnsi="Times New Roman" w:cs="Times New Roman"/>
              </w:rPr>
              <w:t>1</w:t>
            </w:r>
          </w:p>
        </w:tc>
        <w:tc>
          <w:tcPr>
            <w:tcW w:w="851" w:type="dxa"/>
          </w:tcPr>
          <w:p w14:paraId="72729971" w14:textId="77777777" w:rsidR="008C0F22" w:rsidRPr="008C0F22" w:rsidRDefault="008C0F22" w:rsidP="008C0F22">
            <w:pPr>
              <w:ind w:firstLine="0"/>
              <w:rPr>
                <w:rFonts w:ascii="Times New Roman" w:eastAsia="Times New Roman" w:hAnsi="Times New Roman" w:cs="Times New Roman"/>
              </w:rPr>
            </w:pPr>
            <w:r w:rsidRPr="008C0F22">
              <w:rPr>
                <w:rFonts w:ascii="Times New Roman" w:eastAsia="Times New Roman" w:hAnsi="Times New Roman" w:cs="Times New Roman"/>
              </w:rPr>
              <w:t>1</w:t>
            </w:r>
          </w:p>
        </w:tc>
      </w:tr>
      <w:tr w:rsidR="008C0F22" w:rsidRPr="008C0F22" w14:paraId="6ED0D8BD" w14:textId="77777777" w:rsidTr="00D26014">
        <w:trPr>
          <w:trHeight w:val="278"/>
        </w:trPr>
        <w:tc>
          <w:tcPr>
            <w:tcW w:w="9918" w:type="dxa"/>
            <w:gridSpan w:val="7"/>
          </w:tcPr>
          <w:p w14:paraId="056AD743" w14:textId="77777777" w:rsidR="008C0F22" w:rsidRPr="008C0F22" w:rsidRDefault="008C0F22" w:rsidP="001E3B76">
            <w:pPr>
              <w:ind w:firstLine="0"/>
              <w:jc w:val="center"/>
              <w:rPr>
                <w:rFonts w:ascii="Times New Roman" w:eastAsia="Times New Roman" w:hAnsi="Times New Roman" w:cs="Times New Roman"/>
                <w:b/>
              </w:rPr>
            </w:pPr>
            <w:r w:rsidRPr="008C0F22">
              <w:rPr>
                <w:rFonts w:ascii="Times New Roman" w:eastAsia="Times New Roman" w:hAnsi="Times New Roman" w:cs="Times New Roman"/>
                <w:b/>
              </w:rPr>
              <w:t>Triển khai</w:t>
            </w:r>
          </w:p>
        </w:tc>
      </w:tr>
      <w:tr w:rsidR="008C0F22" w:rsidRPr="008C0F22" w14:paraId="68B73217" w14:textId="77777777" w:rsidTr="00D26014">
        <w:trPr>
          <w:trHeight w:val="278"/>
        </w:trPr>
        <w:tc>
          <w:tcPr>
            <w:tcW w:w="680" w:type="dxa"/>
          </w:tcPr>
          <w:p w14:paraId="5D17BBBA" w14:textId="77777777" w:rsidR="008C0F22" w:rsidRPr="008C0F22" w:rsidRDefault="008C0F22" w:rsidP="008C0F22">
            <w:pPr>
              <w:ind w:firstLine="0"/>
              <w:rPr>
                <w:rFonts w:ascii="Times New Roman" w:eastAsia="Times New Roman" w:hAnsi="Times New Roman" w:cs="Times New Roman"/>
              </w:rPr>
            </w:pPr>
            <w:r w:rsidRPr="008C0F22">
              <w:rPr>
                <w:rFonts w:ascii="Times New Roman" w:eastAsia="Times New Roman" w:hAnsi="Times New Roman" w:cs="Times New Roman"/>
              </w:rPr>
              <w:t>30</w:t>
            </w:r>
          </w:p>
        </w:tc>
        <w:tc>
          <w:tcPr>
            <w:tcW w:w="4702" w:type="dxa"/>
          </w:tcPr>
          <w:p w14:paraId="7289AC27" w14:textId="77777777" w:rsidR="008C0F22" w:rsidRPr="008C0F22" w:rsidRDefault="008C0F22" w:rsidP="008C0F22">
            <w:pPr>
              <w:ind w:firstLine="0"/>
              <w:rPr>
                <w:rFonts w:ascii="Times New Roman" w:eastAsia="Times New Roman" w:hAnsi="Times New Roman" w:cs="Times New Roman"/>
              </w:rPr>
            </w:pPr>
            <w:r w:rsidRPr="008C0F22">
              <w:rPr>
                <w:rFonts w:ascii="Times New Roman" w:eastAsia="Times New Roman" w:hAnsi="Times New Roman" w:cs="Times New Roman"/>
              </w:rPr>
              <w:t>Cài đặt trên môi trường của khách hàng</w:t>
            </w:r>
          </w:p>
        </w:tc>
        <w:tc>
          <w:tcPr>
            <w:tcW w:w="992" w:type="dxa"/>
          </w:tcPr>
          <w:p w14:paraId="269E4F5A" w14:textId="77777777" w:rsidR="008C0F22" w:rsidRPr="008C0F22" w:rsidRDefault="008C0F22" w:rsidP="008C0F22">
            <w:pPr>
              <w:ind w:firstLine="0"/>
              <w:rPr>
                <w:rFonts w:ascii="Times New Roman" w:eastAsia="Times New Roman" w:hAnsi="Times New Roman" w:cs="Times New Roman"/>
              </w:rPr>
            </w:pPr>
          </w:p>
        </w:tc>
        <w:tc>
          <w:tcPr>
            <w:tcW w:w="992" w:type="dxa"/>
          </w:tcPr>
          <w:p w14:paraId="2256FADA" w14:textId="77777777" w:rsidR="008C0F22" w:rsidRPr="008C0F22" w:rsidRDefault="008C0F22" w:rsidP="008C0F22">
            <w:pPr>
              <w:ind w:firstLine="0"/>
              <w:rPr>
                <w:rFonts w:ascii="Times New Roman" w:eastAsia="Times New Roman" w:hAnsi="Times New Roman" w:cs="Times New Roman"/>
              </w:rPr>
            </w:pPr>
            <w:r w:rsidRPr="008C0F22">
              <w:rPr>
                <w:rFonts w:ascii="Times New Roman" w:eastAsia="Times New Roman" w:hAnsi="Times New Roman" w:cs="Times New Roman"/>
              </w:rPr>
              <w:t>1</w:t>
            </w:r>
          </w:p>
        </w:tc>
        <w:tc>
          <w:tcPr>
            <w:tcW w:w="851" w:type="dxa"/>
          </w:tcPr>
          <w:p w14:paraId="7DE237C9" w14:textId="77777777" w:rsidR="008C0F22" w:rsidRPr="008C0F22" w:rsidRDefault="008C0F22" w:rsidP="008C0F22">
            <w:pPr>
              <w:ind w:firstLine="0"/>
              <w:rPr>
                <w:rFonts w:ascii="Times New Roman" w:eastAsia="Times New Roman" w:hAnsi="Times New Roman" w:cs="Times New Roman"/>
              </w:rPr>
            </w:pPr>
            <w:r w:rsidRPr="008C0F22">
              <w:rPr>
                <w:rFonts w:ascii="Times New Roman" w:eastAsia="Times New Roman" w:hAnsi="Times New Roman" w:cs="Times New Roman"/>
              </w:rPr>
              <w:t>2</w:t>
            </w:r>
          </w:p>
        </w:tc>
        <w:tc>
          <w:tcPr>
            <w:tcW w:w="850" w:type="dxa"/>
          </w:tcPr>
          <w:p w14:paraId="6A831BDE" w14:textId="77777777" w:rsidR="008C0F22" w:rsidRPr="008C0F22" w:rsidRDefault="008C0F22" w:rsidP="008C0F22">
            <w:pPr>
              <w:ind w:firstLine="0"/>
              <w:rPr>
                <w:rFonts w:ascii="Times New Roman" w:eastAsia="Times New Roman" w:hAnsi="Times New Roman" w:cs="Times New Roman"/>
              </w:rPr>
            </w:pPr>
          </w:p>
        </w:tc>
        <w:tc>
          <w:tcPr>
            <w:tcW w:w="851" w:type="dxa"/>
          </w:tcPr>
          <w:p w14:paraId="42D10B9C" w14:textId="77777777" w:rsidR="008C0F22" w:rsidRPr="008C0F22" w:rsidRDefault="008C0F22" w:rsidP="008C0F22">
            <w:pPr>
              <w:ind w:firstLine="0"/>
              <w:rPr>
                <w:rFonts w:ascii="Times New Roman" w:eastAsia="Times New Roman" w:hAnsi="Times New Roman" w:cs="Times New Roman"/>
              </w:rPr>
            </w:pPr>
          </w:p>
        </w:tc>
      </w:tr>
      <w:tr w:rsidR="008C0F22" w:rsidRPr="008C0F22" w14:paraId="3FB103DE" w14:textId="77777777" w:rsidTr="00D26014">
        <w:trPr>
          <w:trHeight w:val="278"/>
        </w:trPr>
        <w:tc>
          <w:tcPr>
            <w:tcW w:w="680" w:type="dxa"/>
          </w:tcPr>
          <w:p w14:paraId="57099510" w14:textId="77777777" w:rsidR="008C0F22" w:rsidRPr="008C0F22" w:rsidRDefault="008C0F22" w:rsidP="008C0F22">
            <w:pPr>
              <w:ind w:firstLine="0"/>
              <w:rPr>
                <w:rFonts w:ascii="Times New Roman" w:eastAsia="Times New Roman" w:hAnsi="Times New Roman" w:cs="Times New Roman"/>
              </w:rPr>
            </w:pPr>
            <w:r w:rsidRPr="008C0F22">
              <w:rPr>
                <w:rFonts w:ascii="Times New Roman" w:eastAsia="Times New Roman" w:hAnsi="Times New Roman" w:cs="Times New Roman"/>
              </w:rPr>
              <w:lastRenderedPageBreak/>
              <w:t>31</w:t>
            </w:r>
          </w:p>
        </w:tc>
        <w:tc>
          <w:tcPr>
            <w:tcW w:w="4702" w:type="dxa"/>
          </w:tcPr>
          <w:p w14:paraId="25A8788E" w14:textId="77777777" w:rsidR="008C0F22" w:rsidRPr="008C0F22" w:rsidRDefault="008C0F22" w:rsidP="008C0F22">
            <w:pPr>
              <w:ind w:firstLine="0"/>
              <w:rPr>
                <w:rFonts w:ascii="Times New Roman" w:eastAsia="Times New Roman" w:hAnsi="Times New Roman" w:cs="Times New Roman"/>
              </w:rPr>
            </w:pPr>
            <w:r w:rsidRPr="008C0F22">
              <w:rPr>
                <w:rFonts w:ascii="Times New Roman" w:eastAsia="Times New Roman" w:hAnsi="Times New Roman" w:cs="Times New Roman"/>
              </w:rPr>
              <w:t>Viết tài liệu hướng dẫn</w:t>
            </w:r>
          </w:p>
        </w:tc>
        <w:tc>
          <w:tcPr>
            <w:tcW w:w="992" w:type="dxa"/>
          </w:tcPr>
          <w:p w14:paraId="4B25AF16" w14:textId="77777777" w:rsidR="008C0F22" w:rsidRPr="008C0F22" w:rsidRDefault="008C0F22" w:rsidP="008C0F22">
            <w:pPr>
              <w:ind w:firstLine="0"/>
              <w:rPr>
                <w:rFonts w:ascii="Times New Roman" w:eastAsia="Times New Roman" w:hAnsi="Times New Roman" w:cs="Times New Roman"/>
              </w:rPr>
            </w:pPr>
            <w:r w:rsidRPr="008C0F22">
              <w:rPr>
                <w:rFonts w:ascii="Times New Roman" w:eastAsia="Times New Roman" w:hAnsi="Times New Roman" w:cs="Times New Roman"/>
              </w:rPr>
              <w:t>2</w:t>
            </w:r>
          </w:p>
        </w:tc>
        <w:tc>
          <w:tcPr>
            <w:tcW w:w="992" w:type="dxa"/>
          </w:tcPr>
          <w:p w14:paraId="7FBAAE1D" w14:textId="77777777" w:rsidR="008C0F22" w:rsidRPr="008C0F22" w:rsidRDefault="008C0F22" w:rsidP="008C0F22">
            <w:pPr>
              <w:ind w:firstLine="0"/>
              <w:rPr>
                <w:rFonts w:ascii="Times New Roman" w:eastAsia="Times New Roman" w:hAnsi="Times New Roman" w:cs="Times New Roman"/>
              </w:rPr>
            </w:pPr>
          </w:p>
        </w:tc>
        <w:tc>
          <w:tcPr>
            <w:tcW w:w="851" w:type="dxa"/>
          </w:tcPr>
          <w:p w14:paraId="37B6878C" w14:textId="77777777" w:rsidR="008C0F22" w:rsidRPr="008C0F22" w:rsidRDefault="008C0F22" w:rsidP="008C0F22">
            <w:pPr>
              <w:ind w:firstLine="0"/>
              <w:rPr>
                <w:rFonts w:ascii="Times New Roman" w:eastAsia="Times New Roman" w:hAnsi="Times New Roman" w:cs="Times New Roman"/>
              </w:rPr>
            </w:pPr>
          </w:p>
        </w:tc>
        <w:tc>
          <w:tcPr>
            <w:tcW w:w="850" w:type="dxa"/>
          </w:tcPr>
          <w:p w14:paraId="707AC6D2" w14:textId="77777777" w:rsidR="008C0F22" w:rsidRPr="008C0F22" w:rsidRDefault="008C0F22" w:rsidP="008C0F22">
            <w:pPr>
              <w:ind w:firstLine="0"/>
              <w:rPr>
                <w:rFonts w:ascii="Times New Roman" w:eastAsia="Times New Roman" w:hAnsi="Times New Roman" w:cs="Times New Roman"/>
              </w:rPr>
            </w:pPr>
            <w:r w:rsidRPr="008C0F22">
              <w:rPr>
                <w:rFonts w:ascii="Times New Roman" w:eastAsia="Times New Roman" w:hAnsi="Times New Roman" w:cs="Times New Roman"/>
              </w:rPr>
              <w:t>1</w:t>
            </w:r>
          </w:p>
        </w:tc>
        <w:tc>
          <w:tcPr>
            <w:tcW w:w="851" w:type="dxa"/>
          </w:tcPr>
          <w:p w14:paraId="312A52A3" w14:textId="77777777" w:rsidR="008C0F22" w:rsidRPr="008C0F22" w:rsidRDefault="008C0F22" w:rsidP="008C0F22">
            <w:pPr>
              <w:ind w:firstLine="0"/>
              <w:rPr>
                <w:rFonts w:ascii="Times New Roman" w:eastAsia="Times New Roman" w:hAnsi="Times New Roman" w:cs="Times New Roman"/>
              </w:rPr>
            </w:pPr>
            <w:r w:rsidRPr="008C0F22">
              <w:rPr>
                <w:rFonts w:ascii="Times New Roman" w:eastAsia="Times New Roman" w:hAnsi="Times New Roman" w:cs="Times New Roman"/>
              </w:rPr>
              <w:t>2</w:t>
            </w:r>
          </w:p>
        </w:tc>
      </w:tr>
      <w:tr w:rsidR="008C0F22" w:rsidRPr="008C0F22" w14:paraId="42CA51D0" w14:textId="77777777" w:rsidTr="00D26014">
        <w:trPr>
          <w:trHeight w:val="278"/>
        </w:trPr>
        <w:tc>
          <w:tcPr>
            <w:tcW w:w="680" w:type="dxa"/>
          </w:tcPr>
          <w:p w14:paraId="04EE2E86" w14:textId="77777777" w:rsidR="008C0F22" w:rsidRPr="008C0F22" w:rsidRDefault="008C0F22" w:rsidP="008C0F22">
            <w:pPr>
              <w:ind w:firstLine="0"/>
              <w:rPr>
                <w:rFonts w:ascii="Times New Roman" w:eastAsia="Times New Roman" w:hAnsi="Times New Roman" w:cs="Times New Roman"/>
              </w:rPr>
            </w:pPr>
            <w:r w:rsidRPr="008C0F22">
              <w:rPr>
                <w:rFonts w:ascii="Times New Roman" w:eastAsia="Times New Roman" w:hAnsi="Times New Roman" w:cs="Times New Roman"/>
              </w:rPr>
              <w:t>32</w:t>
            </w:r>
          </w:p>
        </w:tc>
        <w:tc>
          <w:tcPr>
            <w:tcW w:w="4702" w:type="dxa"/>
          </w:tcPr>
          <w:p w14:paraId="407B7A1C" w14:textId="77777777" w:rsidR="008C0F22" w:rsidRPr="008C0F22" w:rsidRDefault="008C0F22" w:rsidP="008C0F22">
            <w:pPr>
              <w:ind w:firstLine="0"/>
              <w:rPr>
                <w:rFonts w:ascii="Times New Roman" w:eastAsia="Times New Roman" w:hAnsi="Times New Roman" w:cs="Times New Roman"/>
              </w:rPr>
            </w:pPr>
            <w:r w:rsidRPr="008C0F22">
              <w:rPr>
                <w:rFonts w:ascii="Times New Roman" w:eastAsia="Times New Roman" w:hAnsi="Times New Roman" w:cs="Times New Roman"/>
              </w:rPr>
              <w:t>Bàn giao và nghiệm thu</w:t>
            </w:r>
          </w:p>
        </w:tc>
        <w:tc>
          <w:tcPr>
            <w:tcW w:w="992" w:type="dxa"/>
          </w:tcPr>
          <w:p w14:paraId="5C085D2F" w14:textId="77777777" w:rsidR="008C0F22" w:rsidRPr="008C0F22" w:rsidRDefault="008C0F22" w:rsidP="008C0F22">
            <w:pPr>
              <w:ind w:firstLine="0"/>
              <w:rPr>
                <w:rFonts w:ascii="Times New Roman" w:eastAsia="Times New Roman" w:hAnsi="Times New Roman" w:cs="Times New Roman"/>
              </w:rPr>
            </w:pPr>
            <w:r w:rsidRPr="008C0F22">
              <w:rPr>
                <w:rFonts w:ascii="Times New Roman" w:eastAsia="Times New Roman" w:hAnsi="Times New Roman" w:cs="Times New Roman"/>
              </w:rPr>
              <w:t>3</w:t>
            </w:r>
          </w:p>
        </w:tc>
        <w:tc>
          <w:tcPr>
            <w:tcW w:w="992" w:type="dxa"/>
          </w:tcPr>
          <w:p w14:paraId="47EBCC2F" w14:textId="77777777" w:rsidR="008C0F22" w:rsidRPr="008C0F22" w:rsidRDefault="008C0F22" w:rsidP="008C0F22">
            <w:pPr>
              <w:ind w:firstLine="0"/>
              <w:rPr>
                <w:rFonts w:ascii="Times New Roman" w:eastAsia="Times New Roman" w:hAnsi="Times New Roman" w:cs="Times New Roman"/>
              </w:rPr>
            </w:pPr>
            <w:r w:rsidRPr="008C0F22">
              <w:rPr>
                <w:rFonts w:ascii="Times New Roman" w:eastAsia="Times New Roman" w:hAnsi="Times New Roman" w:cs="Times New Roman"/>
              </w:rPr>
              <w:t>3</w:t>
            </w:r>
          </w:p>
        </w:tc>
        <w:tc>
          <w:tcPr>
            <w:tcW w:w="851" w:type="dxa"/>
          </w:tcPr>
          <w:p w14:paraId="3C05076F" w14:textId="77777777" w:rsidR="008C0F22" w:rsidRPr="008C0F22" w:rsidRDefault="008C0F22" w:rsidP="008C0F22">
            <w:pPr>
              <w:ind w:firstLine="0"/>
              <w:rPr>
                <w:rFonts w:ascii="Times New Roman" w:eastAsia="Times New Roman" w:hAnsi="Times New Roman" w:cs="Times New Roman"/>
              </w:rPr>
            </w:pPr>
            <w:r w:rsidRPr="008C0F22">
              <w:rPr>
                <w:rFonts w:ascii="Times New Roman" w:eastAsia="Times New Roman" w:hAnsi="Times New Roman" w:cs="Times New Roman"/>
              </w:rPr>
              <w:t>4</w:t>
            </w:r>
          </w:p>
        </w:tc>
        <w:tc>
          <w:tcPr>
            <w:tcW w:w="850" w:type="dxa"/>
          </w:tcPr>
          <w:p w14:paraId="27FAF76E" w14:textId="77777777" w:rsidR="008C0F22" w:rsidRPr="008C0F22" w:rsidRDefault="008C0F22" w:rsidP="008C0F22">
            <w:pPr>
              <w:ind w:firstLine="0"/>
              <w:rPr>
                <w:rFonts w:ascii="Times New Roman" w:eastAsia="Times New Roman" w:hAnsi="Times New Roman" w:cs="Times New Roman"/>
              </w:rPr>
            </w:pPr>
            <w:r w:rsidRPr="008C0F22">
              <w:rPr>
                <w:rFonts w:ascii="Times New Roman" w:eastAsia="Times New Roman" w:hAnsi="Times New Roman" w:cs="Times New Roman"/>
              </w:rPr>
              <w:t>1</w:t>
            </w:r>
          </w:p>
        </w:tc>
        <w:tc>
          <w:tcPr>
            <w:tcW w:w="851" w:type="dxa"/>
          </w:tcPr>
          <w:p w14:paraId="61F30316" w14:textId="77777777" w:rsidR="008C0F22" w:rsidRPr="008C0F22" w:rsidRDefault="008C0F22" w:rsidP="008C0F22">
            <w:pPr>
              <w:ind w:firstLine="0"/>
              <w:rPr>
                <w:rFonts w:ascii="Times New Roman" w:eastAsia="Times New Roman" w:hAnsi="Times New Roman" w:cs="Times New Roman"/>
              </w:rPr>
            </w:pPr>
            <w:r w:rsidRPr="008C0F22">
              <w:rPr>
                <w:rFonts w:ascii="Times New Roman" w:eastAsia="Times New Roman" w:hAnsi="Times New Roman" w:cs="Times New Roman"/>
              </w:rPr>
              <w:t>3</w:t>
            </w:r>
          </w:p>
        </w:tc>
      </w:tr>
      <w:tr w:rsidR="008C0F22" w:rsidRPr="008C0F22" w14:paraId="3E766280" w14:textId="77777777" w:rsidTr="00D26014">
        <w:trPr>
          <w:trHeight w:val="278"/>
        </w:trPr>
        <w:tc>
          <w:tcPr>
            <w:tcW w:w="9918" w:type="dxa"/>
            <w:gridSpan w:val="7"/>
          </w:tcPr>
          <w:p w14:paraId="66B164D6" w14:textId="77777777" w:rsidR="008C0F22" w:rsidRPr="008C0F22" w:rsidRDefault="008C0F22" w:rsidP="001E3B76">
            <w:pPr>
              <w:ind w:firstLine="0"/>
              <w:jc w:val="center"/>
              <w:rPr>
                <w:rFonts w:ascii="Times New Roman" w:eastAsia="Times New Roman" w:hAnsi="Times New Roman" w:cs="Times New Roman"/>
                <w:b/>
              </w:rPr>
            </w:pPr>
            <w:r w:rsidRPr="008C0F22">
              <w:rPr>
                <w:rFonts w:ascii="Times New Roman" w:eastAsia="Times New Roman" w:hAnsi="Times New Roman" w:cs="Times New Roman"/>
                <w:b/>
              </w:rPr>
              <w:t>Bảo trì</w:t>
            </w:r>
          </w:p>
        </w:tc>
      </w:tr>
      <w:tr w:rsidR="008C0F22" w:rsidRPr="008C0F22" w14:paraId="7AF5C6EB" w14:textId="77777777" w:rsidTr="00D26014">
        <w:trPr>
          <w:trHeight w:val="278"/>
        </w:trPr>
        <w:tc>
          <w:tcPr>
            <w:tcW w:w="680" w:type="dxa"/>
          </w:tcPr>
          <w:p w14:paraId="5EAD8C89" w14:textId="77777777" w:rsidR="008C0F22" w:rsidRPr="008C0F22" w:rsidRDefault="008C0F22" w:rsidP="008C0F22">
            <w:pPr>
              <w:ind w:firstLine="0"/>
              <w:rPr>
                <w:rFonts w:ascii="Times New Roman" w:eastAsia="Times New Roman" w:hAnsi="Times New Roman" w:cs="Times New Roman"/>
              </w:rPr>
            </w:pPr>
            <w:r w:rsidRPr="008C0F22">
              <w:rPr>
                <w:rFonts w:ascii="Times New Roman" w:eastAsia="Times New Roman" w:hAnsi="Times New Roman" w:cs="Times New Roman"/>
              </w:rPr>
              <w:t>33</w:t>
            </w:r>
          </w:p>
        </w:tc>
        <w:tc>
          <w:tcPr>
            <w:tcW w:w="4702" w:type="dxa"/>
          </w:tcPr>
          <w:p w14:paraId="42F53AE9" w14:textId="77777777" w:rsidR="008C0F22" w:rsidRPr="008C0F22" w:rsidRDefault="008C0F22" w:rsidP="008C0F22">
            <w:pPr>
              <w:ind w:firstLine="0"/>
              <w:rPr>
                <w:rFonts w:ascii="Times New Roman" w:eastAsia="Times New Roman" w:hAnsi="Times New Roman" w:cs="Times New Roman"/>
              </w:rPr>
            </w:pPr>
            <w:r w:rsidRPr="008C0F22">
              <w:rPr>
                <w:rFonts w:ascii="Times New Roman" w:eastAsia="Times New Roman" w:hAnsi="Times New Roman" w:cs="Times New Roman"/>
              </w:rPr>
              <w:t>Bảo trì hệ thống</w:t>
            </w:r>
          </w:p>
        </w:tc>
        <w:tc>
          <w:tcPr>
            <w:tcW w:w="992" w:type="dxa"/>
          </w:tcPr>
          <w:p w14:paraId="54E1E000" w14:textId="77777777" w:rsidR="008C0F22" w:rsidRPr="008C0F22" w:rsidRDefault="008C0F22" w:rsidP="008C0F22">
            <w:pPr>
              <w:ind w:firstLine="0"/>
              <w:rPr>
                <w:rFonts w:ascii="Times New Roman" w:eastAsia="Times New Roman" w:hAnsi="Times New Roman" w:cs="Times New Roman"/>
              </w:rPr>
            </w:pPr>
            <w:r w:rsidRPr="008C0F22">
              <w:rPr>
                <w:rFonts w:ascii="Times New Roman" w:eastAsia="Times New Roman" w:hAnsi="Times New Roman" w:cs="Times New Roman"/>
              </w:rPr>
              <w:t>4</w:t>
            </w:r>
          </w:p>
        </w:tc>
        <w:tc>
          <w:tcPr>
            <w:tcW w:w="992" w:type="dxa"/>
          </w:tcPr>
          <w:p w14:paraId="785B344B" w14:textId="77777777" w:rsidR="008C0F22" w:rsidRPr="008C0F22" w:rsidRDefault="008C0F22" w:rsidP="008C0F22">
            <w:pPr>
              <w:ind w:firstLine="0"/>
              <w:rPr>
                <w:rFonts w:ascii="Times New Roman" w:eastAsia="Times New Roman" w:hAnsi="Times New Roman" w:cs="Times New Roman"/>
              </w:rPr>
            </w:pPr>
            <w:r w:rsidRPr="008C0F22">
              <w:rPr>
                <w:rFonts w:ascii="Times New Roman" w:eastAsia="Times New Roman" w:hAnsi="Times New Roman" w:cs="Times New Roman"/>
              </w:rPr>
              <w:t>1</w:t>
            </w:r>
          </w:p>
        </w:tc>
        <w:tc>
          <w:tcPr>
            <w:tcW w:w="851" w:type="dxa"/>
          </w:tcPr>
          <w:p w14:paraId="5DF20859" w14:textId="77777777" w:rsidR="008C0F22" w:rsidRPr="008C0F22" w:rsidRDefault="008C0F22" w:rsidP="008C0F22">
            <w:pPr>
              <w:ind w:firstLine="0"/>
              <w:rPr>
                <w:rFonts w:ascii="Times New Roman" w:eastAsia="Times New Roman" w:hAnsi="Times New Roman" w:cs="Times New Roman"/>
              </w:rPr>
            </w:pPr>
            <w:r w:rsidRPr="008C0F22">
              <w:rPr>
                <w:rFonts w:ascii="Times New Roman" w:eastAsia="Times New Roman" w:hAnsi="Times New Roman" w:cs="Times New Roman"/>
              </w:rPr>
              <w:t>2</w:t>
            </w:r>
          </w:p>
        </w:tc>
        <w:tc>
          <w:tcPr>
            <w:tcW w:w="850" w:type="dxa"/>
          </w:tcPr>
          <w:p w14:paraId="293715C6" w14:textId="77777777" w:rsidR="008C0F22" w:rsidRPr="008C0F22" w:rsidRDefault="008C0F22" w:rsidP="008C0F22">
            <w:pPr>
              <w:ind w:firstLine="0"/>
              <w:rPr>
                <w:rFonts w:ascii="Times New Roman" w:eastAsia="Times New Roman" w:hAnsi="Times New Roman" w:cs="Times New Roman"/>
              </w:rPr>
            </w:pPr>
            <w:r w:rsidRPr="008C0F22">
              <w:rPr>
                <w:rFonts w:ascii="Times New Roman" w:eastAsia="Times New Roman" w:hAnsi="Times New Roman" w:cs="Times New Roman"/>
              </w:rPr>
              <w:t>4</w:t>
            </w:r>
          </w:p>
        </w:tc>
        <w:tc>
          <w:tcPr>
            <w:tcW w:w="851" w:type="dxa"/>
          </w:tcPr>
          <w:p w14:paraId="414B25CB" w14:textId="77777777" w:rsidR="008C0F22" w:rsidRPr="008C0F22" w:rsidRDefault="008C0F22" w:rsidP="008C0F22">
            <w:pPr>
              <w:ind w:firstLine="0"/>
              <w:rPr>
                <w:rFonts w:ascii="Times New Roman" w:eastAsia="Times New Roman" w:hAnsi="Times New Roman" w:cs="Times New Roman"/>
              </w:rPr>
            </w:pPr>
            <w:r w:rsidRPr="008C0F22">
              <w:rPr>
                <w:rFonts w:ascii="Times New Roman" w:eastAsia="Times New Roman" w:hAnsi="Times New Roman" w:cs="Times New Roman"/>
              </w:rPr>
              <w:t>4</w:t>
            </w:r>
          </w:p>
        </w:tc>
      </w:tr>
      <w:tr w:rsidR="008C0F22" w:rsidRPr="008C0F22" w14:paraId="77E5B88E" w14:textId="77777777" w:rsidTr="00D26014">
        <w:trPr>
          <w:trHeight w:val="278"/>
        </w:trPr>
        <w:tc>
          <w:tcPr>
            <w:tcW w:w="680" w:type="dxa"/>
          </w:tcPr>
          <w:p w14:paraId="41DD0DF9" w14:textId="77777777" w:rsidR="008C0F22" w:rsidRPr="008C0F22" w:rsidRDefault="008C0F22" w:rsidP="008C0F22">
            <w:pPr>
              <w:ind w:firstLine="0"/>
              <w:rPr>
                <w:rFonts w:ascii="Times New Roman" w:eastAsia="Times New Roman" w:hAnsi="Times New Roman" w:cs="Times New Roman"/>
              </w:rPr>
            </w:pPr>
            <w:r w:rsidRPr="008C0F22">
              <w:rPr>
                <w:rFonts w:ascii="Times New Roman" w:eastAsia="Times New Roman" w:hAnsi="Times New Roman" w:cs="Times New Roman"/>
              </w:rPr>
              <w:t>34</w:t>
            </w:r>
          </w:p>
        </w:tc>
        <w:tc>
          <w:tcPr>
            <w:tcW w:w="4702" w:type="dxa"/>
          </w:tcPr>
          <w:p w14:paraId="586DD2D0" w14:textId="77777777" w:rsidR="008C0F22" w:rsidRPr="008C0F22" w:rsidRDefault="008C0F22" w:rsidP="008C0F22">
            <w:pPr>
              <w:ind w:firstLine="0"/>
              <w:rPr>
                <w:rFonts w:ascii="Times New Roman" w:eastAsia="Times New Roman" w:hAnsi="Times New Roman" w:cs="Times New Roman"/>
              </w:rPr>
            </w:pPr>
            <w:r w:rsidRPr="008C0F22">
              <w:rPr>
                <w:rFonts w:ascii="Times New Roman" w:eastAsia="Times New Roman" w:hAnsi="Times New Roman" w:cs="Times New Roman"/>
              </w:rPr>
              <w:t>Bảo trì giao diện</w:t>
            </w:r>
          </w:p>
        </w:tc>
        <w:tc>
          <w:tcPr>
            <w:tcW w:w="992" w:type="dxa"/>
          </w:tcPr>
          <w:p w14:paraId="083D48BD" w14:textId="77777777" w:rsidR="008C0F22" w:rsidRPr="008C0F22" w:rsidRDefault="008C0F22" w:rsidP="008C0F22">
            <w:pPr>
              <w:ind w:firstLine="0"/>
              <w:rPr>
                <w:rFonts w:ascii="Times New Roman" w:eastAsia="Times New Roman" w:hAnsi="Times New Roman" w:cs="Times New Roman"/>
              </w:rPr>
            </w:pPr>
            <w:r w:rsidRPr="008C0F22">
              <w:rPr>
                <w:rFonts w:ascii="Times New Roman" w:eastAsia="Times New Roman" w:hAnsi="Times New Roman" w:cs="Times New Roman"/>
              </w:rPr>
              <w:t>2</w:t>
            </w:r>
          </w:p>
        </w:tc>
        <w:tc>
          <w:tcPr>
            <w:tcW w:w="992" w:type="dxa"/>
          </w:tcPr>
          <w:p w14:paraId="321C1F9A" w14:textId="77777777" w:rsidR="008C0F22" w:rsidRPr="008C0F22" w:rsidRDefault="008C0F22" w:rsidP="008C0F22">
            <w:pPr>
              <w:ind w:firstLine="0"/>
              <w:rPr>
                <w:rFonts w:ascii="Times New Roman" w:eastAsia="Times New Roman" w:hAnsi="Times New Roman" w:cs="Times New Roman"/>
              </w:rPr>
            </w:pPr>
            <w:r w:rsidRPr="008C0F22">
              <w:rPr>
                <w:rFonts w:ascii="Times New Roman" w:eastAsia="Times New Roman" w:hAnsi="Times New Roman" w:cs="Times New Roman"/>
              </w:rPr>
              <w:t>4</w:t>
            </w:r>
          </w:p>
        </w:tc>
        <w:tc>
          <w:tcPr>
            <w:tcW w:w="851" w:type="dxa"/>
          </w:tcPr>
          <w:p w14:paraId="7BF51F79" w14:textId="77777777" w:rsidR="008C0F22" w:rsidRPr="008C0F22" w:rsidRDefault="008C0F22" w:rsidP="008C0F22">
            <w:pPr>
              <w:ind w:firstLine="0"/>
              <w:rPr>
                <w:rFonts w:ascii="Times New Roman" w:eastAsia="Times New Roman" w:hAnsi="Times New Roman" w:cs="Times New Roman"/>
              </w:rPr>
            </w:pPr>
            <w:r w:rsidRPr="008C0F22">
              <w:rPr>
                <w:rFonts w:ascii="Times New Roman" w:eastAsia="Times New Roman" w:hAnsi="Times New Roman" w:cs="Times New Roman"/>
              </w:rPr>
              <w:t>4</w:t>
            </w:r>
          </w:p>
        </w:tc>
        <w:tc>
          <w:tcPr>
            <w:tcW w:w="850" w:type="dxa"/>
          </w:tcPr>
          <w:p w14:paraId="05C55E92" w14:textId="77777777" w:rsidR="008C0F22" w:rsidRPr="008C0F22" w:rsidRDefault="008C0F22" w:rsidP="008C0F22">
            <w:pPr>
              <w:ind w:firstLine="0"/>
              <w:rPr>
                <w:rFonts w:ascii="Times New Roman" w:eastAsia="Times New Roman" w:hAnsi="Times New Roman" w:cs="Times New Roman"/>
              </w:rPr>
            </w:pPr>
            <w:r w:rsidRPr="008C0F22">
              <w:rPr>
                <w:rFonts w:ascii="Times New Roman" w:eastAsia="Times New Roman" w:hAnsi="Times New Roman" w:cs="Times New Roman"/>
              </w:rPr>
              <w:t>2</w:t>
            </w:r>
          </w:p>
        </w:tc>
        <w:tc>
          <w:tcPr>
            <w:tcW w:w="851" w:type="dxa"/>
          </w:tcPr>
          <w:p w14:paraId="7FC9B305" w14:textId="77777777" w:rsidR="008C0F22" w:rsidRPr="008C0F22" w:rsidRDefault="008C0F22" w:rsidP="008C0F22">
            <w:pPr>
              <w:ind w:firstLine="0"/>
              <w:rPr>
                <w:rFonts w:ascii="Times New Roman" w:eastAsia="Times New Roman" w:hAnsi="Times New Roman" w:cs="Times New Roman"/>
              </w:rPr>
            </w:pPr>
            <w:r w:rsidRPr="008C0F22">
              <w:rPr>
                <w:rFonts w:ascii="Times New Roman" w:eastAsia="Times New Roman" w:hAnsi="Times New Roman" w:cs="Times New Roman"/>
              </w:rPr>
              <w:t>1</w:t>
            </w:r>
          </w:p>
        </w:tc>
      </w:tr>
    </w:tbl>
    <w:p w14:paraId="630D3C63" w14:textId="77777777" w:rsidR="008C0F22" w:rsidRDefault="008C0F22">
      <w:pPr>
        <w:ind w:firstLine="0"/>
        <w:rPr>
          <w:rFonts w:ascii="Times New Roman" w:eastAsia="Times New Roman" w:hAnsi="Times New Roman" w:cs="Times New Roman"/>
        </w:rPr>
      </w:pPr>
    </w:p>
    <w:p w14:paraId="283A0BE4" w14:textId="7B20087F" w:rsidR="00B66CEC" w:rsidRPr="00D34C02" w:rsidRDefault="00D34C02" w:rsidP="00D34C02">
      <w:pPr>
        <w:ind w:firstLine="0"/>
        <w:jc w:val="center"/>
        <w:rPr>
          <w:rFonts w:ascii="Times New Roman" w:hAnsi="Times New Roman" w:cs="Times New Roman"/>
          <w:sz w:val="24"/>
          <w:szCs w:val="24"/>
        </w:rPr>
      </w:pPr>
      <w:r w:rsidRPr="00D34C02">
        <w:rPr>
          <w:rFonts w:ascii="Times New Roman" w:hAnsi="Times New Roman" w:cs="Times New Roman"/>
          <w:i/>
          <w:iCs/>
          <w:sz w:val="24"/>
          <w:szCs w:val="24"/>
        </w:rPr>
        <w:t>Bảng 2.5.4. Thiết kế ma trận RAM</w:t>
      </w:r>
    </w:p>
    <w:p w14:paraId="55E6E6F8" w14:textId="77777777" w:rsidR="00B66CEC" w:rsidRDefault="00853152">
      <w:pPr>
        <w:ind w:firstLine="0"/>
        <w:rPr>
          <w:rFonts w:ascii="Times New Roman" w:eastAsia="Times New Roman" w:hAnsi="Times New Roman" w:cs="Times New Roman"/>
          <w:i/>
        </w:rPr>
      </w:pPr>
      <w:r>
        <w:rPr>
          <w:rFonts w:ascii="Times New Roman" w:eastAsia="Times New Roman" w:hAnsi="Times New Roman" w:cs="Times New Roman"/>
          <w:i/>
        </w:rPr>
        <w:t>Chú thích cho ma trận RAM như sau:</w:t>
      </w:r>
    </w:p>
    <w:p w14:paraId="16379A54" w14:textId="77777777" w:rsidR="00B66CEC" w:rsidRDefault="00853152">
      <w:pPr>
        <w:ind w:firstLine="0"/>
      </w:pPr>
      <w:r>
        <w:rPr>
          <w:noProof/>
        </w:rPr>
        <w:drawing>
          <wp:inline distT="114300" distB="114300" distL="114300" distR="114300" wp14:anchorId="06E20867" wp14:editId="28690FEA">
            <wp:extent cx="4476750" cy="4314825"/>
            <wp:effectExtent l="0" t="0" r="0" b="0"/>
            <wp:docPr id="56"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0"/>
                    <a:srcRect/>
                    <a:stretch>
                      <a:fillRect/>
                    </a:stretch>
                  </pic:blipFill>
                  <pic:spPr>
                    <a:xfrm>
                      <a:off x="0" y="0"/>
                      <a:ext cx="4476750" cy="4314825"/>
                    </a:xfrm>
                    <a:prstGeom prst="rect">
                      <a:avLst/>
                    </a:prstGeom>
                    <a:ln/>
                  </pic:spPr>
                </pic:pic>
              </a:graphicData>
            </a:graphic>
          </wp:inline>
        </w:drawing>
      </w:r>
    </w:p>
    <w:p w14:paraId="6E284102" w14:textId="77777777" w:rsidR="00B66CEC" w:rsidRDefault="00B66CEC">
      <w:pPr>
        <w:ind w:firstLine="0"/>
      </w:pPr>
    </w:p>
    <w:p w14:paraId="1952E848" w14:textId="77777777" w:rsidR="00B66CEC" w:rsidRDefault="00B66CEC">
      <w:pPr>
        <w:ind w:firstLine="0"/>
      </w:pPr>
    </w:p>
    <w:p w14:paraId="1CA5E40E" w14:textId="77777777" w:rsidR="00B66CEC" w:rsidRDefault="00853152">
      <w:pPr>
        <w:pStyle w:val="Heading3"/>
        <w:rPr>
          <w:rFonts w:eastAsia="Times New Roman" w:cs="Times New Roman"/>
        </w:rPr>
      </w:pPr>
      <w:bookmarkStart w:id="42" w:name="_Toc119108264"/>
      <w:r>
        <w:rPr>
          <w:rFonts w:eastAsia="Times New Roman" w:cs="Times New Roman"/>
        </w:rPr>
        <w:lastRenderedPageBreak/>
        <w:t>2.6 Ước lượng thời gian và chi phí</w:t>
      </w:r>
      <w:bookmarkEnd w:id="42"/>
    </w:p>
    <w:p w14:paraId="232AB505" w14:textId="3F635860" w:rsidR="00B66CEC" w:rsidRDefault="000E3B17">
      <w:pPr>
        <w:ind w:firstLine="0"/>
      </w:pPr>
      <w:r w:rsidRPr="000E3B17">
        <w:rPr>
          <w:noProof/>
        </w:rPr>
        <w:drawing>
          <wp:inline distT="0" distB="0" distL="0" distR="0" wp14:anchorId="61422786" wp14:editId="3662E828">
            <wp:extent cx="6120130" cy="4544695"/>
            <wp:effectExtent l="0" t="0" r="0" b="8255"/>
            <wp:docPr id="9" name="Picture 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pic:cNvPicPr/>
                  </pic:nvPicPr>
                  <pic:blipFill>
                    <a:blip r:embed="rId31"/>
                    <a:stretch>
                      <a:fillRect/>
                    </a:stretch>
                  </pic:blipFill>
                  <pic:spPr>
                    <a:xfrm>
                      <a:off x="0" y="0"/>
                      <a:ext cx="6120130" cy="4544695"/>
                    </a:xfrm>
                    <a:prstGeom prst="rect">
                      <a:avLst/>
                    </a:prstGeom>
                  </pic:spPr>
                </pic:pic>
              </a:graphicData>
            </a:graphic>
          </wp:inline>
        </w:drawing>
      </w:r>
    </w:p>
    <w:p w14:paraId="386F42AE" w14:textId="530B3CDC" w:rsidR="00B66CEC" w:rsidRDefault="000E3B17">
      <w:pPr>
        <w:ind w:firstLine="0"/>
      </w:pPr>
      <w:r w:rsidRPr="000E3B17">
        <w:rPr>
          <w:noProof/>
        </w:rPr>
        <w:lastRenderedPageBreak/>
        <w:drawing>
          <wp:inline distT="0" distB="0" distL="0" distR="0" wp14:anchorId="1D196095" wp14:editId="60771270">
            <wp:extent cx="6120130" cy="4744085"/>
            <wp:effectExtent l="0" t="0" r="0" b="0"/>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a:blip r:embed="rId32"/>
                    <a:stretch>
                      <a:fillRect/>
                    </a:stretch>
                  </pic:blipFill>
                  <pic:spPr>
                    <a:xfrm>
                      <a:off x="0" y="0"/>
                      <a:ext cx="6120130" cy="4744085"/>
                    </a:xfrm>
                    <a:prstGeom prst="rect">
                      <a:avLst/>
                    </a:prstGeom>
                  </pic:spPr>
                </pic:pic>
              </a:graphicData>
            </a:graphic>
          </wp:inline>
        </w:drawing>
      </w:r>
    </w:p>
    <w:p w14:paraId="712AAC85" w14:textId="411611D3" w:rsidR="000E3B17" w:rsidRDefault="00F72B4F">
      <w:pPr>
        <w:ind w:firstLine="0"/>
      </w:pPr>
      <w:r w:rsidRPr="00F72B4F">
        <w:rPr>
          <w:noProof/>
        </w:rPr>
        <w:drawing>
          <wp:inline distT="0" distB="0" distL="0" distR="0" wp14:anchorId="06B69C81" wp14:editId="3B622849">
            <wp:extent cx="6120130" cy="15335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20130" cy="1533525"/>
                    </a:xfrm>
                    <a:prstGeom prst="rect">
                      <a:avLst/>
                    </a:prstGeom>
                  </pic:spPr>
                </pic:pic>
              </a:graphicData>
            </a:graphic>
          </wp:inline>
        </w:drawing>
      </w:r>
    </w:p>
    <w:p w14:paraId="6840FFFE" w14:textId="123749C8" w:rsidR="00B66CEC" w:rsidRPr="00B9251C" w:rsidRDefault="00B9251C" w:rsidP="00B9251C">
      <w:pPr>
        <w:ind w:firstLine="0"/>
        <w:jc w:val="center"/>
        <w:rPr>
          <w:rFonts w:ascii="Times New Roman" w:hAnsi="Times New Roman" w:cs="Times New Roman"/>
          <w:i/>
          <w:iCs/>
          <w:sz w:val="24"/>
          <w:szCs w:val="24"/>
        </w:rPr>
      </w:pPr>
      <w:r w:rsidRPr="00B9251C">
        <w:rPr>
          <w:rFonts w:ascii="Times New Roman" w:hAnsi="Times New Roman" w:cs="Times New Roman"/>
          <w:i/>
          <w:iCs/>
          <w:sz w:val="24"/>
          <w:szCs w:val="24"/>
        </w:rPr>
        <w:t>Hình 2.6. Ước lượng thời gian và chi phí</w:t>
      </w:r>
    </w:p>
    <w:p w14:paraId="20A9B3C7" w14:textId="77777777" w:rsidR="00B66CEC" w:rsidRPr="009A5558" w:rsidRDefault="00853152">
      <w:pPr>
        <w:ind w:firstLine="0"/>
        <w:rPr>
          <w:rFonts w:ascii="Times New Roman" w:eastAsia="Times New Roman" w:hAnsi="Times New Roman" w:cs="Times New Roman"/>
          <w:i/>
          <w:color w:val="2E74B5" w:themeColor="accent1" w:themeShade="BF"/>
        </w:rPr>
      </w:pPr>
      <w:r w:rsidRPr="009A5558">
        <w:rPr>
          <w:rFonts w:ascii="Times New Roman" w:eastAsia="Times New Roman" w:hAnsi="Times New Roman" w:cs="Times New Roman"/>
          <w:i/>
          <w:color w:val="2E74B5" w:themeColor="accent1" w:themeShade="BF"/>
        </w:rPr>
        <w:t>Tập tin đính kèm tại đây:</w:t>
      </w:r>
    </w:p>
    <w:p w14:paraId="2962A07A" w14:textId="77777777" w:rsidR="00B66CEC" w:rsidRPr="009A5558" w:rsidRDefault="00000000">
      <w:pPr>
        <w:ind w:firstLine="0"/>
        <w:rPr>
          <w:rFonts w:ascii="Times New Roman" w:hAnsi="Times New Roman" w:cs="Times New Roman"/>
          <w:i/>
          <w:color w:val="2E74B5" w:themeColor="accent1" w:themeShade="BF"/>
        </w:rPr>
      </w:pPr>
      <w:hyperlink r:id="rId34">
        <w:r w:rsidR="00853152" w:rsidRPr="009A5558">
          <w:rPr>
            <w:rFonts w:ascii="Times New Roman" w:hAnsi="Times New Roman" w:cs="Times New Roman"/>
            <w:i/>
            <w:color w:val="2E74B5" w:themeColor="accent1" w:themeShade="BF"/>
            <w:u w:val="single"/>
          </w:rPr>
          <w:t>https://docs.google.com/spreadsheets/d/1BvLOzz5wXF9RBzoesSjZY7-fq8_ZFwOd/edit?usp=sharing&amp;ouid=105233754630739009134&amp;rtpof=true&amp;sd=true</w:t>
        </w:r>
      </w:hyperlink>
    </w:p>
    <w:p w14:paraId="47B3313A" w14:textId="77777777" w:rsidR="00B66CEC" w:rsidRDefault="00B66CEC">
      <w:pPr>
        <w:ind w:firstLine="0"/>
      </w:pPr>
    </w:p>
    <w:p w14:paraId="40744DCB" w14:textId="77777777" w:rsidR="00B66CEC" w:rsidRDefault="00853152">
      <w:pPr>
        <w:pStyle w:val="Heading3"/>
        <w:rPr>
          <w:rFonts w:eastAsia="Times New Roman" w:cs="Times New Roman"/>
        </w:rPr>
      </w:pPr>
      <w:bookmarkStart w:id="43" w:name="_Toc119108265"/>
      <w:r>
        <w:rPr>
          <w:rFonts w:eastAsia="Times New Roman" w:cs="Times New Roman"/>
        </w:rPr>
        <w:lastRenderedPageBreak/>
        <w:t>2.7 Ước lượng tài nguyên và nhân sự</w:t>
      </w:r>
      <w:bookmarkEnd w:id="43"/>
    </w:p>
    <w:p w14:paraId="48D948C6" w14:textId="77777777" w:rsidR="00B66CEC" w:rsidRDefault="00853152">
      <w:pPr>
        <w:pStyle w:val="Heading4"/>
        <w:rPr>
          <w:rFonts w:eastAsia="Times New Roman" w:cs="Times New Roman"/>
        </w:rPr>
      </w:pPr>
      <w:bookmarkStart w:id="44" w:name="_Toc119108266"/>
      <w:r>
        <w:rPr>
          <w:rFonts w:eastAsia="Times New Roman" w:cs="Times New Roman"/>
        </w:rPr>
        <w:t>2.7.1 Danh sách nhân sự</w:t>
      </w:r>
      <w:bookmarkEnd w:id="44"/>
    </w:p>
    <w:p w14:paraId="52C9C093" w14:textId="6D30D219" w:rsidR="00B66CEC" w:rsidRDefault="00853152">
      <w:pPr>
        <w:ind w:firstLine="0"/>
        <w:rPr>
          <w:rFonts w:ascii="Times New Roman" w:eastAsia="Times New Roman" w:hAnsi="Times New Roman" w:cs="Times New Roman"/>
          <w:i/>
        </w:rPr>
      </w:pPr>
      <w:r>
        <w:rPr>
          <w:rFonts w:ascii="Times New Roman" w:eastAsia="Times New Roman" w:hAnsi="Times New Roman" w:cs="Times New Roman"/>
          <w:i/>
        </w:rPr>
        <w:t>Bao gồm các thành viên dự án, cố vấn, các bên liên quan</w:t>
      </w:r>
    </w:p>
    <w:tbl>
      <w:tblPr>
        <w:tblW w:w="96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6"/>
        <w:gridCol w:w="3260"/>
        <w:gridCol w:w="1843"/>
        <w:gridCol w:w="3679"/>
      </w:tblGrid>
      <w:tr w:rsidR="00EF1B93" w:rsidRPr="00EF1B93" w14:paraId="5D26984A" w14:textId="77777777" w:rsidTr="00D26014">
        <w:tc>
          <w:tcPr>
            <w:tcW w:w="846" w:type="dxa"/>
            <w:shd w:val="clear" w:color="auto" w:fill="E7E6E6"/>
            <w:vAlign w:val="center"/>
          </w:tcPr>
          <w:p w14:paraId="1412606F" w14:textId="77777777" w:rsidR="00EF1B93" w:rsidRPr="00EF1B93" w:rsidRDefault="00EF1B93" w:rsidP="00EF1B93">
            <w:pPr>
              <w:ind w:firstLine="0"/>
              <w:rPr>
                <w:rFonts w:ascii="Times New Roman" w:eastAsia="Times New Roman" w:hAnsi="Times New Roman" w:cs="Times New Roman"/>
                <w:b/>
                <w:iCs/>
              </w:rPr>
            </w:pPr>
            <w:r w:rsidRPr="00EF1B93">
              <w:rPr>
                <w:rFonts w:ascii="Times New Roman" w:eastAsia="Times New Roman" w:hAnsi="Times New Roman" w:cs="Times New Roman"/>
                <w:b/>
                <w:iCs/>
              </w:rPr>
              <w:t>STT</w:t>
            </w:r>
          </w:p>
        </w:tc>
        <w:tc>
          <w:tcPr>
            <w:tcW w:w="3260" w:type="dxa"/>
            <w:shd w:val="clear" w:color="auto" w:fill="E7E6E6"/>
            <w:vAlign w:val="center"/>
          </w:tcPr>
          <w:p w14:paraId="200A32BB" w14:textId="77777777" w:rsidR="00EF1B93" w:rsidRPr="00EF1B93" w:rsidRDefault="00EF1B93" w:rsidP="00EF1B93">
            <w:pPr>
              <w:ind w:firstLine="0"/>
              <w:rPr>
                <w:rFonts w:ascii="Times New Roman" w:eastAsia="Times New Roman" w:hAnsi="Times New Roman" w:cs="Times New Roman"/>
                <w:b/>
                <w:iCs/>
              </w:rPr>
            </w:pPr>
            <w:r w:rsidRPr="00EF1B93">
              <w:rPr>
                <w:rFonts w:ascii="Times New Roman" w:eastAsia="Times New Roman" w:hAnsi="Times New Roman" w:cs="Times New Roman"/>
                <w:b/>
                <w:iCs/>
              </w:rPr>
              <w:t>Họ và tên</w:t>
            </w:r>
          </w:p>
        </w:tc>
        <w:tc>
          <w:tcPr>
            <w:tcW w:w="1843" w:type="dxa"/>
            <w:shd w:val="clear" w:color="auto" w:fill="E7E6E6"/>
            <w:vAlign w:val="center"/>
          </w:tcPr>
          <w:p w14:paraId="4248F072" w14:textId="77777777" w:rsidR="00EF1B93" w:rsidRPr="00EF1B93" w:rsidRDefault="00EF1B93" w:rsidP="00EF1B93">
            <w:pPr>
              <w:ind w:firstLine="0"/>
              <w:rPr>
                <w:rFonts w:ascii="Times New Roman" w:eastAsia="Times New Roman" w:hAnsi="Times New Roman" w:cs="Times New Roman"/>
                <w:b/>
                <w:iCs/>
              </w:rPr>
            </w:pPr>
            <w:r w:rsidRPr="00EF1B93">
              <w:rPr>
                <w:rFonts w:ascii="Times New Roman" w:eastAsia="Times New Roman" w:hAnsi="Times New Roman" w:cs="Times New Roman"/>
                <w:b/>
                <w:iCs/>
              </w:rPr>
              <w:t>Tiền lương</w:t>
            </w:r>
          </w:p>
        </w:tc>
        <w:tc>
          <w:tcPr>
            <w:tcW w:w="3679" w:type="dxa"/>
            <w:shd w:val="clear" w:color="auto" w:fill="E7E6E6"/>
            <w:vAlign w:val="center"/>
          </w:tcPr>
          <w:p w14:paraId="033D2E51" w14:textId="77777777" w:rsidR="00EF1B93" w:rsidRPr="00EF1B93" w:rsidRDefault="00EF1B93" w:rsidP="00EF1B93">
            <w:pPr>
              <w:ind w:firstLine="0"/>
              <w:rPr>
                <w:rFonts w:ascii="Times New Roman" w:eastAsia="Times New Roman" w:hAnsi="Times New Roman" w:cs="Times New Roman"/>
                <w:b/>
                <w:iCs/>
              </w:rPr>
            </w:pPr>
            <w:r w:rsidRPr="00EF1B93">
              <w:rPr>
                <w:rFonts w:ascii="Times New Roman" w:eastAsia="Times New Roman" w:hAnsi="Times New Roman" w:cs="Times New Roman"/>
                <w:b/>
                <w:iCs/>
              </w:rPr>
              <w:t>Công việc</w:t>
            </w:r>
          </w:p>
        </w:tc>
      </w:tr>
      <w:tr w:rsidR="00EF1B93" w:rsidRPr="00EF1B93" w14:paraId="46C3F2E3" w14:textId="77777777" w:rsidTr="00D26014">
        <w:tc>
          <w:tcPr>
            <w:tcW w:w="846" w:type="dxa"/>
            <w:vAlign w:val="center"/>
          </w:tcPr>
          <w:p w14:paraId="2CAD37F0" w14:textId="77777777" w:rsidR="00EF1B93" w:rsidRPr="00EF1B93" w:rsidRDefault="00EF1B93" w:rsidP="00EF1B93">
            <w:pPr>
              <w:ind w:firstLine="0"/>
              <w:rPr>
                <w:rFonts w:ascii="Times New Roman" w:eastAsia="Times New Roman" w:hAnsi="Times New Roman" w:cs="Times New Roman"/>
                <w:iCs/>
              </w:rPr>
            </w:pPr>
            <w:r w:rsidRPr="00EF1B93">
              <w:rPr>
                <w:rFonts w:ascii="Times New Roman" w:eastAsia="Times New Roman" w:hAnsi="Times New Roman" w:cs="Times New Roman"/>
                <w:iCs/>
              </w:rPr>
              <w:t>1</w:t>
            </w:r>
          </w:p>
        </w:tc>
        <w:tc>
          <w:tcPr>
            <w:tcW w:w="3260" w:type="dxa"/>
            <w:vAlign w:val="center"/>
          </w:tcPr>
          <w:p w14:paraId="0C47AFA2" w14:textId="77777777" w:rsidR="00EF1B93" w:rsidRPr="00EF1B93" w:rsidRDefault="00EF1B93" w:rsidP="00EF1B93">
            <w:pPr>
              <w:ind w:firstLine="0"/>
              <w:rPr>
                <w:rFonts w:ascii="Times New Roman" w:eastAsia="Times New Roman" w:hAnsi="Times New Roman" w:cs="Times New Roman"/>
                <w:iCs/>
              </w:rPr>
            </w:pPr>
            <w:r w:rsidRPr="00EF1B93">
              <w:rPr>
                <w:rFonts w:ascii="Times New Roman" w:eastAsia="Times New Roman" w:hAnsi="Times New Roman" w:cs="Times New Roman"/>
                <w:iCs/>
              </w:rPr>
              <w:t>Lê Quốc Đạt</w:t>
            </w:r>
          </w:p>
        </w:tc>
        <w:tc>
          <w:tcPr>
            <w:tcW w:w="1843" w:type="dxa"/>
            <w:vAlign w:val="center"/>
          </w:tcPr>
          <w:p w14:paraId="35298B3B" w14:textId="77777777" w:rsidR="00EF1B93" w:rsidRPr="00EF1B93" w:rsidRDefault="00EF1B93" w:rsidP="00EF1B93">
            <w:pPr>
              <w:ind w:firstLine="0"/>
              <w:rPr>
                <w:rFonts w:ascii="Times New Roman" w:eastAsia="Times New Roman" w:hAnsi="Times New Roman" w:cs="Times New Roman"/>
                <w:iCs/>
              </w:rPr>
            </w:pPr>
            <w:r w:rsidRPr="00EF1B93">
              <w:rPr>
                <w:rFonts w:ascii="Times New Roman" w:eastAsia="Times New Roman" w:hAnsi="Times New Roman" w:cs="Times New Roman"/>
                <w:iCs/>
              </w:rPr>
              <w:t xml:space="preserve"> 100.000 đ/ giờ</w:t>
            </w:r>
          </w:p>
        </w:tc>
        <w:tc>
          <w:tcPr>
            <w:tcW w:w="3679" w:type="dxa"/>
            <w:vAlign w:val="center"/>
          </w:tcPr>
          <w:p w14:paraId="15CF24D0" w14:textId="77777777" w:rsidR="00EF1B93" w:rsidRPr="00EF1B93" w:rsidRDefault="00EF1B93" w:rsidP="00EF1B93">
            <w:pPr>
              <w:ind w:firstLine="0"/>
              <w:rPr>
                <w:rFonts w:ascii="Times New Roman" w:eastAsia="Times New Roman" w:hAnsi="Times New Roman" w:cs="Times New Roman"/>
                <w:iCs/>
              </w:rPr>
            </w:pPr>
            <w:r w:rsidRPr="00EF1B93">
              <w:rPr>
                <w:rFonts w:ascii="Times New Roman" w:eastAsia="Times New Roman" w:hAnsi="Times New Roman" w:cs="Times New Roman"/>
                <w:iCs/>
              </w:rPr>
              <w:t>Giám đốc dự án</w:t>
            </w:r>
          </w:p>
        </w:tc>
      </w:tr>
      <w:tr w:rsidR="00EF1B93" w:rsidRPr="00EF1B93" w14:paraId="713EC772" w14:textId="77777777" w:rsidTr="00D26014">
        <w:tc>
          <w:tcPr>
            <w:tcW w:w="846" w:type="dxa"/>
            <w:vAlign w:val="center"/>
          </w:tcPr>
          <w:p w14:paraId="6649D890" w14:textId="77777777" w:rsidR="00EF1B93" w:rsidRPr="00EF1B93" w:rsidRDefault="00EF1B93" w:rsidP="00EF1B93">
            <w:pPr>
              <w:ind w:firstLine="0"/>
              <w:rPr>
                <w:rFonts w:ascii="Times New Roman" w:eastAsia="Times New Roman" w:hAnsi="Times New Roman" w:cs="Times New Roman"/>
                <w:iCs/>
              </w:rPr>
            </w:pPr>
            <w:r w:rsidRPr="00EF1B93">
              <w:rPr>
                <w:rFonts w:ascii="Times New Roman" w:eastAsia="Times New Roman" w:hAnsi="Times New Roman" w:cs="Times New Roman"/>
                <w:iCs/>
              </w:rPr>
              <w:t>2</w:t>
            </w:r>
          </w:p>
        </w:tc>
        <w:tc>
          <w:tcPr>
            <w:tcW w:w="3260" w:type="dxa"/>
            <w:vAlign w:val="center"/>
          </w:tcPr>
          <w:p w14:paraId="3A05EDF2" w14:textId="77777777" w:rsidR="00EF1B93" w:rsidRPr="00EF1B93" w:rsidRDefault="00EF1B93" w:rsidP="00EF1B93">
            <w:pPr>
              <w:ind w:firstLine="0"/>
              <w:rPr>
                <w:rFonts w:ascii="Times New Roman" w:eastAsia="Times New Roman" w:hAnsi="Times New Roman" w:cs="Times New Roman"/>
                <w:iCs/>
              </w:rPr>
            </w:pPr>
            <w:r w:rsidRPr="00EF1B93">
              <w:rPr>
                <w:rFonts w:ascii="Times New Roman" w:eastAsia="Times New Roman" w:hAnsi="Times New Roman" w:cs="Times New Roman"/>
                <w:iCs/>
              </w:rPr>
              <w:t>Nguyễn Trịnh Thành</w:t>
            </w:r>
          </w:p>
        </w:tc>
        <w:tc>
          <w:tcPr>
            <w:tcW w:w="1843" w:type="dxa"/>
            <w:vAlign w:val="center"/>
          </w:tcPr>
          <w:p w14:paraId="10862A65" w14:textId="77777777" w:rsidR="00EF1B93" w:rsidRPr="00EF1B93" w:rsidRDefault="00EF1B93" w:rsidP="00EF1B93">
            <w:pPr>
              <w:ind w:firstLine="0"/>
              <w:rPr>
                <w:rFonts w:ascii="Times New Roman" w:eastAsia="Times New Roman" w:hAnsi="Times New Roman" w:cs="Times New Roman"/>
                <w:iCs/>
              </w:rPr>
            </w:pPr>
            <w:r w:rsidRPr="00EF1B93">
              <w:rPr>
                <w:rFonts w:ascii="Times New Roman" w:eastAsia="Times New Roman" w:hAnsi="Times New Roman" w:cs="Times New Roman"/>
                <w:iCs/>
              </w:rPr>
              <w:t>80.000 đ/ giờ</w:t>
            </w:r>
          </w:p>
        </w:tc>
        <w:tc>
          <w:tcPr>
            <w:tcW w:w="3679" w:type="dxa"/>
            <w:vAlign w:val="center"/>
          </w:tcPr>
          <w:p w14:paraId="06151121" w14:textId="1F788BAD" w:rsidR="00EF1B93" w:rsidRPr="00EF1B93" w:rsidRDefault="00EF1B93" w:rsidP="00EF1B93">
            <w:pPr>
              <w:ind w:firstLine="0"/>
              <w:rPr>
                <w:rFonts w:ascii="Times New Roman" w:eastAsia="Times New Roman" w:hAnsi="Times New Roman" w:cs="Times New Roman"/>
                <w:iCs/>
              </w:rPr>
            </w:pPr>
            <w:r>
              <w:rPr>
                <w:rFonts w:ascii="Times New Roman" w:eastAsia="Times New Roman" w:hAnsi="Times New Roman" w:cs="Times New Roman"/>
                <w:iCs/>
              </w:rPr>
              <w:t>Giám sát</w:t>
            </w:r>
          </w:p>
        </w:tc>
      </w:tr>
      <w:tr w:rsidR="00EF1B93" w:rsidRPr="00EF1B93" w14:paraId="0B8A1622" w14:textId="77777777" w:rsidTr="00D26014">
        <w:tc>
          <w:tcPr>
            <w:tcW w:w="846" w:type="dxa"/>
            <w:vAlign w:val="center"/>
          </w:tcPr>
          <w:p w14:paraId="107663EB" w14:textId="77777777" w:rsidR="00EF1B93" w:rsidRPr="00EF1B93" w:rsidRDefault="00EF1B93" w:rsidP="00EF1B93">
            <w:pPr>
              <w:ind w:firstLine="0"/>
              <w:rPr>
                <w:rFonts w:ascii="Times New Roman" w:eastAsia="Times New Roman" w:hAnsi="Times New Roman" w:cs="Times New Roman"/>
                <w:iCs/>
              </w:rPr>
            </w:pPr>
            <w:r w:rsidRPr="00EF1B93">
              <w:rPr>
                <w:rFonts w:ascii="Times New Roman" w:eastAsia="Times New Roman" w:hAnsi="Times New Roman" w:cs="Times New Roman"/>
                <w:iCs/>
              </w:rPr>
              <w:t>3</w:t>
            </w:r>
          </w:p>
        </w:tc>
        <w:tc>
          <w:tcPr>
            <w:tcW w:w="3260" w:type="dxa"/>
            <w:vAlign w:val="center"/>
          </w:tcPr>
          <w:p w14:paraId="28E3D975" w14:textId="77777777" w:rsidR="00EF1B93" w:rsidRPr="00EF1B93" w:rsidRDefault="00EF1B93" w:rsidP="00EF1B93">
            <w:pPr>
              <w:ind w:firstLine="0"/>
              <w:rPr>
                <w:rFonts w:ascii="Times New Roman" w:eastAsia="Times New Roman" w:hAnsi="Times New Roman" w:cs="Times New Roman"/>
                <w:iCs/>
              </w:rPr>
            </w:pPr>
            <w:r w:rsidRPr="00EF1B93">
              <w:rPr>
                <w:rFonts w:ascii="Times New Roman" w:eastAsia="Times New Roman" w:hAnsi="Times New Roman" w:cs="Times New Roman"/>
                <w:iCs/>
              </w:rPr>
              <w:t>Lê Đức Toàn</w:t>
            </w:r>
          </w:p>
        </w:tc>
        <w:tc>
          <w:tcPr>
            <w:tcW w:w="1843" w:type="dxa"/>
            <w:vAlign w:val="center"/>
          </w:tcPr>
          <w:p w14:paraId="481A21FD" w14:textId="77777777" w:rsidR="00EF1B93" w:rsidRPr="00EF1B93" w:rsidRDefault="00EF1B93" w:rsidP="00EF1B93">
            <w:pPr>
              <w:ind w:firstLine="0"/>
              <w:rPr>
                <w:rFonts w:ascii="Times New Roman" w:eastAsia="Times New Roman" w:hAnsi="Times New Roman" w:cs="Times New Roman"/>
                <w:iCs/>
              </w:rPr>
            </w:pPr>
            <w:r w:rsidRPr="00EF1B93">
              <w:rPr>
                <w:rFonts w:ascii="Times New Roman" w:eastAsia="Times New Roman" w:hAnsi="Times New Roman" w:cs="Times New Roman"/>
                <w:iCs/>
              </w:rPr>
              <w:t>50.000 đ/ giờ</w:t>
            </w:r>
          </w:p>
        </w:tc>
        <w:tc>
          <w:tcPr>
            <w:tcW w:w="3679" w:type="dxa"/>
            <w:vAlign w:val="center"/>
          </w:tcPr>
          <w:p w14:paraId="2D96C180" w14:textId="77777777" w:rsidR="00EF1B93" w:rsidRPr="00EF1B93" w:rsidRDefault="00EF1B93" w:rsidP="00EF1B93">
            <w:pPr>
              <w:ind w:firstLine="0"/>
              <w:rPr>
                <w:rFonts w:ascii="Times New Roman" w:eastAsia="Times New Roman" w:hAnsi="Times New Roman" w:cs="Times New Roman"/>
                <w:iCs/>
              </w:rPr>
            </w:pPr>
            <w:r w:rsidRPr="00EF1B93">
              <w:rPr>
                <w:rFonts w:ascii="Times New Roman" w:eastAsia="Times New Roman" w:hAnsi="Times New Roman" w:cs="Times New Roman"/>
                <w:iCs/>
              </w:rPr>
              <w:t>Nhân viên</w:t>
            </w:r>
          </w:p>
        </w:tc>
      </w:tr>
      <w:tr w:rsidR="00EF1B93" w:rsidRPr="00EF1B93" w14:paraId="0EBA3C6A" w14:textId="77777777" w:rsidTr="00D26014">
        <w:tc>
          <w:tcPr>
            <w:tcW w:w="846" w:type="dxa"/>
            <w:vAlign w:val="center"/>
          </w:tcPr>
          <w:p w14:paraId="4B7FC688" w14:textId="77777777" w:rsidR="00EF1B93" w:rsidRPr="00EF1B93" w:rsidRDefault="00EF1B93" w:rsidP="00EF1B93">
            <w:pPr>
              <w:ind w:firstLine="0"/>
              <w:rPr>
                <w:rFonts w:ascii="Times New Roman" w:eastAsia="Times New Roman" w:hAnsi="Times New Roman" w:cs="Times New Roman"/>
                <w:iCs/>
              </w:rPr>
            </w:pPr>
            <w:r w:rsidRPr="00EF1B93">
              <w:rPr>
                <w:rFonts w:ascii="Times New Roman" w:eastAsia="Times New Roman" w:hAnsi="Times New Roman" w:cs="Times New Roman"/>
                <w:iCs/>
              </w:rPr>
              <w:t>4</w:t>
            </w:r>
          </w:p>
        </w:tc>
        <w:tc>
          <w:tcPr>
            <w:tcW w:w="3260" w:type="dxa"/>
            <w:vAlign w:val="center"/>
          </w:tcPr>
          <w:p w14:paraId="7FF02160" w14:textId="77777777" w:rsidR="00EF1B93" w:rsidRPr="00EF1B93" w:rsidRDefault="00EF1B93" w:rsidP="00EF1B93">
            <w:pPr>
              <w:ind w:firstLine="0"/>
              <w:rPr>
                <w:rFonts w:ascii="Times New Roman" w:eastAsia="Times New Roman" w:hAnsi="Times New Roman" w:cs="Times New Roman"/>
                <w:iCs/>
              </w:rPr>
            </w:pPr>
            <w:r w:rsidRPr="00EF1B93">
              <w:rPr>
                <w:rFonts w:ascii="Times New Roman" w:eastAsia="Times New Roman" w:hAnsi="Times New Roman" w:cs="Times New Roman"/>
                <w:iCs/>
              </w:rPr>
              <w:t>Thái Bá Dũng</w:t>
            </w:r>
          </w:p>
        </w:tc>
        <w:tc>
          <w:tcPr>
            <w:tcW w:w="1843" w:type="dxa"/>
          </w:tcPr>
          <w:p w14:paraId="3A3D5523" w14:textId="77777777" w:rsidR="00EF1B93" w:rsidRPr="00EF1B93" w:rsidRDefault="00EF1B93" w:rsidP="00EF1B93">
            <w:pPr>
              <w:ind w:firstLine="0"/>
              <w:rPr>
                <w:rFonts w:ascii="Times New Roman" w:eastAsia="Times New Roman" w:hAnsi="Times New Roman" w:cs="Times New Roman"/>
                <w:iCs/>
              </w:rPr>
            </w:pPr>
            <w:r w:rsidRPr="00EF1B93">
              <w:rPr>
                <w:rFonts w:ascii="Times New Roman" w:eastAsia="Times New Roman" w:hAnsi="Times New Roman" w:cs="Times New Roman"/>
                <w:iCs/>
              </w:rPr>
              <w:t>50.000 đ/ giờ</w:t>
            </w:r>
          </w:p>
        </w:tc>
        <w:tc>
          <w:tcPr>
            <w:tcW w:w="3679" w:type="dxa"/>
            <w:vAlign w:val="center"/>
          </w:tcPr>
          <w:p w14:paraId="5DF803E4" w14:textId="77777777" w:rsidR="00EF1B93" w:rsidRPr="00EF1B93" w:rsidRDefault="00EF1B93" w:rsidP="00EF1B93">
            <w:pPr>
              <w:ind w:firstLine="0"/>
              <w:rPr>
                <w:rFonts w:ascii="Times New Roman" w:eastAsia="Times New Roman" w:hAnsi="Times New Roman" w:cs="Times New Roman"/>
                <w:iCs/>
              </w:rPr>
            </w:pPr>
            <w:r w:rsidRPr="00EF1B93">
              <w:rPr>
                <w:rFonts w:ascii="Times New Roman" w:eastAsia="Times New Roman" w:hAnsi="Times New Roman" w:cs="Times New Roman"/>
                <w:iCs/>
              </w:rPr>
              <w:t>Nhân viên</w:t>
            </w:r>
          </w:p>
        </w:tc>
      </w:tr>
      <w:tr w:rsidR="00EF1B93" w:rsidRPr="00EF1B93" w14:paraId="7BC35C6D" w14:textId="77777777" w:rsidTr="00D26014">
        <w:tc>
          <w:tcPr>
            <w:tcW w:w="846" w:type="dxa"/>
            <w:vAlign w:val="center"/>
          </w:tcPr>
          <w:p w14:paraId="19AC6848" w14:textId="77777777" w:rsidR="00EF1B93" w:rsidRPr="00EF1B93" w:rsidRDefault="00EF1B93" w:rsidP="00EF1B93">
            <w:pPr>
              <w:ind w:firstLine="0"/>
              <w:rPr>
                <w:rFonts w:ascii="Times New Roman" w:eastAsia="Times New Roman" w:hAnsi="Times New Roman" w:cs="Times New Roman"/>
                <w:iCs/>
              </w:rPr>
            </w:pPr>
            <w:r w:rsidRPr="00EF1B93">
              <w:rPr>
                <w:rFonts w:ascii="Times New Roman" w:eastAsia="Times New Roman" w:hAnsi="Times New Roman" w:cs="Times New Roman"/>
                <w:iCs/>
              </w:rPr>
              <w:t>5</w:t>
            </w:r>
          </w:p>
        </w:tc>
        <w:tc>
          <w:tcPr>
            <w:tcW w:w="3260" w:type="dxa"/>
            <w:vAlign w:val="center"/>
          </w:tcPr>
          <w:p w14:paraId="0629475C" w14:textId="77777777" w:rsidR="00EF1B93" w:rsidRPr="00EF1B93" w:rsidRDefault="00EF1B93" w:rsidP="00EF1B93">
            <w:pPr>
              <w:ind w:firstLine="0"/>
              <w:rPr>
                <w:rFonts w:ascii="Times New Roman" w:eastAsia="Times New Roman" w:hAnsi="Times New Roman" w:cs="Times New Roman"/>
                <w:iCs/>
              </w:rPr>
            </w:pPr>
            <w:r w:rsidRPr="00EF1B93">
              <w:rPr>
                <w:rFonts w:ascii="Times New Roman" w:eastAsia="Times New Roman" w:hAnsi="Times New Roman" w:cs="Times New Roman"/>
                <w:iCs/>
              </w:rPr>
              <w:t>Trịnh Hoàng Tùng</w:t>
            </w:r>
          </w:p>
        </w:tc>
        <w:tc>
          <w:tcPr>
            <w:tcW w:w="1843" w:type="dxa"/>
          </w:tcPr>
          <w:p w14:paraId="78A3468C" w14:textId="77777777" w:rsidR="00EF1B93" w:rsidRPr="00EF1B93" w:rsidRDefault="00EF1B93" w:rsidP="00EF1B93">
            <w:pPr>
              <w:ind w:firstLine="0"/>
              <w:rPr>
                <w:rFonts w:ascii="Times New Roman" w:eastAsia="Times New Roman" w:hAnsi="Times New Roman" w:cs="Times New Roman"/>
                <w:iCs/>
              </w:rPr>
            </w:pPr>
            <w:r w:rsidRPr="00EF1B93">
              <w:rPr>
                <w:rFonts w:ascii="Times New Roman" w:eastAsia="Times New Roman" w:hAnsi="Times New Roman" w:cs="Times New Roman"/>
                <w:iCs/>
              </w:rPr>
              <w:t>50.000 đ/ giờ</w:t>
            </w:r>
          </w:p>
        </w:tc>
        <w:tc>
          <w:tcPr>
            <w:tcW w:w="3679" w:type="dxa"/>
            <w:vAlign w:val="center"/>
          </w:tcPr>
          <w:p w14:paraId="2AD6568E" w14:textId="77777777" w:rsidR="00EF1B93" w:rsidRPr="00EF1B93" w:rsidRDefault="00EF1B93" w:rsidP="00EF1B93">
            <w:pPr>
              <w:ind w:firstLine="0"/>
              <w:rPr>
                <w:rFonts w:ascii="Times New Roman" w:eastAsia="Times New Roman" w:hAnsi="Times New Roman" w:cs="Times New Roman"/>
                <w:iCs/>
              </w:rPr>
            </w:pPr>
            <w:r w:rsidRPr="00EF1B93">
              <w:rPr>
                <w:rFonts w:ascii="Times New Roman" w:eastAsia="Times New Roman" w:hAnsi="Times New Roman" w:cs="Times New Roman"/>
                <w:iCs/>
              </w:rPr>
              <w:t>Nhân viên</w:t>
            </w:r>
          </w:p>
        </w:tc>
      </w:tr>
    </w:tbl>
    <w:p w14:paraId="04F8FF9F" w14:textId="77777777" w:rsidR="00EF1B93" w:rsidRPr="00EF1B93" w:rsidRDefault="00EF1B93">
      <w:pPr>
        <w:ind w:firstLine="0"/>
        <w:rPr>
          <w:rFonts w:ascii="Times New Roman" w:eastAsia="Times New Roman" w:hAnsi="Times New Roman" w:cs="Times New Roman"/>
          <w:iCs/>
        </w:rPr>
      </w:pPr>
    </w:p>
    <w:p w14:paraId="0BC28147" w14:textId="4E9E2A42" w:rsidR="00B66CEC" w:rsidRPr="00F173B0" w:rsidRDefault="00F173B0" w:rsidP="00F173B0">
      <w:pPr>
        <w:ind w:firstLine="0"/>
        <w:jc w:val="center"/>
        <w:rPr>
          <w:rFonts w:ascii="Times New Roman" w:hAnsi="Times New Roman" w:cs="Times New Roman"/>
          <w:i/>
          <w:iCs/>
          <w:sz w:val="24"/>
          <w:szCs w:val="24"/>
        </w:rPr>
      </w:pPr>
      <w:r w:rsidRPr="00F173B0">
        <w:rPr>
          <w:rFonts w:ascii="Times New Roman" w:hAnsi="Times New Roman" w:cs="Times New Roman"/>
          <w:i/>
          <w:iCs/>
          <w:sz w:val="24"/>
          <w:szCs w:val="24"/>
        </w:rPr>
        <w:t>Bảng 2.7.1. Bảng danh sách nhân sự</w:t>
      </w:r>
    </w:p>
    <w:p w14:paraId="3FE64341" w14:textId="77777777" w:rsidR="00B66CEC" w:rsidRDefault="00853152">
      <w:pPr>
        <w:pStyle w:val="Heading4"/>
        <w:rPr>
          <w:rFonts w:eastAsia="Times New Roman" w:cs="Times New Roman"/>
        </w:rPr>
      </w:pPr>
      <w:bookmarkStart w:id="45" w:name="_Toc119108267"/>
      <w:r>
        <w:rPr>
          <w:rFonts w:eastAsia="Times New Roman" w:cs="Times New Roman"/>
        </w:rPr>
        <w:t>2.7.2 Danh sách tài nguyên</w:t>
      </w:r>
      <w:bookmarkEnd w:id="45"/>
    </w:p>
    <w:tbl>
      <w:tblPr>
        <w:tblW w:w="96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100" w:type="dxa"/>
          <w:left w:w="115" w:type="dxa"/>
          <w:bottom w:w="100" w:type="dxa"/>
          <w:right w:w="115" w:type="dxa"/>
        </w:tblCellMar>
        <w:tblLook w:val="0400" w:firstRow="0" w:lastRow="0" w:firstColumn="0" w:lastColumn="0" w:noHBand="0" w:noVBand="1"/>
      </w:tblPr>
      <w:tblGrid>
        <w:gridCol w:w="846"/>
        <w:gridCol w:w="3260"/>
        <w:gridCol w:w="1843"/>
        <w:gridCol w:w="3679"/>
      </w:tblGrid>
      <w:tr w:rsidR="00B66CEC" w:rsidRPr="00E10689" w14:paraId="1DF093EF" w14:textId="77777777">
        <w:tc>
          <w:tcPr>
            <w:tcW w:w="846" w:type="dxa"/>
            <w:shd w:val="clear" w:color="auto" w:fill="E7E6E6"/>
            <w:vAlign w:val="center"/>
          </w:tcPr>
          <w:p w14:paraId="7FAEF2DF" w14:textId="1689C0F9" w:rsidR="00B66CEC" w:rsidRPr="00E10689" w:rsidRDefault="00AB3029" w:rsidP="00AB3029">
            <w:pPr>
              <w:spacing w:line="276" w:lineRule="auto"/>
              <w:ind w:firstLine="0"/>
              <w:rPr>
                <w:rFonts w:ascii="Times New Roman" w:eastAsia="Times New Roman" w:hAnsi="Times New Roman" w:cs="Times New Roman"/>
                <w:b/>
              </w:rPr>
            </w:pPr>
            <w:r>
              <w:rPr>
                <w:rFonts w:ascii="Times New Roman" w:eastAsia="Times New Roman" w:hAnsi="Times New Roman" w:cs="Times New Roman"/>
                <w:b/>
              </w:rPr>
              <w:t>S</w:t>
            </w:r>
            <w:r w:rsidR="00853152" w:rsidRPr="00E10689">
              <w:rPr>
                <w:rFonts w:ascii="Times New Roman" w:eastAsia="Times New Roman" w:hAnsi="Times New Roman" w:cs="Times New Roman"/>
                <w:b/>
              </w:rPr>
              <w:t>TT</w:t>
            </w:r>
          </w:p>
        </w:tc>
        <w:tc>
          <w:tcPr>
            <w:tcW w:w="3260" w:type="dxa"/>
            <w:shd w:val="clear" w:color="auto" w:fill="E7E6E6"/>
            <w:vAlign w:val="center"/>
          </w:tcPr>
          <w:p w14:paraId="75A8422E" w14:textId="77777777" w:rsidR="00B66CEC" w:rsidRPr="00E10689" w:rsidRDefault="00853152" w:rsidP="00AB3029">
            <w:pPr>
              <w:spacing w:line="276" w:lineRule="auto"/>
              <w:rPr>
                <w:rFonts w:ascii="Times New Roman" w:eastAsia="Times New Roman" w:hAnsi="Times New Roman" w:cs="Times New Roman"/>
                <w:b/>
              </w:rPr>
            </w:pPr>
            <w:r w:rsidRPr="00E10689">
              <w:rPr>
                <w:rFonts w:ascii="Times New Roman" w:eastAsia="Times New Roman" w:hAnsi="Times New Roman" w:cs="Times New Roman"/>
                <w:b/>
              </w:rPr>
              <w:t>Tên tài nguyên</w:t>
            </w:r>
          </w:p>
        </w:tc>
        <w:tc>
          <w:tcPr>
            <w:tcW w:w="1843" w:type="dxa"/>
            <w:shd w:val="clear" w:color="auto" w:fill="E7E6E6"/>
            <w:vAlign w:val="center"/>
          </w:tcPr>
          <w:p w14:paraId="52FFD193" w14:textId="77777777" w:rsidR="00B66CEC" w:rsidRPr="00E10689" w:rsidRDefault="00853152" w:rsidP="00AB3029">
            <w:pPr>
              <w:spacing w:line="276" w:lineRule="auto"/>
              <w:rPr>
                <w:rFonts w:ascii="Times New Roman" w:eastAsia="Times New Roman" w:hAnsi="Times New Roman" w:cs="Times New Roman"/>
                <w:b/>
              </w:rPr>
            </w:pPr>
            <w:r w:rsidRPr="00E10689">
              <w:rPr>
                <w:rFonts w:ascii="Times New Roman" w:eastAsia="Times New Roman" w:hAnsi="Times New Roman" w:cs="Times New Roman"/>
                <w:b/>
              </w:rPr>
              <w:t>Lệ phí</w:t>
            </w:r>
          </w:p>
        </w:tc>
        <w:tc>
          <w:tcPr>
            <w:tcW w:w="3679" w:type="dxa"/>
            <w:shd w:val="clear" w:color="auto" w:fill="E7E6E6"/>
            <w:vAlign w:val="center"/>
          </w:tcPr>
          <w:p w14:paraId="3B17DFC6" w14:textId="77777777" w:rsidR="00B66CEC" w:rsidRPr="00E10689" w:rsidRDefault="00853152" w:rsidP="00AB3029">
            <w:pPr>
              <w:spacing w:line="276" w:lineRule="auto"/>
              <w:rPr>
                <w:rFonts w:ascii="Times New Roman" w:eastAsia="Times New Roman" w:hAnsi="Times New Roman" w:cs="Times New Roman"/>
                <w:b/>
              </w:rPr>
            </w:pPr>
            <w:r w:rsidRPr="00E10689">
              <w:rPr>
                <w:rFonts w:ascii="Times New Roman" w:eastAsia="Times New Roman" w:hAnsi="Times New Roman" w:cs="Times New Roman"/>
                <w:b/>
              </w:rPr>
              <w:t>Ghi chú sử dụng</w:t>
            </w:r>
          </w:p>
        </w:tc>
      </w:tr>
      <w:tr w:rsidR="00B66CEC" w:rsidRPr="00E10689" w14:paraId="57E91050" w14:textId="77777777">
        <w:tc>
          <w:tcPr>
            <w:tcW w:w="846" w:type="dxa"/>
            <w:vAlign w:val="center"/>
          </w:tcPr>
          <w:p w14:paraId="31680BF8" w14:textId="77777777" w:rsidR="00B66CEC" w:rsidRPr="00E10689" w:rsidRDefault="00853152" w:rsidP="00AB3029">
            <w:pPr>
              <w:spacing w:line="276" w:lineRule="auto"/>
              <w:ind w:firstLine="0"/>
              <w:rPr>
                <w:rFonts w:ascii="Times New Roman" w:eastAsia="Times New Roman" w:hAnsi="Times New Roman" w:cs="Times New Roman"/>
              </w:rPr>
            </w:pPr>
            <w:r w:rsidRPr="00E10689">
              <w:rPr>
                <w:rFonts w:ascii="Times New Roman" w:eastAsia="Times New Roman" w:hAnsi="Times New Roman" w:cs="Times New Roman"/>
              </w:rPr>
              <w:t>1</w:t>
            </w:r>
          </w:p>
        </w:tc>
        <w:tc>
          <w:tcPr>
            <w:tcW w:w="3260" w:type="dxa"/>
            <w:vAlign w:val="center"/>
          </w:tcPr>
          <w:p w14:paraId="7FA00241" w14:textId="77777777" w:rsidR="00B66CEC" w:rsidRPr="00E10689" w:rsidRDefault="00853152" w:rsidP="006771C8">
            <w:pPr>
              <w:spacing w:line="276" w:lineRule="auto"/>
              <w:ind w:firstLine="0"/>
              <w:rPr>
                <w:rFonts w:ascii="Times New Roman" w:eastAsia="Times New Roman" w:hAnsi="Times New Roman" w:cs="Times New Roman"/>
              </w:rPr>
            </w:pPr>
            <w:r w:rsidRPr="00E10689">
              <w:rPr>
                <w:rFonts w:ascii="Times New Roman" w:eastAsia="Times New Roman" w:hAnsi="Times New Roman" w:cs="Times New Roman"/>
              </w:rPr>
              <w:t>Giấy A4</w:t>
            </w:r>
          </w:p>
        </w:tc>
        <w:tc>
          <w:tcPr>
            <w:tcW w:w="1843" w:type="dxa"/>
            <w:vAlign w:val="center"/>
          </w:tcPr>
          <w:p w14:paraId="38837DA9" w14:textId="77777777" w:rsidR="00B66CEC" w:rsidRPr="00E10689" w:rsidRDefault="00853152" w:rsidP="00AB3029">
            <w:pPr>
              <w:spacing w:line="276" w:lineRule="auto"/>
              <w:ind w:firstLine="0"/>
              <w:rPr>
                <w:rFonts w:ascii="Times New Roman" w:eastAsia="Times New Roman" w:hAnsi="Times New Roman" w:cs="Times New Roman"/>
              </w:rPr>
            </w:pPr>
            <w:r w:rsidRPr="00E10689">
              <w:rPr>
                <w:rFonts w:ascii="Times New Roman" w:eastAsia="Times New Roman" w:hAnsi="Times New Roman" w:cs="Times New Roman"/>
              </w:rPr>
              <w:t>45.000 đ</w:t>
            </w:r>
          </w:p>
        </w:tc>
        <w:tc>
          <w:tcPr>
            <w:tcW w:w="3679" w:type="dxa"/>
            <w:vAlign w:val="center"/>
          </w:tcPr>
          <w:p w14:paraId="27789496" w14:textId="77777777" w:rsidR="00B66CEC" w:rsidRPr="00E10689" w:rsidRDefault="00853152" w:rsidP="00AB3029">
            <w:pPr>
              <w:spacing w:line="276" w:lineRule="auto"/>
              <w:ind w:firstLine="0"/>
              <w:rPr>
                <w:rFonts w:ascii="Times New Roman" w:eastAsia="Times New Roman" w:hAnsi="Times New Roman" w:cs="Times New Roman"/>
              </w:rPr>
            </w:pPr>
            <w:r w:rsidRPr="00E10689">
              <w:rPr>
                <w:rFonts w:ascii="Times New Roman" w:eastAsia="Times New Roman" w:hAnsi="Times New Roman" w:cs="Times New Roman"/>
              </w:rPr>
              <w:t>Đơn giá 1 gram</w:t>
            </w:r>
          </w:p>
        </w:tc>
      </w:tr>
      <w:tr w:rsidR="00B66CEC" w:rsidRPr="00E10689" w14:paraId="4A0DF0B5" w14:textId="77777777">
        <w:tc>
          <w:tcPr>
            <w:tcW w:w="846" w:type="dxa"/>
            <w:vAlign w:val="center"/>
          </w:tcPr>
          <w:p w14:paraId="2323B464" w14:textId="77777777" w:rsidR="00B66CEC" w:rsidRPr="00E10689" w:rsidRDefault="00853152" w:rsidP="00AB3029">
            <w:pPr>
              <w:spacing w:line="276" w:lineRule="auto"/>
              <w:ind w:firstLine="0"/>
              <w:rPr>
                <w:rFonts w:ascii="Times New Roman" w:eastAsia="Times New Roman" w:hAnsi="Times New Roman" w:cs="Times New Roman"/>
              </w:rPr>
            </w:pPr>
            <w:r w:rsidRPr="00E10689">
              <w:rPr>
                <w:rFonts w:ascii="Times New Roman" w:eastAsia="Times New Roman" w:hAnsi="Times New Roman" w:cs="Times New Roman"/>
              </w:rPr>
              <w:t>2</w:t>
            </w:r>
          </w:p>
        </w:tc>
        <w:tc>
          <w:tcPr>
            <w:tcW w:w="3260" w:type="dxa"/>
            <w:vAlign w:val="center"/>
          </w:tcPr>
          <w:p w14:paraId="2BCC2650" w14:textId="77777777" w:rsidR="00B66CEC" w:rsidRPr="00E10689" w:rsidRDefault="00853152" w:rsidP="006771C8">
            <w:pPr>
              <w:spacing w:line="276" w:lineRule="auto"/>
              <w:ind w:firstLine="0"/>
              <w:rPr>
                <w:rFonts w:ascii="Times New Roman" w:eastAsia="Times New Roman" w:hAnsi="Times New Roman" w:cs="Times New Roman"/>
              </w:rPr>
            </w:pPr>
            <w:r w:rsidRPr="00E10689">
              <w:rPr>
                <w:rFonts w:ascii="Times New Roman" w:eastAsia="Times New Roman" w:hAnsi="Times New Roman" w:cs="Times New Roman"/>
              </w:rPr>
              <w:t>Thuê máy in</w:t>
            </w:r>
          </w:p>
        </w:tc>
        <w:tc>
          <w:tcPr>
            <w:tcW w:w="1843" w:type="dxa"/>
            <w:vAlign w:val="center"/>
          </w:tcPr>
          <w:p w14:paraId="51E69790" w14:textId="77777777" w:rsidR="00B66CEC" w:rsidRPr="00E10689" w:rsidRDefault="00853152" w:rsidP="00AB3029">
            <w:pPr>
              <w:spacing w:line="276" w:lineRule="auto"/>
              <w:ind w:firstLine="0"/>
              <w:rPr>
                <w:rFonts w:ascii="Times New Roman" w:eastAsia="Times New Roman" w:hAnsi="Times New Roman" w:cs="Times New Roman"/>
              </w:rPr>
            </w:pPr>
            <w:r w:rsidRPr="00E10689">
              <w:rPr>
                <w:rFonts w:ascii="Times New Roman" w:eastAsia="Times New Roman" w:hAnsi="Times New Roman" w:cs="Times New Roman"/>
              </w:rPr>
              <w:t>400.000 đ</w:t>
            </w:r>
          </w:p>
        </w:tc>
        <w:tc>
          <w:tcPr>
            <w:tcW w:w="3679" w:type="dxa"/>
            <w:vAlign w:val="center"/>
          </w:tcPr>
          <w:p w14:paraId="16515A9D" w14:textId="77777777" w:rsidR="00B66CEC" w:rsidRPr="00E10689" w:rsidRDefault="00853152" w:rsidP="00AB3029">
            <w:pPr>
              <w:spacing w:line="276" w:lineRule="auto"/>
              <w:ind w:firstLine="0"/>
              <w:rPr>
                <w:rFonts w:ascii="Times New Roman" w:eastAsia="Times New Roman" w:hAnsi="Times New Roman" w:cs="Times New Roman"/>
              </w:rPr>
            </w:pPr>
            <w:r w:rsidRPr="00E10689">
              <w:rPr>
                <w:rFonts w:ascii="Times New Roman" w:eastAsia="Times New Roman" w:hAnsi="Times New Roman" w:cs="Times New Roman"/>
              </w:rPr>
              <w:t>Đơn giá 1 tháng</w:t>
            </w:r>
          </w:p>
        </w:tc>
      </w:tr>
      <w:tr w:rsidR="00B66CEC" w:rsidRPr="00E10689" w14:paraId="0058C11F" w14:textId="77777777">
        <w:tc>
          <w:tcPr>
            <w:tcW w:w="846" w:type="dxa"/>
            <w:vAlign w:val="center"/>
          </w:tcPr>
          <w:p w14:paraId="13D82806" w14:textId="77777777" w:rsidR="00B66CEC" w:rsidRPr="00E10689" w:rsidRDefault="00853152" w:rsidP="00AB3029">
            <w:pPr>
              <w:spacing w:line="276" w:lineRule="auto"/>
              <w:ind w:firstLine="0"/>
              <w:rPr>
                <w:rFonts w:ascii="Times New Roman" w:eastAsia="Times New Roman" w:hAnsi="Times New Roman" w:cs="Times New Roman"/>
              </w:rPr>
            </w:pPr>
            <w:r w:rsidRPr="00E10689">
              <w:rPr>
                <w:rFonts w:ascii="Times New Roman" w:eastAsia="Times New Roman" w:hAnsi="Times New Roman" w:cs="Times New Roman"/>
              </w:rPr>
              <w:t>3</w:t>
            </w:r>
          </w:p>
        </w:tc>
        <w:tc>
          <w:tcPr>
            <w:tcW w:w="3260" w:type="dxa"/>
            <w:vAlign w:val="center"/>
          </w:tcPr>
          <w:p w14:paraId="6684209B" w14:textId="58064CA9" w:rsidR="00B66CEC" w:rsidRPr="00E10689" w:rsidRDefault="006771C8" w:rsidP="006771C8">
            <w:pPr>
              <w:spacing w:line="276" w:lineRule="auto"/>
              <w:ind w:firstLine="0"/>
              <w:rPr>
                <w:rFonts w:ascii="Times New Roman" w:eastAsia="Times New Roman" w:hAnsi="Times New Roman" w:cs="Times New Roman"/>
              </w:rPr>
            </w:pPr>
            <w:r>
              <w:rPr>
                <w:rFonts w:ascii="Times New Roman" w:eastAsia="Times New Roman" w:hAnsi="Times New Roman" w:cs="Times New Roman"/>
              </w:rPr>
              <w:t>T</w:t>
            </w:r>
            <w:r w:rsidR="00853152" w:rsidRPr="00E10689">
              <w:rPr>
                <w:rFonts w:ascii="Times New Roman" w:eastAsia="Times New Roman" w:hAnsi="Times New Roman" w:cs="Times New Roman"/>
              </w:rPr>
              <w:t>huê máy chủ</w:t>
            </w:r>
          </w:p>
        </w:tc>
        <w:tc>
          <w:tcPr>
            <w:tcW w:w="1843" w:type="dxa"/>
            <w:vAlign w:val="center"/>
          </w:tcPr>
          <w:p w14:paraId="75E3BD83" w14:textId="77777777" w:rsidR="00B66CEC" w:rsidRPr="00E10689" w:rsidRDefault="00853152" w:rsidP="00AB3029">
            <w:pPr>
              <w:spacing w:line="276" w:lineRule="auto"/>
              <w:ind w:firstLine="0"/>
              <w:rPr>
                <w:rFonts w:ascii="Times New Roman" w:eastAsia="Times New Roman" w:hAnsi="Times New Roman" w:cs="Times New Roman"/>
              </w:rPr>
            </w:pPr>
            <w:r w:rsidRPr="00E10689">
              <w:rPr>
                <w:rFonts w:ascii="Times New Roman" w:eastAsia="Times New Roman" w:hAnsi="Times New Roman" w:cs="Times New Roman"/>
              </w:rPr>
              <w:t>4.000.000 đ</w:t>
            </w:r>
          </w:p>
        </w:tc>
        <w:tc>
          <w:tcPr>
            <w:tcW w:w="3679" w:type="dxa"/>
            <w:vAlign w:val="center"/>
          </w:tcPr>
          <w:p w14:paraId="3CEA3750" w14:textId="77777777" w:rsidR="00B66CEC" w:rsidRPr="00E10689" w:rsidRDefault="00853152" w:rsidP="00AB3029">
            <w:pPr>
              <w:spacing w:line="276" w:lineRule="auto"/>
              <w:ind w:firstLine="0"/>
              <w:rPr>
                <w:rFonts w:ascii="Times New Roman" w:eastAsia="Times New Roman" w:hAnsi="Times New Roman" w:cs="Times New Roman"/>
              </w:rPr>
            </w:pPr>
            <w:r w:rsidRPr="00E10689">
              <w:rPr>
                <w:rFonts w:ascii="Times New Roman" w:eastAsia="Times New Roman" w:hAnsi="Times New Roman" w:cs="Times New Roman"/>
              </w:rPr>
              <w:t>Đơn giá 1 năm</w:t>
            </w:r>
          </w:p>
        </w:tc>
      </w:tr>
      <w:tr w:rsidR="00E10689" w:rsidRPr="008B351F" w14:paraId="028A719D" w14:textId="77777777">
        <w:tc>
          <w:tcPr>
            <w:tcW w:w="846" w:type="dxa"/>
            <w:vAlign w:val="center"/>
          </w:tcPr>
          <w:p w14:paraId="7C59FBEC" w14:textId="143542A5" w:rsidR="00E10689" w:rsidRPr="008B351F" w:rsidRDefault="00E10689" w:rsidP="00AB3029">
            <w:pPr>
              <w:spacing w:line="276" w:lineRule="auto"/>
              <w:ind w:firstLine="0"/>
              <w:rPr>
                <w:rFonts w:ascii="Times New Roman" w:eastAsia="Times New Roman" w:hAnsi="Times New Roman" w:cs="Times New Roman"/>
              </w:rPr>
            </w:pPr>
            <w:r w:rsidRPr="008B351F">
              <w:rPr>
                <w:rFonts w:ascii="Times New Roman" w:eastAsia="Times New Roman" w:hAnsi="Times New Roman" w:cs="Times New Roman"/>
              </w:rPr>
              <w:t>4</w:t>
            </w:r>
          </w:p>
        </w:tc>
        <w:tc>
          <w:tcPr>
            <w:tcW w:w="3260" w:type="dxa"/>
            <w:vAlign w:val="center"/>
          </w:tcPr>
          <w:p w14:paraId="23227975" w14:textId="00EA522F" w:rsidR="00E10689" w:rsidRPr="008B351F" w:rsidRDefault="008B351F" w:rsidP="006771C8">
            <w:pPr>
              <w:spacing w:line="276" w:lineRule="auto"/>
              <w:ind w:firstLine="0"/>
              <w:rPr>
                <w:rFonts w:ascii="Times New Roman" w:eastAsia="Times New Roman" w:hAnsi="Times New Roman" w:cs="Times New Roman"/>
              </w:rPr>
            </w:pPr>
            <w:r w:rsidRPr="008B351F">
              <w:rPr>
                <w:rFonts w:ascii="Times New Roman" w:eastAsia="Times New Roman" w:hAnsi="Times New Roman" w:cs="Times New Roman"/>
              </w:rPr>
              <w:t>Máy tính cá nhân dự phòng</w:t>
            </w:r>
          </w:p>
        </w:tc>
        <w:tc>
          <w:tcPr>
            <w:tcW w:w="1843" w:type="dxa"/>
            <w:vAlign w:val="center"/>
          </w:tcPr>
          <w:p w14:paraId="7C9A468E" w14:textId="7F428A82" w:rsidR="00E10689" w:rsidRPr="008B351F" w:rsidRDefault="008B351F" w:rsidP="00AB3029">
            <w:pPr>
              <w:spacing w:line="276" w:lineRule="auto"/>
              <w:ind w:firstLine="0"/>
              <w:rPr>
                <w:rFonts w:ascii="Times New Roman" w:eastAsia="Times New Roman" w:hAnsi="Times New Roman" w:cs="Times New Roman"/>
              </w:rPr>
            </w:pPr>
            <w:r w:rsidRPr="008B351F">
              <w:rPr>
                <w:rFonts w:ascii="Times New Roman" w:eastAsia="Times New Roman" w:hAnsi="Times New Roman" w:cs="Times New Roman"/>
              </w:rPr>
              <w:t>21.500.000 đ</w:t>
            </w:r>
          </w:p>
        </w:tc>
        <w:tc>
          <w:tcPr>
            <w:tcW w:w="3679" w:type="dxa"/>
            <w:vAlign w:val="center"/>
          </w:tcPr>
          <w:p w14:paraId="4591B99C" w14:textId="310B6567" w:rsidR="00E10689" w:rsidRPr="008B351F" w:rsidRDefault="008B351F" w:rsidP="00AB3029">
            <w:pPr>
              <w:spacing w:line="276" w:lineRule="auto"/>
              <w:ind w:firstLine="0"/>
              <w:rPr>
                <w:rFonts w:ascii="Times New Roman" w:eastAsia="Times New Roman" w:hAnsi="Times New Roman" w:cs="Times New Roman"/>
              </w:rPr>
            </w:pPr>
            <w:r w:rsidRPr="008B351F">
              <w:rPr>
                <w:rFonts w:ascii="Times New Roman" w:eastAsia="Times New Roman" w:hAnsi="Times New Roman" w:cs="Times New Roman"/>
              </w:rPr>
              <w:t>Đơn giá 1 máy</w:t>
            </w:r>
          </w:p>
        </w:tc>
      </w:tr>
      <w:tr w:rsidR="008B351F" w:rsidRPr="008B351F" w14:paraId="255C9BEE" w14:textId="77777777">
        <w:tc>
          <w:tcPr>
            <w:tcW w:w="846" w:type="dxa"/>
            <w:vAlign w:val="center"/>
          </w:tcPr>
          <w:p w14:paraId="3EE8B973" w14:textId="6CD6CE04" w:rsidR="008B351F" w:rsidRPr="008B351F" w:rsidRDefault="008B351F" w:rsidP="00AB3029">
            <w:pPr>
              <w:spacing w:line="276" w:lineRule="auto"/>
              <w:ind w:firstLine="0"/>
              <w:rPr>
                <w:rFonts w:ascii="Times New Roman" w:eastAsia="Times New Roman" w:hAnsi="Times New Roman" w:cs="Times New Roman"/>
              </w:rPr>
            </w:pPr>
            <w:r w:rsidRPr="008B351F">
              <w:rPr>
                <w:rFonts w:ascii="Times New Roman" w:eastAsia="Times New Roman" w:hAnsi="Times New Roman" w:cs="Times New Roman"/>
              </w:rPr>
              <w:t>5</w:t>
            </w:r>
          </w:p>
        </w:tc>
        <w:tc>
          <w:tcPr>
            <w:tcW w:w="3260" w:type="dxa"/>
            <w:vAlign w:val="center"/>
          </w:tcPr>
          <w:p w14:paraId="011F38CA" w14:textId="4C78800C" w:rsidR="008B351F" w:rsidRPr="008B351F" w:rsidRDefault="008B351F" w:rsidP="006771C8">
            <w:pPr>
              <w:spacing w:line="276" w:lineRule="auto"/>
              <w:ind w:firstLine="0"/>
              <w:rPr>
                <w:rFonts w:ascii="Times New Roman" w:eastAsia="Times New Roman" w:hAnsi="Times New Roman" w:cs="Times New Roman"/>
              </w:rPr>
            </w:pPr>
            <w:r w:rsidRPr="008B351F">
              <w:rPr>
                <w:rFonts w:ascii="Times New Roman" w:eastAsia="Times New Roman" w:hAnsi="Times New Roman" w:cs="Times New Roman"/>
              </w:rPr>
              <w:t>Các dịch vụ lưu trữ và quản lý phiên bản của mã nguồn</w:t>
            </w:r>
          </w:p>
        </w:tc>
        <w:tc>
          <w:tcPr>
            <w:tcW w:w="1843" w:type="dxa"/>
            <w:vAlign w:val="center"/>
          </w:tcPr>
          <w:p w14:paraId="25D23FDA" w14:textId="7EA80833" w:rsidR="008B351F" w:rsidRPr="008B351F" w:rsidRDefault="008B351F" w:rsidP="00AB3029">
            <w:pPr>
              <w:spacing w:line="276" w:lineRule="auto"/>
              <w:ind w:firstLine="0"/>
              <w:rPr>
                <w:rFonts w:ascii="Times New Roman" w:eastAsia="Times New Roman" w:hAnsi="Times New Roman" w:cs="Times New Roman"/>
              </w:rPr>
            </w:pPr>
            <w:r w:rsidRPr="008B351F">
              <w:rPr>
                <w:rFonts w:ascii="Times New Roman" w:eastAsia="Times New Roman" w:hAnsi="Times New Roman" w:cs="Times New Roman"/>
              </w:rPr>
              <w:t>4.900.000 đ</w:t>
            </w:r>
          </w:p>
        </w:tc>
        <w:tc>
          <w:tcPr>
            <w:tcW w:w="3679" w:type="dxa"/>
            <w:vAlign w:val="center"/>
          </w:tcPr>
          <w:p w14:paraId="0DE856F5" w14:textId="41529DBE" w:rsidR="008B351F" w:rsidRPr="008B351F" w:rsidRDefault="008B351F" w:rsidP="00AB3029">
            <w:pPr>
              <w:spacing w:line="276" w:lineRule="auto"/>
              <w:ind w:firstLine="0"/>
              <w:rPr>
                <w:rFonts w:ascii="Times New Roman" w:eastAsia="Times New Roman" w:hAnsi="Times New Roman" w:cs="Times New Roman"/>
              </w:rPr>
            </w:pPr>
            <w:r w:rsidRPr="008B351F">
              <w:rPr>
                <w:rFonts w:ascii="Times New Roman" w:eastAsia="Times New Roman" w:hAnsi="Times New Roman" w:cs="Times New Roman"/>
              </w:rPr>
              <w:t xml:space="preserve">Các dịch vụ: </w:t>
            </w:r>
            <w:r w:rsidRPr="0041737B">
              <w:rPr>
                <w:rFonts w:ascii="Times New Roman" w:eastAsia="Times New Roman" w:hAnsi="Times New Roman" w:cs="Times New Roman"/>
                <w:i/>
                <w:iCs/>
              </w:rPr>
              <w:t>GitHub, OneDrive</w:t>
            </w:r>
            <w:r w:rsidR="003A16FE" w:rsidRPr="0041737B">
              <w:rPr>
                <w:rFonts w:ascii="Times New Roman" w:eastAsia="Times New Roman" w:hAnsi="Times New Roman" w:cs="Times New Roman"/>
                <w:i/>
                <w:iCs/>
              </w:rPr>
              <w:t>, Google One</w:t>
            </w:r>
          </w:p>
        </w:tc>
      </w:tr>
    </w:tbl>
    <w:p w14:paraId="4F453EBD" w14:textId="614AB4BC" w:rsidR="00B66CEC" w:rsidRPr="00C42A93" w:rsidRDefault="00C42A93" w:rsidP="00C42A93">
      <w:pPr>
        <w:ind w:firstLine="0"/>
        <w:jc w:val="center"/>
        <w:rPr>
          <w:rFonts w:ascii="Times New Roman" w:hAnsi="Times New Roman" w:cs="Times New Roman"/>
          <w:i/>
          <w:iCs/>
          <w:sz w:val="24"/>
          <w:szCs w:val="24"/>
        </w:rPr>
      </w:pPr>
      <w:r w:rsidRPr="00C42A93">
        <w:rPr>
          <w:rFonts w:ascii="Times New Roman" w:hAnsi="Times New Roman" w:cs="Times New Roman"/>
          <w:i/>
          <w:iCs/>
          <w:sz w:val="24"/>
          <w:szCs w:val="24"/>
        </w:rPr>
        <w:t>Bảng 2.7.2. Bảng danh sách tài nguyên</w:t>
      </w:r>
    </w:p>
    <w:p w14:paraId="2E84AE14" w14:textId="77777777" w:rsidR="00B66CEC" w:rsidRDefault="00853152">
      <w:pPr>
        <w:pStyle w:val="Heading4"/>
        <w:rPr>
          <w:rFonts w:eastAsia="Times New Roman" w:cs="Times New Roman"/>
        </w:rPr>
      </w:pPr>
      <w:bookmarkStart w:id="46" w:name="_Toc119108268"/>
      <w:r>
        <w:rPr>
          <w:rFonts w:eastAsia="Times New Roman" w:cs="Times New Roman"/>
        </w:rPr>
        <w:lastRenderedPageBreak/>
        <w:t>2.7.3 Phân bổ tài nguyên và nhân sự</w:t>
      </w:r>
      <w:bookmarkEnd w:id="46"/>
    </w:p>
    <w:p w14:paraId="331711CE" w14:textId="0DC3B724" w:rsidR="00B66CEC" w:rsidRDefault="00B66CEC">
      <w:pPr>
        <w:ind w:firstLine="0"/>
      </w:pPr>
    </w:p>
    <w:p w14:paraId="1712CBD4" w14:textId="294B403D" w:rsidR="00B66CEC" w:rsidRDefault="00932C73">
      <w:pPr>
        <w:ind w:firstLine="0"/>
      </w:pPr>
      <w:r w:rsidRPr="00932C73">
        <w:rPr>
          <w:noProof/>
        </w:rPr>
        <w:drawing>
          <wp:inline distT="0" distB="0" distL="0" distR="0" wp14:anchorId="759389C2" wp14:editId="3818C506">
            <wp:extent cx="5212532" cy="5105842"/>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12532" cy="5105842"/>
                    </a:xfrm>
                    <a:prstGeom prst="rect">
                      <a:avLst/>
                    </a:prstGeom>
                  </pic:spPr>
                </pic:pic>
              </a:graphicData>
            </a:graphic>
          </wp:inline>
        </w:drawing>
      </w:r>
    </w:p>
    <w:p w14:paraId="46EC1B75" w14:textId="48E91F5D" w:rsidR="00932C73" w:rsidRDefault="00932C73">
      <w:pPr>
        <w:ind w:firstLine="0"/>
      </w:pPr>
      <w:r w:rsidRPr="00932C73">
        <w:rPr>
          <w:noProof/>
        </w:rPr>
        <w:lastRenderedPageBreak/>
        <w:drawing>
          <wp:inline distT="0" distB="0" distL="0" distR="0" wp14:anchorId="5B849A66" wp14:editId="0924193E">
            <wp:extent cx="5182049" cy="4930567"/>
            <wp:effectExtent l="0" t="0" r="0" b="3810"/>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a:blip r:embed="rId36"/>
                    <a:stretch>
                      <a:fillRect/>
                    </a:stretch>
                  </pic:blipFill>
                  <pic:spPr>
                    <a:xfrm>
                      <a:off x="0" y="0"/>
                      <a:ext cx="5182049" cy="4930567"/>
                    </a:xfrm>
                    <a:prstGeom prst="rect">
                      <a:avLst/>
                    </a:prstGeom>
                  </pic:spPr>
                </pic:pic>
              </a:graphicData>
            </a:graphic>
          </wp:inline>
        </w:drawing>
      </w:r>
    </w:p>
    <w:p w14:paraId="32650356" w14:textId="55323BB3" w:rsidR="00932C73" w:rsidRDefault="00932C73">
      <w:pPr>
        <w:ind w:firstLine="0"/>
      </w:pPr>
      <w:r w:rsidRPr="00932C73">
        <w:rPr>
          <w:noProof/>
        </w:rPr>
        <w:lastRenderedPageBreak/>
        <w:drawing>
          <wp:inline distT="0" distB="0" distL="0" distR="0" wp14:anchorId="58DF661E" wp14:editId="0D5D73DA">
            <wp:extent cx="5166808" cy="5151566"/>
            <wp:effectExtent l="0" t="0" r="0" b="0"/>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pic:nvPicPr>
                  <pic:blipFill>
                    <a:blip r:embed="rId37"/>
                    <a:stretch>
                      <a:fillRect/>
                    </a:stretch>
                  </pic:blipFill>
                  <pic:spPr>
                    <a:xfrm>
                      <a:off x="0" y="0"/>
                      <a:ext cx="5166808" cy="5151566"/>
                    </a:xfrm>
                    <a:prstGeom prst="rect">
                      <a:avLst/>
                    </a:prstGeom>
                  </pic:spPr>
                </pic:pic>
              </a:graphicData>
            </a:graphic>
          </wp:inline>
        </w:drawing>
      </w:r>
    </w:p>
    <w:p w14:paraId="03292323" w14:textId="468D0303" w:rsidR="00932C73" w:rsidRDefault="00932C73">
      <w:pPr>
        <w:ind w:firstLine="0"/>
      </w:pPr>
      <w:r w:rsidRPr="00932C73">
        <w:rPr>
          <w:noProof/>
        </w:rPr>
        <w:lastRenderedPageBreak/>
        <w:drawing>
          <wp:inline distT="0" distB="0" distL="0" distR="0" wp14:anchorId="3C96B0C0" wp14:editId="7C077E81">
            <wp:extent cx="5189670" cy="4991533"/>
            <wp:effectExtent l="0" t="0" r="0" b="0"/>
            <wp:docPr id="4"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a:blip r:embed="rId38"/>
                    <a:stretch>
                      <a:fillRect/>
                    </a:stretch>
                  </pic:blipFill>
                  <pic:spPr>
                    <a:xfrm>
                      <a:off x="0" y="0"/>
                      <a:ext cx="5189670" cy="4991533"/>
                    </a:xfrm>
                    <a:prstGeom prst="rect">
                      <a:avLst/>
                    </a:prstGeom>
                  </pic:spPr>
                </pic:pic>
              </a:graphicData>
            </a:graphic>
          </wp:inline>
        </w:drawing>
      </w:r>
    </w:p>
    <w:p w14:paraId="2AB97683" w14:textId="08FD5992" w:rsidR="00932C73" w:rsidRDefault="001620FD">
      <w:pPr>
        <w:ind w:firstLine="0"/>
      </w:pPr>
      <w:r w:rsidRPr="001620FD">
        <w:rPr>
          <w:noProof/>
        </w:rPr>
        <w:lastRenderedPageBreak/>
        <w:drawing>
          <wp:inline distT="0" distB="0" distL="0" distR="0" wp14:anchorId="6C074489" wp14:editId="6DDD3932">
            <wp:extent cx="5273497" cy="4282811"/>
            <wp:effectExtent l="0" t="0" r="381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3497" cy="4282811"/>
                    </a:xfrm>
                    <a:prstGeom prst="rect">
                      <a:avLst/>
                    </a:prstGeom>
                  </pic:spPr>
                </pic:pic>
              </a:graphicData>
            </a:graphic>
          </wp:inline>
        </w:drawing>
      </w:r>
    </w:p>
    <w:p w14:paraId="7A61F7E6" w14:textId="1F79C5B2" w:rsidR="00E63E37" w:rsidRPr="00E63E37" w:rsidRDefault="00E63E37" w:rsidP="00E63E37">
      <w:pPr>
        <w:pStyle w:val="ListParagraph"/>
        <w:numPr>
          <w:ilvl w:val="0"/>
          <w:numId w:val="11"/>
        </w:numPr>
        <w:rPr>
          <w:rFonts w:ascii="Times New Roman" w:hAnsi="Times New Roman" w:cs="Times New Roman"/>
          <w:b/>
          <w:bCs/>
        </w:rPr>
      </w:pPr>
      <w:r w:rsidRPr="00E63E37">
        <w:rPr>
          <w:rFonts w:ascii="Times New Roman" w:hAnsi="Times New Roman" w:cs="Times New Roman"/>
          <w:b/>
          <w:bCs/>
        </w:rPr>
        <w:t>Tổng chi phí nhân sự là 80,200,000 VND</w:t>
      </w:r>
    </w:p>
    <w:p w14:paraId="47223C23" w14:textId="77777777" w:rsidR="00B66CEC" w:rsidRDefault="00853152">
      <w:pPr>
        <w:ind w:firstLine="0"/>
        <w:rPr>
          <w:rFonts w:ascii="Times New Roman" w:eastAsia="Times New Roman" w:hAnsi="Times New Roman" w:cs="Times New Roman"/>
          <w:i/>
          <w:color w:val="512DA8"/>
        </w:rPr>
      </w:pPr>
      <w:r>
        <w:rPr>
          <w:rFonts w:ascii="Times New Roman" w:eastAsia="Times New Roman" w:hAnsi="Times New Roman" w:cs="Times New Roman"/>
          <w:i/>
          <w:color w:val="512DA8"/>
        </w:rPr>
        <w:t>Tập tin đính kèm tại đây:</w:t>
      </w:r>
    </w:p>
    <w:p w14:paraId="0769E66E" w14:textId="77777777" w:rsidR="00B66CEC" w:rsidRPr="0041737B" w:rsidRDefault="00000000">
      <w:pPr>
        <w:ind w:firstLine="0"/>
        <w:rPr>
          <w:rFonts w:ascii="Times New Roman" w:hAnsi="Times New Roman" w:cs="Times New Roman"/>
          <w:i/>
          <w:iCs/>
        </w:rPr>
      </w:pPr>
      <w:hyperlink r:id="rId40">
        <w:r w:rsidR="00853152" w:rsidRPr="0041737B">
          <w:rPr>
            <w:rFonts w:ascii="Times New Roman" w:hAnsi="Times New Roman" w:cs="Times New Roman"/>
            <w:i/>
            <w:iCs/>
            <w:color w:val="512DA8"/>
            <w:u w:val="single"/>
          </w:rPr>
          <w:t>https://docs.google.com/spreadsheets/d/1z0pUFlClDvsKBkKyIXkvHgR5cBQXZc-7/edit?usp=sharing&amp;ouid=105233754630739009134&amp;rtpof=true&amp;sd=true</w:t>
        </w:r>
      </w:hyperlink>
    </w:p>
    <w:p w14:paraId="04B9CA07" w14:textId="15034CB7" w:rsidR="00B66CEC" w:rsidRPr="00493697" w:rsidRDefault="00493697" w:rsidP="00493697">
      <w:pPr>
        <w:jc w:val="center"/>
        <w:rPr>
          <w:rFonts w:ascii="Times New Roman" w:hAnsi="Times New Roman" w:cs="Times New Roman"/>
          <w:i/>
          <w:iCs/>
          <w:sz w:val="24"/>
          <w:szCs w:val="24"/>
        </w:rPr>
      </w:pPr>
      <w:r w:rsidRPr="00493697">
        <w:rPr>
          <w:rFonts w:ascii="Times New Roman" w:hAnsi="Times New Roman" w:cs="Times New Roman"/>
          <w:i/>
          <w:iCs/>
          <w:sz w:val="24"/>
          <w:szCs w:val="24"/>
        </w:rPr>
        <w:t>Hình 2.7.3. Phân bổ tài nguyên và nhân sự</w:t>
      </w:r>
    </w:p>
    <w:p w14:paraId="66882DA1" w14:textId="39A82F19" w:rsidR="00B66CEC" w:rsidRDefault="00853152">
      <w:pPr>
        <w:pStyle w:val="Heading3"/>
        <w:rPr>
          <w:rFonts w:eastAsia="Times New Roman" w:cs="Times New Roman"/>
        </w:rPr>
      </w:pPr>
      <w:bookmarkStart w:id="47" w:name="_Toc119108269"/>
      <w:r>
        <w:rPr>
          <w:rFonts w:eastAsia="Times New Roman" w:cs="Times New Roman"/>
        </w:rPr>
        <w:t>2.8 Ước lượng rủi ro và giải pháp</w:t>
      </w:r>
      <w:bookmarkEnd w:id="47"/>
    </w:p>
    <w:p w14:paraId="0423B79D" w14:textId="6947BA3B" w:rsidR="00CA76C0" w:rsidRDefault="00CA76C0" w:rsidP="00CA76C0"/>
    <w:p w14:paraId="7FC04C1C" w14:textId="12057B3B" w:rsidR="00CA76C0" w:rsidRDefault="00CA76C0" w:rsidP="00CA76C0"/>
    <w:p w14:paraId="77553EED" w14:textId="77777777" w:rsidR="00531D1D" w:rsidRPr="00CA76C0" w:rsidRDefault="00531D1D" w:rsidP="00CA76C0"/>
    <w:tbl>
      <w:tblPr>
        <w:tblW w:w="96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100" w:type="dxa"/>
          <w:left w:w="115" w:type="dxa"/>
          <w:bottom w:w="100" w:type="dxa"/>
          <w:right w:w="115" w:type="dxa"/>
        </w:tblCellMar>
        <w:tblLook w:val="0400" w:firstRow="0" w:lastRow="0" w:firstColumn="0" w:lastColumn="0" w:noHBand="0" w:noVBand="1"/>
      </w:tblPr>
      <w:tblGrid>
        <w:gridCol w:w="841"/>
        <w:gridCol w:w="1314"/>
        <w:gridCol w:w="1314"/>
        <w:gridCol w:w="2622"/>
        <w:gridCol w:w="3537"/>
      </w:tblGrid>
      <w:tr w:rsidR="00B66CEC" w:rsidRPr="00CA76C0" w14:paraId="78F1826A" w14:textId="77777777">
        <w:tc>
          <w:tcPr>
            <w:tcW w:w="841" w:type="dxa"/>
            <w:shd w:val="clear" w:color="auto" w:fill="E7E6E6"/>
            <w:vAlign w:val="center"/>
          </w:tcPr>
          <w:p w14:paraId="114B7772" w14:textId="77777777" w:rsidR="00B66CEC" w:rsidRPr="00CA76C0" w:rsidRDefault="00853152" w:rsidP="00B344F4">
            <w:pPr>
              <w:spacing w:line="276" w:lineRule="auto"/>
              <w:ind w:firstLine="0"/>
              <w:rPr>
                <w:rFonts w:ascii="Times New Roman" w:eastAsia="Times New Roman" w:hAnsi="Times New Roman" w:cs="Times New Roman"/>
                <w:b/>
              </w:rPr>
            </w:pPr>
            <w:r w:rsidRPr="00CA76C0">
              <w:rPr>
                <w:rFonts w:ascii="Times New Roman" w:eastAsia="Times New Roman" w:hAnsi="Times New Roman" w:cs="Times New Roman"/>
                <w:b/>
              </w:rPr>
              <w:lastRenderedPageBreak/>
              <w:t>Mã rủi ro</w:t>
            </w:r>
          </w:p>
        </w:tc>
        <w:tc>
          <w:tcPr>
            <w:tcW w:w="1314" w:type="dxa"/>
            <w:shd w:val="clear" w:color="auto" w:fill="E7E6E6"/>
            <w:vAlign w:val="center"/>
          </w:tcPr>
          <w:p w14:paraId="173210DB" w14:textId="77777777" w:rsidR="00B66CEC" w:rsidRPr="00CA76C0" w:rsidRDefault="00853152" w:rsidP="00B344F4">
            <w:pPr>
              <w:spacing w:line="276" w:lineRule="auto"/>
              <w:ind w:firstLine="0"/>
              <w:rPr>
                <w:rFonts w:ascii="Times New Roman" w:eastAsia="Times New Roman" w:hAnsi="Times New Roman" w:cs="Times New Roman"/>
                <w:b/>
              </w:rPr>
            </w:pPr>
            <w:r w:rsidRPr="00CA76C0">
              <w:rPr>
                <w:rFonts w:ascii="Times New Roman" w:eastAsia="Times New Roman" w:hAnsi="Times New Roman" w:cs="Times New Roman"/>
                <w:b/>
              </w:rPr>
              <w:t>Mức độ tác động</w:t>
            </w:r>
          </w:p>
        </w:tc>
        <w:tc>
          <w:tcPr>
            <w:tcW w:w="1314" w:type="dxa"/>
            <w:shd w:val="clear" w:color="auto" w:fill="E7E6E6"/>
            <w:vAlign w:val="center"/>
          </w:tcPr>
          <w:p w14:paraId="76BD5D20" w14:textId="77777777" w:rsidR="00B66CEC" w:rsidRPr="00CA76C0" w:rsidRDefault="00853152" w:rsidP="00B344F4">
            <w:pPr>
              <w:spacing w:line="276" w:lineRule="auto"/>
              <w:ind w:firstLine="0"/>
              <w:rPr>
                <w:rFonts w:ascii="Times New Roman" w:eastAsia="Times New Roman" w:hAnsi="Times New Roman" w:cs="Times New Roman"/>
                <w:b/>
              </w:rPr>
            </w:pPr>
            <w:r w:rsidRPr="00CA76C0">
              <w:rPr>
                <w:rFonts w:ascii="Times New Roman" w:eastAsia="Times New Roman" w:hAnsi="Times New Roman" w:cs="Times New Roman"/>
                <w:b/>
              </w:rPr>
              <w:t>Xác suất xảy ra</w:t>
            </w:r>
          </w:p>
        </w:tc>
        <w:tc>
          <w:tcPr>
            <w:tcW w:w="2622" w:type="dxa"/>
            <w:shd w:val="clear" w:color="auto" w:fill="E7E6E6"/>
            <w:vAlign w:val="center"/>
          </w:tcPr>
          <w:p w14:paraId="59AA7DF9" w14:textId="77777777" w:rsidR="00B66CEC" w:rsidRPr="00CA76C0" w:rsidRDefault="00853152" w:rsidP="00B344F4">
            <w:pPr>
              <w:spacing w:line="276" w:lineRule="auto"/>
              <w:rPr>
                <w:rFonts w:ascii="Times New Roman" w:eastAsia="Times New Roman" w:hAnsi="Times New Roman" w:cs="Times New Roman"/>
                <w:b/>
              </w:rPr>
            </w:pPr>
            <w:r w:rsidRPr="00CA76C0">
              <w:rPr>
                <w:rFonts w:ascii="Times New Roman" w:eastAsia="Times New Roman" w:hAnsi="Times New Roman" w:cs="Times New Roman"/>
                <w:b/>
              </w:rPr>
              <w:t>Rủi ro</w:t>
            </w:r>
          </w:p>
        </w:tc>
        <w:tc>
          <w:tcPr>
            <w:tcW w:w="3537" w:type="dxa"/>
            <w:shd w:val="clear" w:color="auto" w:fill="E7E6E6"/>
            <w:vAlign w:val="center"/>
          </w:tcPr>
          <w:p w14:paraId="7CAFA247" w14:textId="77777777" w:rsidR="00B66CEC" w:rsidRPr="00CA76C0" w:rsidRDefault="00853152" w:rsidP="00B344F4">
            <w:pPr>
              <w:spacing w:line="276" w:lineRule="auto"/>
              <w:rPr>
                <w:rFonts w:ascii="Times New Roman" w:eastAsia="Times New Roman" w:hAnsi="Times New Roman" w:cs="Times New Roman"/>
                <w:b/>
              </w:rPr>
            </w:pPr>
            <w:r w:rsidRPr="00CA76C0">
              <w:rPr>
                <w:rFonts w:ascii="Times New Roman" w:eastAsia="Times New Roman" w:hAnsi="Times New Roman" w:cs="Times New Roman"/>
                <w:b/>
              </w:rPr>
              <w:t>Kế hoạch khắc phục</w:t>
            </w:r>
          </w:p>
        </w:tc>
      </w:tr>
      <w:tr w:rsidR="00B66CEC" w:rsidRPr="00CA76C0" w14:paraId="2D05003A" w14:textId="77777777">
        <w:tc>
          <w:tcPr>
            <w:tcW w:w="841" w:type="dxa"/>
            <w:vAlign w:val="center"/>
          </w:tcPr>
          <w:p w14:paraId="642509D4" w14:textId="77777777" w:rsidR="00B66CEC" w:rsidRPr="00CA76C0" w:rsidRDefault="00853152">
            <w:pPr>
              <w:spacing w:line="276" w:lineRule="auto"/>
              <w:jc w:val="center"/>
              <w:rPr>
                <w:rFonts w:ascii="Times New Roman" w:eastAsia="Times New Roman" w:hAnsi="Times New Roman" w:cs="Times New Roman"/>
              </w:rPr>
            </w:pPr>
            <w:r w:rsidRPr="00CA76C0">
              <w:rPr>
                <w:rFonts w:ascii="Times New Roman" w:eastAsia="Times New Roman" w:hAnsi="Times New Roman" w:cs="Times New Roman"/>
              </w:rPr>
              <w:t>M1</w:t>
            </w:r>
          </w:p>
        </w:tc>
        <w:tc>
          <w:tcPr>
            <w:tcW w:w="1314" w:type="dxa"/>
            <w:vAlign w:val="center"/>
          </w:tcPr>
          <w:p w14:paraId="7BF6E473" w14:textId="77777777" w:rsidR="00B66CEC" w:rsidRPr="00CA76C0" w:rsidRDefault="00853152" w:rsidP="001C72C5">
            <w:pPr>
              <w:spacing w:line="276" w:lineRule="auto"/>
              <w:ind w:firstLine="0"/>
              <w:rPr>
                <w:rFonts w:ascii="Times New Roman" w:eastAsia="Times New Roman" w:hAnsi="Times New Roman" w:cs="Times New Roman"/>
              </w:rPr>
            </w:pPr>
            <w:r w:rsidRPr="00CA76C0">
              <w:rPr>
                <w:rFonts w:ascii="Times New Roman" w:eastAsia="Times New Roman" w:hAnsi="Times New Roman" w:cs="Times New Roman"/>
              </w:rPr>
              <w:t>Cao</w:t>
            </w:r>
          </w:p>
        </w:tc>
        <w:tc>
          <w:tcPr>
            <w:tcW w:w="1314" w:type="dxa"/>
            <w:vAlign w:val="center"/>
          </w:tcPr>
          <w:p w14:paraId="49A71932" w14:textId="77777777" w:rsidR="00B66CEC" w:rsidRPr="00CA76C0" w:rsidRDefault="00853152" w:rsidP="001C72C5">
            <w:pPr>
              <w:spacing w:line="276" w:lineRule="auto"/>
              <w:ind w:firstLine="0"/>
              <w:rPr>
                <w:rFonts w:ascii="Times New Roman" w:eastAsia="Times New Roman" w:hAnsi="Times New Roman" w:cs="Times New Roman"/>
              </w:rPr>
            </w:pPr>
            <w:r w:rsidRPr="00CA76C0">
              <w:rPr>
                <w:rFonts w:ascii="Times New Roman" w:eastAsia="Times New Roman" w:hAnsi="Times New Roman" w:cs="Times New Roman"/>
              </w:rPr>
              <w:t>Cao</w:t>
            </w:r>
          </w:p>
        </w:tc>
        <w:tc>
          <w:tcPr>
            <w:tcW w:w="2622" w:type="dxa"/>
            <w:vAlign w:val="center"/>
          </w:tcPr>
          <w:p w14:paraId="2A7E721A" w14:textId="2E850F4B" w:rsidR="00B66CEC" w:rsidRPr="00CA76C0" w:rsidRDefault="00917F92" w:rsidP="001C72C5">
            <w:pPr>
              <w:spacing w:line="276" w:lineRule="auto"/>
              <w:ind w:firstLine="0"/>
              <w:rPr>
                <w:rFonts w:ascii="Times New Roman" w:eastAsia="Times New Roman" w:hAnsi="Times New Roman" w:cs="Times New Roman"/>
              </w:rPr>
            </w:pPr>
            <w:r>
              <w:rPr>
                <w:rFonts w:ascii="Times New Roman" w:eastAsia="Times New Roman" w:hAnsi="Times New Roman" w:cs="Times New Roman"/>
              </w:rPr>
              <w:t xml:space="preserve">Không đảm bảo tính </w:t>
            </w:r>
            <w:r w:rsidRPr="00CA76C0">
              <w:rPr>
                <w:rFonts w:ascii="Times New Roman" w:eastAsia="Times New Roman" w:hAnsi="Times New Roman" w:cs="Times New Roman"/>
              </w:rPr>
              <w:t xml:space="preserve">bảo mật </w:t>
            </w:r>
            <w:r>
              <w:rPr>
                <w:rFonts w:ascii="Times New Roman" w:eastAsia="Times New Roman" w:hAnsi="Times New Roman" w:cs="Times New Roman"/>
              </w:rPr>
              <w:t>khi sử dụng</w:t>
            </w:r>
            <w:r w:rsidRPr="00CA76C0">
              <w:rPr>
                <w:rFonts w:ascii="Times New Roman" w:eastAsia="Times New Roman" w:hAnsi="Times New Roman" w:cs="Times New Roman"/>
              </w:rPr>
              <w:t xml:space="preserve">, </w:t>
            </w:r>
            <w:r>
              <w:rPr>
                <w:rFonts w:ascii="Times New Roman" w:eastAsia="Times New Roman" w:hAnsi="Times New Roman" w:cs="Times New Roman"/>
              </w:rPr>
              <w:t xml:space="preserve">cụ thể </w:t>
            </w:r>
            <w:r w:rsidRPr="00CA76C0">
              <w:rPr>
                <w:rFonts w:ascii="Times New Roman" w:eastAsia="Times New Roman" w:hAnsi="Times New Roman" w:cs="Times New Roman"/>
              </w:rPr>
              <w:t>như đăng ký/đăng nhập, thanh toán, gửi e-mail</w:t>
            </w:r>
          </w:p>
        </w:tc>
        <w:tc>
          <w:tcPr>
            <w:tcW w:w="3537" w:type="dxa"/>
          </w:tcPr>
          <w:p w14:paraId="09C0DCE9" w14:textId="77777777" w:rsidR="00917F92" w:rsidRPr="00CA76C0" w:rsidRDefault="00917F92" w:rsidP="00917F92">
            <w:pPr>
              <w:spacing w:line="276" w:lineRule="auto"/>
              <w:ind w:firstLine="0"/>
              <w:rPr>
                <w:rFonts w:ascii="Times New Roman" w:eastAsia="Times New Roman" w:hAnsi="Times New Roman" w:cs="Times New Roman"/>
              </w:rPr>
            </w:pPr>
            <w:r w:rsidRPr="00CA76C0">
              <w:rPr>
                <w:rFonts w:ascii="Times New Roman" w:eastAsia="Times New Roman" w:hAnsi="Times New Roman" w:cs="Times New Roman"/>
              </w:rPr>
              <w:t>Xây dựng một hệ thống máy chủ mạnh mẽ đã được tính toán để có thể kiểm soát tốt số lượng lớn cơ sở dữ liệu người dùng sẽ được đọc và ghi trên hệ thống</w:t>
            </w:r>
          </w:p>
          <w:p w14:paraId="4FEC083E" w14:textId="46E78746" w:rsidR="00B66CEC" w:rsidRPr="00CA76C0" w:rsidRDefault="00917F92" w:rsidP="00917F92">
            <w:pPr>
              <w:spacing w:line="276" w:lineRule="auto"/>
              <w:ind w:firstLine="0"/>
              <w:rPr>
                <w:rFonts w:ascii="Times New Roman" w:eastAsia="Times New Roman" w:hAnsi="Times New Roman" w:cs="Times New Roman"/>
              </w:rPr>
            </w:pPr>
            <w:r w:rsidRPr="00CA76C0">
              <w:rPr>
                <w:rFonts w:ascii="Times New Roman" w:eastAsia="Times New Roman" w:hAnsi="Times New Roman" w:cs="Times New Roman"/>
              </w:rPr>
              <w:t>Mã hóa mật khẩu bằng hàm băm (hash</w:t>
            </w:r>
            <w:r>
              <w:rPr>
                <w:rFonts w:ascii="Times New Roman" w:eastAsia="Times New Roman" w:hAnsi="Times New Roman" w:cs="Times New Roman"/>
              </w:rPr>
              <w:t xml:space="preserve"> - PHP</w:t>
            </w:r>
            <w:r w:rsidRPr="00CA76C0">
              <w:rPr>
                <w:rFonts w:ascii="Times New Roman" w:eastAsia="Times New Roman" w:hAnsi="Times New Roman" w:cs="Times New Roman"/>
              </w:rPr>
              <w:t>)</w:t>
            </w:r>
          </w:p>
        </w:tc>
      </w:tr>
      <w:tr w:rsidR="00B66CEC" w:rsidRPr="00CA76C0" w14:paraId="508C344E" w14:textId="77777777">
        <w:tc>
          <w:tcPr>
            <w:tcW w:w="841" w:type="dxa"/>
            <w:vAlign w:val="center"/>
          </w:tcPr>
          <w:p w14:paraId="33E67269" w14:textId="77777777" w:rsidR="00B66CEC" w:rsidRPr="00CA76C0" w:rsidRDefault="00853152">
            <w:pPr>
              <w:spacing w:line="276" w:lineRule="auto"/>
              <w:jc w:val="center"/>
              <w:rPr>
                <w:rFonts w:ascii="Times New Roman" w:eastAsia="Times New Roman" w:hAnsi="Times New Roman" w:cs="Times New Roman"/>
              </w:rPr>
            </w:pPr>
            <w:r w:rsidRPr="00CA76C0">
              <w:rPr>
                <w:rFonts w:ascii="Times New Roman" w:eastAsia="Times New Roman" w:hAnsi="Times New Roman" w:cs="Times New Roman"/>
              </w:rPr>
              <w:t>M2</w:t>
            </w:r>
          </w:p>
        </w:tc>
        <w:tc>
          <w:tcPr>
            <w:tcW w:w="1314" w:type="dxa"/>
            <w:vAlign w:val="center"/>
          </w:tcPr>
          <w:p w14:paraId="2ABFE89C" w14:textId="1512BDCA" w:rsidR="00B66CEC" w:rsidRPr="00CA76C0" w:rsidRDefault="00B2070D" w:rsidP="001C72C5">
            <w:pPr>
              <w:spacing w:line="276" w:lineRule="auto"/>
              <w:ind w:firstLine="0"/>
              <w:rPr>
                <w:rFonts w:ascii="Times New Roman" w:eastAsia="Times New Roman" w:hAnsi="Times New Roman" w:cs="Times New Roman"/>
              </w:rPr>
            </w:pPr>
            <w:r w:rsidRPr="00CA76C0">
              <w:rPr>
                <w:rFonts w:ascii="Times New Roman" w:eastAsia="Times New Roman" w:hAnsi="Times New Roman" w:cs="Times New Roman"/>
              </w:rPr>
              <w:t>Trung bình</w:t>
            </w:r>
          </w:p>
        </w:tc>
        <w:tc>
          <w:tcPr>
            <w:tcW w:w="1314" w:type="dxa"/>
            <w:vAlign w:val="center"/>
          </w:tcPr>
          <w:p w14:paraId="1F4B6092" w14:textId="4BE9B697" w:rsidR="00B66CEC" w:rsidRPr="00CA76C0" w:rsidRDefault="00B2070D" w:rsidP="001C72C5">
            <w:pPr>
              <w:spacing w:line="276" w:lineRule="auto"/>
              <w:ind w:firstLine="0"/>
              <w:rPr>
                <w:rFonts w:ascii="Times New Roman" w:eastAsia="Times New Roman" w:hAnsi="Times New Roman" w:cs="Times New Roman"/>
              </w:rPr>
            </w:pPr>
            <w:r w:rsidRPr="00CA76C0">
              <w:rPr>
                <w:rFonts w:ascii="Times New Roman" w:eastAsia="Times New Roman" w:hAnsi="Times New Roman" w:cs="Times New Roman"/>
              </w:rPr>
              <w:t>Trung bình</w:t>
            </w:r>
          </w:p>
        </w:tc>
        <w:tc>
          <w:tcPr>
            <w:tcW w:w="2622" w:type="dxa"/>
            <w:vAlign w:val="center"/>
          </w:tcPr>
          <w:p w14:paraId="29C487D9" w14:textId="6FD7AD3A" w:rsidR="00B66CEC" w:rsidRPr="00CA76C0" w:rsidRDefault="00B2070D" w:rsidP="001C72C5">
            <w:pPr>
              <w:spacing w:line="276" w:lineRule="auto"/>
              <w:ind w:firstLine="0"/>
              <w:rPr>
                <w:rFonts w:ascii="Times New Roman" w:eastAsia="Times New Roman" w:hAnsi="Times New Roman" w:cs="Times New Roman"/>
              </w:rPr>
            </w:pPr>
            <w:r w:rsidRPr="00CA76C0">
              <w:rPr>
                <w:rFonts w:ascii="Times New Roman" w:eastAsia="Times New Roman" w:hAnsi="Times New Roman" w:cs="Times New Roman"/>
              </w:rPr>
              <w:t>Không đáp ứng được kỳ vọng của khách hàng</w:t>
            </w:r>
          </w:p>
        </w:tc>
        <w:tc>
          <w:tcPr>
            <w:tcW w:w="3537" w:type="dxa"/>
          </w:tcPr>
          <w:p w14:paraId="739C5C42" w14:textId="14EC3BBB" w:rsidR="00B66CEC" w:rsidRPr="00CA76C0" w:rsidRDefault="00B2070D" w:rsidP="001C72C5">
            <w:pPr>
              <w:spacing w:line="276" w:lineRule="auto"/>
              <w:ind w:firstLine="0"/>
              <w:rPr>
                <w:rFonts w:ascii="Times New Roman" w:eastAsia="Times New Roman" w:hAnsi="Times New Roman" w:cs="Times New Roman"/>
              </w:rPr>
            </w:pPr>
            <w:r w:rsidRPr="00CA76C0">
              <w:rPr>
                <w:rFonts w:ascii="Times New Roman" w:eastAsia="Times New Roman" w:hAnsi="Times New Roman" w:cs="Times New Roman"/>
              </w:rPr>
              <w:t>Dựa trên phản hồi từ phía khách hàng, mà nhóm sẽ phân tích lại nhu cầu mà khách hàng đưa ra, đồng thời cũng dựa trên hợp đồng</w:t>
            </w:r>
          </w:p>
        </w:tc>
      </w:tr>
      <w:tr w:rsidR="00B66CEC" w:rsidRPr="00CA76C0" w14:paraId="1F7E6C17" w14:textId="77777777">
        <w:tc>
          <w:tcPr>
            <w:tcW w:w="841" w:type="dxa"/>
            <w:vAlign w:val="center"/>
          </w:tcPr>
          <w:p w14:paraId="2DBF7692" w14:textId="77777777" w:rsidR="00B66CEC" w:rsidRPr="00CA76C0" w:rsidRDefault="00853152">
            <w:pPr>
              <w:spacing w:line="276" w:lineRule="auto"/>
              <w:jc w:val="center"/>
              <w:rPr>
                <w:rFonts w:ascii="Times New Roman" w:eastAsia="Times New Roman" w:hAnsi="Times New Roman" w:cs="Times New Roman"/>
              </w:rPr>
            </w:pPr>
            <w:r w:rsidRPr="00CA76C0">
              <w:rPr>
                <w:rFonts w:ascii="Times New Roman" w:eastAsia="Times New Roman" w:hAnsi="Times New Roman" w:cs="Times New Roman"/>
              </w:rPr>
              <w:t>M3</w:t>
            </w:r>
          </w:p>
        </w:tc>
        <w:tc>
          <w:tcPr>
            <w:tcW w:w="1314" w:type="dxa"/>
            <w:vAlign w:val="center"/>
          </w:tcPr>
          <w:p w14:paraId="25347789" w14:textId="613CE79D" w:rsidR="00B66CEC" w:rsidRPr="00CA76C0" w:rsidRDefault="00B2070D" w:rsidP="001C72C5">
            <w:pPr>
              <w:spacing w:line="276" w:lineRule="auto"/>
              <w:ind w:firstLine="0"/>
              <w:rPr>
                <w:rFonts w:ascii="Times New Roman" w:eastAsia="Times New Roman" w:hAnsi="Times New Roman" w:cs="Times New Roman"/>
              </w:rPr>
            </w:pPr>
            <w:r w:rsidRPr="00CA76C0">
              <w:rPr>
                <w:rFonts w:ascii="Times New Roman" w:eastAsia="Times New Roman" w:hAnsi="Times New Roman" w:cs="Times New Roman"/>
              </w:rPr>
              <w:t>Cao</w:t>
            </w:r>
          </w:p>
        </w:tc>
        <w:tc>
          <w:tcPr>
            <w:tcW w:w="1314" w:type="dxa"/>
            <w:vAlign w:val="center"/>
          </w:tcPr>
          <w:p w14:paraId="68DA9AF5" w14:textId="0E1B9B83" w:rsidR="00B66CEC" w:rsidRPr="00CA76C0" w:rsidRDefault="00B2070D" w:rsidP="001C72C5">
            <w:pPr>
              <w:spacing w:line="276" w:lineRule="auto"/>
              <w:ind w:firstLine="0"/>
              <w:rPr>
                <w:rFonts w:ascii="Times New Roman" w:eastAsia="Times New Roman" w:hAnsi="Times New Roman" w:cs="Times New Roman"/>
              </w:rPr>
            </w:pPr>
            <w:r w:rsidRPr="00CA76C0">
              <w:rPr>
                <w:rFonts w:ascii="Times New Roman" w:eastAsia="Times New Roman" w:hAnsi="Times New Roman" w:cs="Times New Roman"/>
              </w:rPr>
              <w:t>Cao</w:t>
            </w:r>
          </w:p>
        </w:tc>
        <w:tc>
          <w:tcPr>
            <w:tcW w:w="2622" w:type="dxa"/>
            <w:vAlign w:val="center"/>
          </w:tcPr>
          <w:p w14:paraId="2577A131" w14:textId="7EFE3AE2" w:rsidR="00B66CEC" w:rsidRPr="00CA76C0" w:rsidRDefault="00B2070D" w:rsidP="001C72C5">
            <w:pPr>
              <w:spacing w:line="276" w:lineRule="auto"/>
              <w:ind w:firstLine="0"/>
              <w:rPr>
                <w:rFonts w:ascii="Times New Roman" w:eastAsia="Times New Roman" w:hAnsi="Times New Roman" w:cs="Times New Roman"/>
              </w:rPr>
            </w:pPr>
            <w:r w:rsidRPr="00CA76C0">
              <w:rPr>
                <w:rFonts w:ascii="Times New Roman" w:eastAsia="Times New Roman" w:hAnsi="Times New Roman" w:cs="Times New Roman"/>
              </w:rPr>
              <w:t>Không hoàn thành kịp dự án trước ngày bàn giao với khách hàng</w:t>
            </w:r>
          </w:p>
        </w:tc>
        <w:tc>
          <w:tcPr>
            <w:tcW w:w="3537" w:type="dxa"/>
          </w:tcPr>
          <w:p w14:paraId="48D14630" w14:textId="2027311F" w:rsidR="00B66CEC" w:rsidRPr="00CA76C0" w:rsidRDefault="00B2070D" w:rsidP="001C72C5">
            <w:pPr>
              <w:spacing w:line="276" w:lineRule="auto"/>
              <w:ind w:firstLine="0"/>
              <w:rPr>
                <w:rFonts w:ascii="Times New Roman" w:eastAsia="Times New Roman" w:hAnsi="Times New Roman" w:cs="Times New Roman"/>
              </w:rPr>
            </w:pPr>
            <w:r w:rsidRPr="00CA76C0">
              <w:rPr>
                <w:rFonts w:ascii="Times New Roman" w:eastAsia="Times New Roman" w:hAnsi="Times New Roman" w:cs="Times New Roman"/>
              </w:rPr>
              <w:t>Tập trung nhân lực, đẩy mạnh công suất làm việc, sắp xếp thời gian cho các tác vụ một cách hợp lý, đều đặn</w:t>
            </w:r>
          </w:p>
        </w:tc>
      </w:tr>
      <w:tr w:rsidR="00B66CEC" w:rsidRPr="00CA76C0" w14:paraId="5E7626C3" w14:textId="77777777">
        <w:tc>
          <w:tcPr>
            <w:tcW w:w="841" w:type="dxa"/>
            <w:vAlign w:val="center"/>
          </w:tcPr>
          <w:p w14:paraId="5005813A" w14:textId="77777777" w:rsidR="00B66CEC" w:rsidRPr="00CA76C0" w:rsidRDefault="00853152">
            <w:pPr>
              <w:spacing w:line="276" w:lineRule="auto"/>
              <w:jc w:val="center"/>
              <w:rPr>
                <w:rFonts w:ascii="Times New Roman" w:eastAsia="Times New Roman" w:hAnsi="Times New Roman" w:cs="Times New Roman"/>
              </w:rPr>
            </w:pPr>
            <w:r w:rsidRPr="00CA76C0">
              <w:rPr>
                <w:rFonts w:ascii="Times New Roman" w:eastAsia="Times New Roman" w:hAnsi="Times New Roman" w:cs="Times New Roman"/>
              </w:rPr>
              <w:t>M4</w:t>
            </w:r>
          </w:p>
        </w:tc>
        <w:tc>
          <w:tcPr>
            <w:tcW w:w="1314" w:type="dxa"/>
            <w:vAlign w:val="center"/>
          </w:tcPr>
          <w:p w14:paraId="7E3B63DC" w14:textId="390A0A9F" w:rsidR="00B66CEC" w:rsidRPr="00CA76C0" w:rsidRDefault="00B2070D" w:rsidP="001C72C5">
            <w:pPr>
              <w:spacing w:line="276" w:lineRule="auto"/>
              <w:ind w:firstLine="0"/>
              <w:rPr>
                <w:rFonts w:ascii="Times New Roman" w:eastAsia="Times New Roman" w:hAnsi="Times New Roman" w:cs="Times New Roman"/>
              </w:rPr>
            </w:pPr>
            <w:r w:rsidRPr="00CA76C0">
              <w:rPr>
                <w:rFonts w:ascii="Times New Roman" w:eastAsia="Times New Roman" w:hAnsi="Times New Roman" w:cs="Times New Roman"/>
              </w:rPr>
              <w:t>Cao</w:t>
            </w:r>
          </w:p>
        </w:tc>
        <w:tc>
          <w:tcPr>
            <w:tcW w:w="1314" w:type="dxa"/>
            <w:vAlign w:val="center"/>
          </w:tcPr>
          <w:p w14:paraId="4772EE4D" w14:textId="785A3FBC" w:rsidR="00B66CEC" w:rsidRPr="00CA76C0" w:rsidRDefault="00B2070D" w:rsidP="001C72C5">
            <w:pPr>
              <w:spacing w:line="276" w:lineRule="auto"/>
              <w:ind w:firstLine="0"/>
              <w:rPr>
                <w:rFonts w:ascii="Times New Roman" w:eastAsia="Times New Roman" w:hAnsi="Times New Roman" w:cs="Times New Roman"/>
              </w:rPr>
            </w:pPr>
            <w:r w:rsidRPr="00CA76C0">
              <w:rPr>
                <w:rFonts w:ascii="Times New Roman" w:eastAsia="Times New Roman" w:hAnsi="Times New Roman" w:cs="Times New Roman"/>
              </w:rPr>
              <w:t>Trung bình</w:t>
            </w:r>
          </w:p>
        </w:tc>
        <w:tc>
          <w:tcPr>
            <w:tcW w:w="2622" w:type="dxa"/>
            <w:vAlign w:val="center"/>
          </w:tcPr>
          <w:p w14:paraId="1F2CD1B9" w14:textId="35D2E8D5" w:rsidR="00B66CEC" w:rsidRPr="00CA76C0" w:rsidRDefault="00B2070D" w:rsidP="001C72C5">
            <w:pPr>
              <w:spacing w:line="276" w:lineRule="auto"/>
              <w:ind w:firstLine="0"/>
              <w:rPr>
                <w:rFonts w:ascii="Times New Roman" w:eastAsia="Times New Roman" w:hAnsi="Times New Roman" w:cs="Times New Roman"/>
              </w:rPr>
            </w:pPr>
            <w:r w:rsidRPr="00CA76C0">
              <w:rPr>
                <w:rFonts w:ascii="Times New Roman" w:eastAsia="Times New Roman" w:hAnsi="Times New Roman" w:cs="Times New Roman"/>
              </w:rPr>
              <w:t>Không triển khai được tên miền website cho dự án</w:t>
            </w:r>
          </w:p>
        </w:tc>
        <w:tc>
          <w:tcPr>
            <w:tcW w:w="3537" w:type="dxa"/>
          </w:tcPr>
          <w:p w14:paraId="795574FE" w14:textId="2C943FD0" w:rsidR="00B66CEC" w:rsidRPr="00CA76C0" w:rsidRDefault="00B2070D" w:rsidP="001C72C5">
            <w:pPr>
              <w:spacing w:line="276" w:lineRule="auto"/>
              <w:ind w:firstLine="0"/>
              <w:rPr>
                <w:rFonts w:ascii="Times New Roman" w:eastAsia="Times New Roman" w:hAnsi="Times New Roman" w:cs="Times New Roman"/>
              </w:rPr>
            </w:pPr>
            <w:r w:rsidRPr="00CA76C0">
              <w:rPr>
                <w:rFonts w:ascii="Times New Roman" w:eastAsia="Times New Roman" w:hAnsi="Times New Roman" w:cs="Times New Roman"/>
              </w:rPr>
              <w:t>Bàn bạc với phía khách hàng giá cả và các chi tiết khác về một tên miền phù hợp cho việc truy cập sau này</w:t>
            </w:r>
          </w:p>
        </w:tc>
      </w:tr>
      <w:tr w:rsidR="00B66CEC" w:rsidRPr="00CA76C0" w14:paraId="646CF630" w14:textId="77777777">
        <w:tc>
          <w:tcPr>
            <w:tcW w:w="841" w:type="dxa"/>
            <w:vAlign w:val="center"/>
          </w:tcPr>
          <w:p w14:paraId="75B9F5A8" w14:textId="77777777" w:rsidR="00B66CEC" w:rsidRPr="00CA76C0" w:rsidRDefault="00853152">
            <w:pPr>
              <w:spacing w:line="276" w:lineRule="auto"/>
              <w:jc w:val="center"/>
              <w:rPr>
                <w:rFonts w:ascii="Times New Roman" w:eastAsia="Times New Roman" w:hAnsi="Times New Roman" w:cs="Times New Roman"/>
              </w:rPr>
            </w:pPr>
            <w:r w:rsidRPr="00CA76C0">
              <w:rPr>
                <w:rFonts w:ascii="Times New Roman" w:eastAsia="Times New Roman" w:hAnsi="Times New Roman" w:cs="Times New Roman"/>
              </w:rPr>
              <w:t>M5</w:t>
            </w:r>
          </w:p>
        </w:tc>
        <w:tc>
          <w:tcPr>
            <w:tcW w:w="1314" w:type="dxa"/>
            <w:vAlign w:val="center"/>
          </w:tcPr>
          <w:p w14:paraId="7A1220AB" w14:textId="2DFD2FCF" w:rsidR="00B66CEC" w:rsidRPr="00CA76C0" w:rsidRDefault="0036781B" w:rsidP="001C72C5">
            <w:pPr>
              <w:spacing w:line="276" w:lineRule="auto"/>
              <w:ind w:firstLine="0"/>
              <w:rPr>
                <w:rFonts w:ascii="Times New Roman" w:eastAsia="Times New Roman" w:hAnsi="Times New Roman" w:cs="Times New Roman"/>
              </w:rPr>
            </w:pPr>
            <w:r w:rsidRPr="00CA76C0">
              <w:rPr>
                <w:rFonts w:ascii="Times New Roman" w:eastAsia="Times New Roman" w:hAnsi="Times New Roman" w:cs="Times New Roman"/>
              </w:rPr>
              <w:t>Thấp</w:t>
            </w:r>
          </w:p>
        </w:tc>
        <w:tc>
          <w:tcPr>
            <w:tcW w:w="1314" w:type="dxa"/>
            <w:vAlign w:val="center"/>
          </w:tcPr>
          <w:p w14:paraId="247C3D07" w14:textId="69CF9E61" w:rsidR="00B66CEC" w:rsidRPr="00CA76C0" w:rsidRDefault="0036781B" w:rsidP="001C72C5">
            <w:pPr>
              <w:spacing w:line="276" w:lineRule="auto"/>
              <w:ind w:firstLine="0"/>
              <w:rPr>
                <w:rFonts w:ascii="Times New Roman" w:eastAsia="Times New Roman" w:hAnsi="Times New Roman" w:cs="Times New Roman"/>
              </w:rPr>
            </w:pPr>
            <w:r w:rsidRPr="00CA76C0">
              <w:rPr>
                <w:rFonts w:ascii="Times New Roman" w:eastAsia="Times New Roman" w:hAnsi="Times New Roman" w:cs="Times New Roman"/>
              </w:rPr>
              <w:t>Trung bình</w:t>
            </w:r>
          </w:p>
        </w:tc>
        <w:tc>
          <w:tcPr>
            <w:tcW w:w="2622" w:type="dxa"/>
            <w:vAlign w:val="center"/>
          </w:tcPr>
          <w:p w14:paraId="4D3E0797" w14:textId="0B425A9C" w:rsidR="00B66CEC" w:rsidRPr="00CA76C0" w:rsidRDefault="0036781B" w:rsidP="001C72C5">
            <w:pPr>
              <w:spacing w:line="276" w:lineRule="auto"/>
              <w:ind w:firstLine="0"/>
              <w:rPr>
                <w:rFonts w:ascii="Times New Roman" w:eastAsia="Times New Roman" w:hAnsi="Times New Roman" w:cs="Times New Roman"/>
              </w:rPr>
            </w:pPr>
            <w:r w:rsidRPr="00CA76C0">
              <w:rPr>
                <w:rFonts w:ascii="Times New Roman" w:eastAsia="Times New Roman" w:hAnsi="Times New Roman" w:cs="Times New Roman"/>
              </w:rPr>
              <w:t>Khách hàng yêu cầu thay đổi một số tính năng sau khi được giới thiệu</w:t>
            </w:r>
          </w:p>
        </w:tc>
        <w:tc>
          <w:tcPr>
            <w:tcW w:w="3537" w:type="dxa"/>
          </w:tcPr>
          <w:p w14:paraId="404BF4B9" w14:textId="77777777" w:rsidR="0036781B" w:rsidRPr="00CA76C0" w:rsidRDefault="0036781B" w:rsidP="0036781B">
            <w:pPr>
              <w:spacing w:line="276" w:lineRule="auto"/>
              <w:ind w:firstLine="0"/>
              <w:rPr>
                <w:rFonts w:ascii="Times New Roman" w:eastAsia="Times New Roman" w:hAnsi="Times New Roman" w:cs="Times New Roman"/>
              </w:rPr>
            </w:pPr>
            <w:r w:rsidRPr="00CA76C0">
              <w:rPr>
                <w:rFonts w:ascii="Times New Roman" w:eastAsia="Times New Roman" w:hAnsi="Times New Roman" w:cs="Times New Roman"/>
              </w:rPr>
              <w:t>Xem xét, phân tích dựa trên hợp đồng</w:t>
            </w:r>
          </w:p>
          <w:p w14:paraId="5FB601B9" w14:textId="3CF839F8" w:rsidR="00B66CEC" w:rsidRPr="00CA76C0" w:rsidRDefault="0036781B" w:rsidP="0036781B">
            <w:pPr>
              <w:spacing w:line="276" w:lineRule="auto"/>
              <w:ind w:firstLine="0"/>
              <w:rPr>
                <w:rFonts w:ascii="Times New Roman" w:eastAsia="Times New Roman" w:hAnsi="Times New Roman" w:cs="Times New Roman"/>
              </w:rPr>
            </w:pPr>
            <w:r w:rsidRPr="00CA76C0">
              <w:rPr>
                <w:rFonts w:ascii="Times New Roman" w:eastAsia="Times New Roman" w:hAnsi="Times New Roman" w:cs="Times New Roman"/>
              </w:rPr>
              <w:t>Xem xét tính khả thi của tính năng mà khách hàng đặt ra, sau đó bắt đầu phân chia làm việc</w:t>
            </w:r>
          </w:p>
        </w:tc>
      </w:tr>
      <w:tr w:rsidR="00B66CEC" w:rsidRPr="00CA76C0" w14:paraId="3061C616" w14:textId="77777777">
        <w:tc>
          <w:tcPr>
            <w:tcW w:w="841" w:type="dxa"/>
            <w:vAlign w:val="center"/>
          </w:tcPr>
          <w:p w14:paraId="432D836D" w14:textId="77777777" w:rsidR="00B66CEC" w:rsidRPr="00CA76C0" w:rsidRDefault="00853152">
            <w:pPr>
              <w:spacing w:line="276" w:lineRule="auto"/>
              <w:jc w:val="center"/>
              <w:rPr>
                <w:rFonts w:ascii="Times New Roman" w:eastAsia="Times New Roman" w:hAnsi="Times New Roman" w:cs="Times New Roman"/>
              </w:rPr>
            </w:pPr>
            <w:r w:rsidRPr="00CA76C0">
              <w:rPr>
                <w:rFonts w:ascii="Times New Roman" w:eastAsia="Times New Roman" w:hAnsi="Times New Roman" w:cs="Times New Roman"/>
              </w:rPr>
              <w:lastRenderedPageBreak/>
              <w:t>M6</w:t>
            </w:r>
          </w:p>
        </w:tc>
        <w:tc>
          <w:tcPr>
            <w:tcW w:w="1314" w:type="dxa"/>
            <w:vAlign w:val="center"/>
          </w:tcPr>
          <w:p w14:paraId="4417CD55" w14:textId="2BEA5625" w:rsidR="00B66CEC" w:rsidRPr="00CA76C0" w:rsidRDefault="0036781B" w:rsidP="001C72C5">
            <w:pPr>
              <w:spacing w:line="276" w:lineRule="auto"/>
              <w:ind w:firstLine="0"/>
              <w:rPr>
                <w:rFonts w:ascii="Times New Roman" w:eastAsia="Times New Roman" w:hAnsi="Times New Roman" w:cs="Times New Roman"/>
              </w:rPr>
            </w:pPr>
            <w:r w:rsidRPr="00CA76C0">
              <w:rPr>
                <w:rFonts w:ascii="Times New Roman" w:eastAsia="Times New Roman" w:hAnsi="Times New Roman" w:cs="Times New Roman"/>
              </w:rPr>
              <w:t>Thấp</w:t>
            </w:r>
          </w:p>
        </w:tc>
        <w:tc>
          <w:tcPr>
            <w:tcW w:w="1314" w:type="dxa"/>
            <w:vAlign w:val="center"/>
          </w:tcPr>
          <w:p w14:paraId="602CFC76" w14:textId="317982E6" w:rsidR="00B66CEC" w:rsidRPr="00CA76C0" w:rsidRDefault="0036781B" w:rsidP="001C72C5">
            <w:pPr>
              <w:spacing w:line="276" w:lineRule="auto"/>
              <w:ind w:firstLine="0"/>
              <w:rPr>
                <w:rFonts w:ascii="Times New Roman" w:eastAsia="Times New Roman" w:hAnsi="Times New Roman" w:cs="Times New Roman"/>
              </w:rPr>
            </w:pPr>
            <w:r w:rsidRPr="00CA76C0">
              <w:rPr>
                <w:rFonts w:ascii="Times New Roman" w:eastAsia="Times New Roman" w:hAnsi="Times New Roman" w:cs="Times New Roman"/>
              </w:rPr>
              <w:t>Thấp</w:t>
            </w:r>
          </w:p>
        </w:tc>
        <w:tc>
          <w:tcPr>
            <w:tcW w:w="2622" w:type="dxa"/>
            <w:vAlign w:val="center"/>
          </w:tcPr>
          <w:p w14:paraId="38DE18C1" w14:textId="6034D5C5" w:rsidR="00B66CEC" w:rsidRPr="00CA76C0" w:rsidRDefault="0036781B" w:rsidP="001C72C5">
            <w:pPr>
              <w:spacing w:line="276" w:lineRule="auto"/>
              <w:ind w:firstLine="0"/>
              <w:rPr>
                <w:rFonts w:ascii="Times New Roman" w:eastAsia="Times New Roman" w:hAnsi="Times New Roman" w:cs="Times New Roman"/>
              </w:rPr>
            </w:pPr>
            <w:r w:rsidRPr="00CA76C0">
              <w:rPr>
                <w:rFonts w:ascii="Times New Roman" w:eastAsia="Times New Roman" w:hAnsi="Times New Roman" w:cs="Times New Roman"/>
              </w:rPr>
              <w:t>Không tương thích với các thiết bị</w:t>
            </w:r>
          </w:p>
        </w:tc>
        <w:tc>
          <w:tcPr>
            <w:tcW w:w="3537" w:type="dxa"/>
          </w:tcPr>
          <w:p w14:paraId="68B26581" w14:textId="77777777" w:rsidR="0036781B" w:rsidRPr="00CA76C0" w:rsidRDefault="0036781B" w:rsidP="0036781B">
            <w:pPr>
              <w:spacing w:line="276" w:lineRule="auto"/>
              <w:ind w:firstLine="0"/>
              <w:rPr>
                <w:rFonts w:ascii="Times New Roman" w:eastAsia="Times New Roman" w:hAnsi="Times New Roman" w:cs="Times New Roman"/>
              </w:rPr>
            </w:pPr>
            <w:r w:rsidRPr="00CA76C0">
              <w:rPr>
                <w:rFonts w:ascii="Times New Roman" w:eastAsia="Times New Roman" w:hAnsi="Times New Roman" w:cs="Times New Roman"/>
              </w:rPr>
              <w:t>Có thể do thiết bị đã quá lỗi thời về cấu hình phần cứng lẫn phần mềm</w:t>
            </w:r>
          </w:p>
          <w:p w14:paraId="3B686E71" w14:textId="1EECE5D9" w:rsidR="00B66CEC" w:rsidRPr="00CA76C0" w:rsidRDefault="0036781B" w:rsidP="0036781B">
            <w:pPr>
              <w:spacing w:line="276" w:lineRule="auto"/>
              <w:ind w:firstLine="0"/>
              <w:rPr>
                <w:rFonts w:ascii="Times New Roman" w:eastAsia="Times New Roman" w:hAnsi="Times New Roman" w:cs="Times New Roman"/>
              </w:rPr>
            </w:pPr>
            <w:r w:rsidRPr="00CA76C0">
              <w:rPr>
                <w:rFonts w:ascii="Times New Roman" w:eastAsia="Times New Roman" w:hAnsi="Times New Roman" w:cs="Times New Roman"/>
              </w:rPr>
              <w:t>Yêu cầu khách hàng thay đổi thiết bị để thực thi phần mềm</w:t>
            </w:r>
          </w:p>
        </w:tc>
      </w:tr>
      <w:tr w:rsidR="00B66CEC" w:rsidRPr="00CA76C0" w14:paraId="54B3FB57" w14:textId="77777777">
        <w:tc>
          <w:tcPr>
            <w:tcW w:w="841" w:type="dxa"/>
            <w:vAlign w:val="center"/>
          </w:tcPr>
          <w:p w14:paraId="31F8F616" w14:textId="77777777" w:rsidR="00B66CEC" w:rsidRPr="00CA76C0" w:rsidRDefault="00853152">
            <w:pPr>
              <w:spacing w:line="276" w:lineRule="auto"/>
              <w:jc w:val="center"/>
              <w:rPr>
                <w:rFonts w:ascii="Times New Roman" w:eastAsia="Times New Roman" w:hAnsi="Times New Roman" w:cs="Times New Roman"/>
              </w:rPr>
            </w:pPr>
            <w:r w:rsidRPr="00CA76C0">
              <w:rPr>
                <w:rFonts w:ascii="Times New Roman" w:eastAsia="Times New Roman" w:hAnsi="Times New Roman" w:cs="Times New Roman"/>
              </w:rPr>
              <w:t>M7</w:t>
            </w:r>
          </w:p>
        </w:tc>
        <w:tc>
          <w:tcPr>
            <w:tcW w:w="1314" w:type="dxa"/>
            <w:vAlign w:val="center"/>
          </w:tcPr>
          <w:p w14:paraId="37057765" w14:textId="511D9B0F" w:rsidR="00B66CEC" w:rsidRPr="00CA76C0" w:rsidRDefault="0036781B" w:rsidP="001C72C5">
            <w:pPr>
              <w:spacing w:line="276" w:lineRule="auto"/>
              <w:ind w:firstLine="0"/>
              <w:rPr>
                <w:rFonts w:ascii="Times New Roman" w:eastAsia="Times New Roman" w:hAnsi="Times New Roman" w:cs="Times New Roman"/>
              </w:rPr>
            </w:pPr>
            <w:r w:rsidRPr="00CA76C0">
              <w:rPr>
                <w:rFonts w:ascii="Times New Roman" w:eastAsia="Times New Roman" w:hAnsi="Times New Roman" w:cs="Times New Roman"/>
              </w:rPr>
              <w:t>Cao</w:t>
            </w:r>
          </w:p>
        </w:tc>
        <w:tc>
          <w:tcPr>
            <w:tcW w:w="1314" w:type="dxa"/>
            <w:vAlign w:val="center"/>
          </w:tcPr>
          <w:p w14:paraId="67C22984" w14:textId="4088CC51" w:rsidR="00B66CEC" w:rsidRPr="00CA76C0" w:rsidRDefault="0036781B" w:rsidP="00C81491">
            <w:pPr>
              <w:spacing w:line="276" w:lineRule="auto"/>
              <w:ind w:firstLine="0"/>
              <w:rPr>
                <w:rFonts w:ascii="Times New Roman" w:eastAsia="Times New Roman" w:hAnsi="Times New Roman" w:cs="Times New Roman"/>
              </w:rPr>
            </w:pPr>
            <w:r w:rsidRPr="00CA76C0">
              <w:rPr>
                <w:rFonts w:ascii="Times New Roman" w:eastAsia="Times New Roman" w:hAnsi="Times New Roman" w:cs="Times New Roman"/>
              </w:rPr>
              <w:t>Trung bình</w:t>
            </w:r>
          </w:p>
        </w:tc>
        <w:tc>
          <w:tcPr>
            <w:tcW w:w="2622" w:type="dxa"/>
            <w:vAlign w:val="center"/>
          </w:tcPr>
          <w:p w14:paraId="1EBFA644" w14:textId="4F80F370" w:rsidR="00B66CEC" w:rsidRPr="00CA76C0" w:rsidRDefault="0036781B" w:rsidP="00B344F4">
            <w:pPr>
              <w:spacing w:line="276" w:lineRule="auto"/>
              <w:ind w:firstLine="0"/>
              <w:rPr>
                <w:rFonts w:ascii="Times New Roman" w:eastAsia="Times New Roman" w:hAnsi="Times New Roman" w:cs="Times New Roman"/>
              </w:rPr>
            </w:pPr>
            <w:r w:rsidRPr="00CA76C0">
              <w:rPr>
                <w:rFonts w:ascii="Times New Roman" w:eastAsia="Times New Roman" w:hAnsi="Times New Roman" w:cs="Times New Roman"/>
              </w:rPr>
              <w:t>Ước lượng chi phí sai</w:t>
            </w:r>
          </w:p>
        </w:tc>
        <w:tc>
          <w:tcPr>
            <w:tcW w:w="3537" w:type="dxa"/>
          </w:tcPr>
          <w:p w14:paraId="2B41FD21" w14:textId="77777777" w:rsidR="0036781B" w:rsidRPr="00CA76C0" w:rsidRDefault="0036781B" w:rsidP="0036781B">
            <w:pPr>
              <w:spacing w:line="276" w:lineRule="auto"/>
              <w:ind w:firstLine="0"/>
              <w:rPr>
                <w:rFonts w:ascii="Times New Roman" w:eastAsia="Times New Roman" w:hAnsi="Times New Roman" w:cs="Times New Roman"/>
              </w:rPr>
            </w:pPr>
            <w:r w:rsidRPr="00CA76C0">
              <w:rPr>
                <w:rFonts w:ascii="Times New Roman" w:eastAsia="Times New Roman" w:hAnsi="Times New Roman" w:cs="Times New Roman"/>
              </w:rPr>
              <w:t>Kiểm tra lại toàn bộ các khoản chi</w:t>
            </w:r>
          </w:p>
          <w:p w14:paraId="395A351A" w14:textId="1D989C67" w:rsidR="00B66CEC" w:rsidRPr="00CA76C0" w:rsidRDefault="0036781B" w:rsidP="0036781B">
            <w:pPr>
              <w:spacing w:line="276" w:lineRule="auto"/>
              <w:ind w:firstLine="0"/>
              <w:rPr>
                <w:rFonts w:ascii="Times New Roman" w:eastAsia="Times New Roman" w:hAnsi="Times New Roman" w:cs="Times New Roman"/>
              </w:rPr>
            </w:pPr>
            <w:r w:rsidRPr="00CA76C0">
              <w:rPr>
                <w:rFonts w:ascii="Times New Roman" w:eastAsia="Times New Roman" w:hAnsi="Times New Roman" w:cs="Times New Roman"/>
              </w:rPr>
              <w:t>Đánh giá mức độ hoàn thành công việc, cũng như mức độ làm việc của từng cá nhân</w:t>
            </w:r>
          </w:p>
        </w:tc>
      </w:tr>
    </w:tbl>
    <w:p w14:paraId="579F769D" w14:textId="02F9E5E2" w:rsidR="00B66CEC" w:rsidRPr="00562B70" w:rsidRDefault="008B2611" w:rsidP="00562B70">
      <w:pPr>
        <w:ind w:firstLine="0"/>
        <w:jc w:val="center"/>
        <w:rPr>
          <w:rFonts w:ascii="Times New Roman" w:eastAsia="Times New Roman" w:hAnsi="Times New Roman" w:cs="Times New Roman"/>
          <w:i/>
          <w:iCs/>
          <w:sz w:val="24"/>
          <w:szCs w:val="24"/>
        </w:rPr>
      </w:pPr>
      <w:r w:rsidRPr="00562B70">
        <w:rPr>
          <w:rFonts w:ascii="Times New Roman" w:eastAsia="Times New Roman" w:hAnsi="Times New Roman" w:cs="Times New Roman"/>
          <w:i/>
          <w:iCs/>
          <w:sz w:val="24"/>
          <w:szCs w:val="24"/>
        </w:rPr>
        <w:t xml:space="preserve">Bảng 2.8.1. </w:t>
      </w:r>
      <w:r w:rsidR="00562B70" w:rsidRPr="00562B70">
        <w:rPr>
          <w:rFonts w:ascii="Times New Roman" w:eastAsia="Times New Roman" w:hAnsi="Times New Roman" w:cs="Times New Roman"/>
          <w:i/>
          <w:iCs/>
          <w:sz w:val="24"/>
          <w:szCs w:val="24"/>
        </w:rPr>
        <w:t>Ước lượng rủi ro và khắc phục</w:t>
      </w:r>
    </w:p>
    <w:p w14:paraId="1B9644B9" w14:textId="77777777" w:rsidR="00B66CEC" w:rsidRPr="00CA76C0" w:rsidRDefault="00853152">
      <w:pPr>
        <w:ind w:firstLine="0"/>
        <w:rPr>
          <w:rFonts w:ascii="Times New Roman" w:eastAsia="Times New Roman" w:hAnsi="Times New Roman" w:cs="Times New Roman"/>
          <w:i/>
        </w:rPr>
      </w:pPr>
      <w:r w:rsidRPr="00CA76C0">
        <w:rPr>
          <w:rFonts w:ascii="Times New Roman" w:eastAsia="Times New Roman" w:hAnsi="Times New Roman" w:cs="Times New Roman"/>
          <w:i/>
        </w:rPr>
        <w:t>Ma trận tác động / xác suất có thể xảy ra:</w:t>
      </w:r>
    </w:p>
    <w:p w14:paraId="6ED71EF5" w14:textId="77777777" w:rsidR="00B66CEC" w:rsidRPr="00CA76C0" w:rsidRDefault="00B66CEC">
      <w:pPr>
        <w:ind w:firstLine="0"/>
        <w:rPr>
          <w:rFonts w:ascii="Times New Roman" w:hAnsi="Times New Roman" w:cs="Times New Roman"/>
        </w:rPr>
      </w:pPr>
    </w:p>
    <w:tbl>
      <w:tblPr>
        <w:tblW w:w="9225" w:type="dxa"/>
        <w:tblBorders>
          <w:top w:val="nil"/>
          <w:left w:val="nil"/>
          <w:bottom w:val="nil"/>
          <w:right w:val="nil"/>
          <w:insideH w:val="nil"/>
          <w:insideV w:val="nil"/>
        </w:tblBorders>
        <w:tblLayout w:type="fixed"/>
        <w:tblCellMar>
          <w:top w:w="100" w:type="dxa"/>
          <w:left w:w="115" w:type="dxa"/>
          <w:bottom w:w="100" w:type="dxa"/>
          <w:right w:w="115" w:type="dxa"/>
        </w:tblCellMar>
        <w:tblLook w:val="0600" w:firstRow="0" w:lastRow="0" w:firstColumn="0" w:lastColumn="0" w:noHBand="1" w:noVBand="1"/>
      </w:tblPr>
      <w:tblGrid>
        <w:gridCol w:w="1305"/>
        <w:gridCol w:w="1485"/>
        <w:gridCol w:w="2040"/>
        <w:gridCol w:w="2265"/>
        <w:gridCol w:w="2130"/>
      </w:tblGrid>
      <w:tr w:rsidR="00B66CEC" w:rsidRPr="00CA76C0" w14:paraId="6A4E4239" w14:textId="77777777">
        <w:trPr>
          <w:trHeight w:val="500"/>
        </w:trPr>
        <w:tc>
          <w:tcPr>
            <w:tcW w:w="13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DCB8E38" w14:textId="77777777" w:rsidR="00B66CEC" w:rsidRPr="00CA76C0" w:rsidRDefault="00853152">
            <w:pPr>
              <w:spacing w:before="240" w:line="276" w:lineRule="auto"/>
              <w:rPr>
                <w:rFonts w:ascii="Times New Roman" w:eastAsia="Times New Roman" w:hAnsi="Times New Roman" w:cs="Times New Roman"/>
                <w:b/>
              </w:rPr>
            </w:pPr>
            <w:r w:rsidRPr="00CA76C0">
              <w:rPr>
                <w:rFonts w:ascii="Times New Roman" w:eastAsia="Times New Roman" w:hAnsi="Times New Roman" w:cs="Times New Roman"/>
                <w:b/>
              </w:rPr>
              <w:t xml:space="preserve"> </w:t>
            </w:r>
          </w:p>
        </w:tc>
        <w:tc>
          <w:tcPr>
            <w:tcW w:w="7920" w:type="dxa"/>
            <w:gridSpan w:val="4"/>
            <w:tcBorders>
              <w:top w:val="single" w:sz="8" w:space="0" w:color="000000"/>
              <w:left w:val="nil"/>
              <w:bottom w:val="single" w:sz="8" w:space="0" w:color="000000"/>
              <w:right w:val="single" w:sz="8" w:space="0" w:color="000000"/>
            </w:tcBorders>
            <w:shd w:val="clear" w:color="auto" w:fill="CCCCCC"/>
            <w:tcMar>
              <w:top w:w="100" w:type="dxa"/>
              <w:left w:w="100" w:type="dxa"/>
              <w:bottom w:w="100" w:type="dxa"/>
              <w:right w:w="100" w:type="dxa"/>
            </w:tcMar>
          </w:tcPr>
          <w:p w14:paraId="151BE5DE" w14:textId="77777777" w:rsidR="00B66CEC" w:rsidRPr="00CA76C0" w:rsidRDefault="00853152">
            <w:pPr>
              <w:spacing w:before="240" w:line="276" w:lineRule="auto"/>
              <w:jc w:val="center"/>
              <w:rPr>
                <w:rFonts w:ascii="Times New Roman" w:eastAsia="Times New Roman" w:hAnsi="Times New Roman" w:cs="Times New Roman"/>
                <w:b/>
              </w:rPr>
            </w:pPr>
            <w:r w:rsidRPr="00CA76C0">
              <w:rPr>
                <w:rFonts w:ascii="Times New Roman" w:eastAsia="Times New Roman" w:hAnsi="Times New Roman" w:cs="Times New Roman"/>
                <w:b/>
              </w:rPr>
              <w:t>Xác suất xảy ra</w:t>
            </w:r>
          </w:p>
        </w:tc>
      </w:tr>
      <w:tr w:rsidR="00B66CEC" w:rsidRPr="00CA76C0" w14:paraId="7CA6801C" w14:textId="77777777" w:rsidTr="002721E6">
        <w:trPr>
          <w:trHeight w:val="500"/>
        </w:trPr>
        <w:tc>
          <w:tcPr>
            <w:tcW w:w="1305" w:type="dxa"/>
            <w:vMerge w:val="restart"/>
            <w:tcBorders>
              <w:top w:val="nil"/>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vAlign w:val="center"/>
          </w:tcPr>
          <w:p w14:paraId="574F76F9" w14:textId="77777777" w:rsidR="00B66CEC" w:rsidRPr="00CA76C0" w:rsidRDefault="00853152" w:rsidP="002721E6">
            <w:pPr>
              <w:spacing w:before="240" w:line="276" w:lineRule="auto"/>
              <w:ind w:firstLine="0"/>
              <w:jc w:val="center"/>
              <w:rPr>
                <w:rFonts w:ascii="Times New Roman" w:eastAsia="Times New Roman" w:hAnsi="Times New Roman" w:cs="Times New Roman"/>
                <w:b/>
              </w:rPr>
            </w:pPr>
            <w:r w:rsidRPr="00CA76C0">
              <w:rPr>
                <w:rFonts w:ascii="Times New Roman" w:eastAsia="Times New Roman" w:hAnsi="Times New Roman" w:cs="Times New Roman"/>
                <w:b/>
              </w:rPr>
              <w:t>Mức độ tác động</w:t>
            </w:r>
          </w:p>
        </w:tc>
        <w:tc>
          <w:tcPr>
            <w:tcW w:w="148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E940860" w14:textId="77777777" w:rsidR="00B66CEC" w:rsidRPr="00CA76C0" w:rsidRDefault="00853152">
            <w:pPr>
              <w:spacing w:before="240" w:line="276" w:lineRule="auto"/>
              <w:rPr>
                <w:rFonts w:ascii="Times New Roman" w:eastAsia="Times New Roman" w:hAnsi="Times New Roman" w:cs="Times New Roman"/>
                <w:b/>
              </w:rPr>
            </w:pPr>
            <w:r w:rsidRPr="00CA76C0">
              <w:rPr>
                <w:rFonts w:ascii="Times New Roman" w:eastAsia="Times New Roman" w:hAnsi="Times New Roman" w:cs="Times New Roman"/>
                <w:b/>
              </w:rPr>
              <w:t xml:space="preserve"> </w:t>
            </w:r>
          </w:p>
        </w:tc>
        <w:tc>
          <w:tcPr>
            <w:tcW w:w="204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011FD27" w14:textId="77777777" w:rsidR="00B66CEC" w:rsidRPr="00CA76C0" w:rsidRDefault="00853152">
            <w:pPr>
              <w:spacing w:before="240" w:line="276" w:lineRule="auto"/>
              <w:rPr>
                <w:rFonts w:ascii="Times New Roman" w:eastAsia="Times New Roman" w:hAnsi="Times New Roman" w:cs="Times New Roman"/>
                <w:b/>
              </w:rPr>
            </w:pPr>
            <w:r w:rsidRPr="00CA76C0">
              <w:rPr>
                <w:rFonts w:ascii="Times New Roman" w:eastAsia="Times New Roman" w:hAnsi="Times New Roman" w:cs="Times New Roman"/>
                <w:b/>
              </w:rPr>
              <w:t>Thấp</w:t>
            </w:r>
          </w:p>
        </w:tc>
        <w:tc>
          <w:tcPr>
            <w:tcW w:w="226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D299670" w14:textId="77777777" w:rsidR="00B66CEC" w:rsidRPr="00CA76C0" w:rsidRDefault="00853152" w:rsidP="00041992">
            <w:pPr>
              <w:spacing w:before="240" w:line="276" w:lineRule="auto"/>
              <w:ind w:firstLine="0"/>
              <w:jc w:val="center"/>
              <w:rPr>
                <w:rFonts w:ascii="Times New Roman" w:eastAsia="Times New Roman" w:hAnsi="Times New Roman" w:cs="Times New Roman"/>
                <w:b/>
              </w:rPr>
            </w:pPr>
            <w:r w:rsidRPr="00CA76C0">
              <w:rPr>
                <w:rFonts w:ascii="Times New Roman" w:eastAsia="Times New Roman" w:hAnsi="Times New Roman" w:cs="Times New Roman"/>
                <w:b/>
              </w:rPr>
              <w:t>Trung bình</w:t>
            </w:r>
          </w:p>
        </w:tc>
        <w:tc>
          <w:tcPr>
            <w:tcW w:w="213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F7D1549" w14:textId="77777777" w:rsidR="00B66CEC" w:rsidRPr="00CA76C0" w:rsidRDefault="00853152">
            <w:pPr>
              <w:spacing w:before="240" w:line="276" w:lineRule="auto"/>
              <w:rPr>
                <w:rFonts w:ascii="Times New Roman" w:eastAsia="Times New Roman" w:hAnsi="Times New Roman" w:cs="Times New Roman"/>
                <w:b/>
              </w:rPr>
            </w:pPr>
            <w:r w:rsidRPr="00CA76C0">
              <w:rPr>
                <w:rFonts w:ascii="Times New Roman" w:eastAsia="Times New Roman" w:hAnsi="Times New Roman" w:cs="Times New Roman"/>
                <w:b/>
              </w:rPr>
              <w:t>Cao</w:t>
            </w:r>
          </w:p>
        </w:tc>
      </w:tr>
      <w:tr w:rsidR="00B66CEC" w:rsidRPr="00CA76C0" w14:paraId="5A2F0662" w14:textId="77777777">
        <w:trPr>
          <w:trHeight w:val="500"/>
        </w:trPr>
        <w:tc>
          <w:tcPr>
            <w:tcW w:w="1305" w:type="dxa"/>
            <w:vMerge/>
            <w:tcBorders>
              <w:top w:val="nil"/>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1A8DB646" w14:textId="77777777" w:rsidR="00B66CEC" w:rsidRPr="00CA76C0" w:rsidRDefault="00B66CEC">
            <w:pPr>
              <w:widowControl w:val="0"/>
              <w:pBdr>
                <w:top w:val="nil"/>
                <w:left w:val="nil"/>
                <w:bottom w:val="nil"/>
                <w:right w:val="nil"/>
                <w:between w:val="nil"/>
              </w:pBdr>
              <w:spacing w:line="276" w:lineRule="auto"/>
              <w:rPr>
                <w:rFonts w:ascii="Times New Roman" w:eastAsia="Times New Roman" w:hAnsi="Times New Roman" w:cs="Times New Roman"/>
                <w:b/>
              </w:rPr>
            </w:pPr>
          </w:p>
        </w:tc>
        <w:tc>
          <w:tcPr>
            <w:tcW w:w="148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99657E6" w14:textId="77777777" w:rsidR="00B66CEC" w:rsidRPr="00CA76C0" w:rsidRDefault="00853152" w:rsidP="00B344F4">
            <w:pPr>
              <w:spacing w:before="240" w:line="276" w:lineRule="auto"/>
              <w:ind w:firstLine="0"/>
              <w:rPr>
                <w:rFonts w:ascii="Times New Roman" w:eastAsia="Times New Roman" w:hAnsi="Times New Roman" w:cs="Times New Roman"/>
                <w:b/>
              </w:rPr>
            </w:pPr>
            <w:r w:rsidRPr="00CA76C0">
              <w:rPr>
                <w:rFonts w:ascii="Times New Roman" w:eastAsia="Times New Roman" w:hAnsi="Times New Roman" w:cs="Times New Roman"/>
                <w:b/>
              </w:rPr>
              <w:t>Thấp</w:t>
            </w:r>
          </w:p>
        </w:tc>
        <w:tc>
          <w:tcPr>
            <w:tcW w:w="204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7B6DC70" w14:textId="0F667361" w:rsidR="00B66CEC" w:rsidRPr="00CA76C0" w:rsidRDefault="009D6B50" w:rsidP="009D6B50">
            <w:pPr>
              <w:spacing w:before="240" w:line="276" w:lineRule="auto"/>
              <w:ind w:firstLine="0"/>
              <w:jc w:val="center"/>
              <w:rPr>
                <w:rFonts w:ascii="Times New Roman" w:eastAsia="Times New Roman" w:hAnsi="Times New Roman" w:cs="Times New Roman"/>
              </w:rPr>
            </w:pPr>
            <w:r>
              <w:rPr>
                <w:rFonts w:ascii="Times New Roman" w:eastAsia="Times New Roman" w:hAnsi="Times New Roman" w:cs="Times New Roman"/>
              </w:rPr>
              <w:t>6</w:t>
            </w:r>
          </w:p>
        </w:tc>
        <w:tc>
          <w:tcPr>
            <w:tcW w:w="226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D336BE9" w14:textId="643FB71F" w:rsidR="00B66CEC" w:rsidRPr="00CA76C0" w:rsidRDefault="001A13D7" w:rsidP="001A13D7">
            <w:pPr>
              <w:spacing w:before="240" w:line="276" w:lineRule="auto"/>
              <w:ind w:firstLine="0"/>
              <w:jc w:val="center"/>
              <w:rPr>
                <w:rFonts w:ascii="Times New Roman" w:eastAsia="Times New Roman" w:hAnsi="Times New Roman" w:cs="Times New Roman"/>
              </w:rPr>
            </w:pPr>
            <w:r>
              <w:rPr>
                <w:rFonts w:ascii="Times New Roman" w:eastAsia="Times New Roman" w:hAnsi="Times New Roman" w:cs="Times New Roman"/>
              </w:rPr>
              <w:t>5</w:t>
            </w:r>
          </w:p>
        </w:tc>
        <w:tc>
          <w:tcPr>
            <w:tcW w:w="213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8BF9E77" w14:textId="77777777" w:rsidR="00B66CEC" w:rsidRPr="00CA76C0" w:rsidRDefault="00B66CEC" w:rsidP="00467292">
            <w:pPr>
              <w:spacing w:before="240" w:line="276" w:lineRule="auto"/>
              <w:ind w:firstLine="0"/>
              <w:rPr>
                <w:rFonts w:ascii="Times New Roman" w:eastAsia="Times New Roman" w:hAnsi="Times New Roman" w:cs="Times New Roman"/>
              </w:rPr>
            </w:pPr>
          </w:p>
        </w:tc>
      </w:tr>
      <w:tr w:rsidR="00B66CEC" w:rsidRPr="00CA76C0" w14:paraId="4A0198E1" w14:textId="77777777">
        <w:trPr>
          <w:trHeight w:val="500"/>
        </w:trPr>
        <w:tc>
          <w:tcPr>
            <w:tcW w:w="1305" w:type="dxa"/>
            <w:vMerge/>
            <w:tcBorders>
              <w:top w:val="nil"/>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5914BE8F" w14:textId="77777777" w:rsidR="00B66CEC" w:rsidRPr="00CA76C0" w:rsidRDefault="00B66CEC">
            <w:pPr>
              <w:widowControl w:val="0"/>
              <w:pBdr>
                <w:top w:val="nil"/>
                <w:left w:val="nil"/>
                <w:bottom w:val="nil"/>
                <w:right w:val="nil"/>
                <w:between w:val="nil"/>
              </w:pBdr>
              <w:spacing w:line="276" w:lineRule="auto"/>
              <w:rPr>
                <w:rFonts w:ascii="Times New Roman" w:eastAsia="Times New Roman" w:hAnsi="Times New Roman" w:cs="Times New Roman"/>
              </w:rPr>
            </w:pPr>
          </w:p>
        </w:tc>
        <w:tc>
          <w:tcPr>
            <w:tcW w:w="148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BDF4F71" w14:textId="77777777" w:rsidR="00B66CEC" w:rsidRPr="00CA76C0" w:rsidRDefault="00853152" w:rsidP="00DE51C7">
            <w:pPr>
              <w:spacing w:before="240" w:line="276" w:lineRule="auto"/>
              <w:ind w:firstLine="0"/>
              <w:rPr>
                <w:rFonts w:ascii="Times New Roman" w:eastAsia="Times New Roman" w:hAnsi="Times New Roman" w:cs="Times New Roman"/>
                <w:b/>
              </w:rPr>
            </w:pPr>
            <w:r w:rsidRPr="00CA76C0">
              <w:rPr>
                <w:rFonts w:ascii="Times New Roman" w:eastAsia="Times New Roman" w:hAnsi="Times New Roman" w:cs="Times New Roman"/>
                <w:b/>
              </w:rPr>
              <w:t>Trung bình</w:t>
            </w:r>
          </w:p>
        </w:tc>
        <w:tc>
          <w:tcPr>
            <w:tcW w:w="204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0F74D36" w14:textId="43B6AA66" w:rsidR="00B66CEC" w:rsidRPr="00CA76C0" w:rsidRDefault="00B66CEC" w:rsidP="00467292">
            <w:pPr>
              <w:spacing w:before="240" w:line="276" w:lineRule="auto"/>
              <w:ind w:firstLine="0"/>
              <w:rPr>
                <w:rFonts w:ascii="Times New Roman" w:eastAsia="Times New Roman" w:hAnsi="Times New Roman" w:cs="Times New Roman"/>
              </w:rPr>
            </w:pPr>
          </w:p>
        </w:tc>
        <w:tc>
          <w:tcPr>
            <w:tcW w:w="226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A59DC11" w14:textId="5B2810DB" w:rsidR="00B66CEC" w:rsidRPr="00CA76C0" w:rsidRDefault="009D6B50" w:rsidP="009D6B50">
            <w:pPr>
              <w:spacing w:before="240" w:line="276" w:lineRule="auto"/>
              <w:ind w:firstLine="0"/>
              <w:jc w:val="center"/>
              <w:rPr>
                <w:rFonts w:ascii="Times New Roman" w:eastAsia="Times New Roman" w:hAnsi="Times New Roman" w:cs="Times New Roman"/>
              </w:rPr>
            </w:pPr>
            <w:r>
              <w:rPr>
                <w:rFonts w:ascii="Times New Roman" w:eastAsia="Times New Roman" w:hAnsi="Times New Roman" w:cs="Times New Roman"/>
              </w:rPr>
              <w:t>2</w:t>
            </w:r>
          </w:p>
        </w:tc>
        <w:tc>
          <w:tcPr>
            <w:tcW w:w="213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45C7501" w14:textId="77777777" w:rsidR="00B66CEC" w:rsidRPr="00CA76C0" w:rsidRDefault="00B66CEC">
            <w:pPr>
              <w:spacing w:before="240" w:line="276" w:lineRule="auto"/>
              <w:rPr>
                <w:rFonts w:ascii="Times New Roman" w:eastAsia="Times New Roman" w:hAnsi="Times New Roman" w:cs="Times New Roman"/>
              </w:rPr>
            </w:pPr>
          </w:p>
        </w:tc>
      </w:tr>
      <w:tr w:rsidR="00B66CEC" w:rsidRPr="00CA76C0" w14:paraId="1C96F715" w14:textId="77777777">
        <w:trPr>
          <w:trHeight w:val="500"/>
        </w:trPr>
        <w:tc>
          <w:tcPr>
            <w:tcW w:w="1305" w:type="dxa"/>
            <w:vMerge/>
            <w:tcBorders>
              <w:top w:val="nil"/>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3A52D0B2" w14:textId="77777777" w:rsidR="00B66CEC" w:rsidRPr="00CA76C0" w:rsidRDefault="00B66CEC">
            <w:pPr>
              <w:widowControl w:val="0"/>
              <w:pBdr>
                <w:top w:val="nil"/>
                <w:left w:val="nil"/>
                <w:bottom w:val="nil"/>
                <w:right w:val="nil"/>
                <w:between w:val="nil"/>
              </w:pBdr>
              <w:spacing w:line="276" w:lineRule="auto"/>
              <w:rPr>
                <w:rFonts w:ascii="Times New Roman" w:eastAsia="Times New Roman" w:hAnsi="Times New Roman" w:cs="Times New Roman"/>
              </w:rPr>
            </w:pPr>
          </w:p>
        </w:tc>
        <w:tc>
          <w:tcPr>
            <w:tcW w:w="148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61D1828" w14:textId="77777777" w:rsidR="00B66CEC" w:rsidRPr="00CA76C0" w:rsidRDefault="00853152" w:rsidP="00DE51C7">
            <w:pPr>
              <w:spacing w:before="240" w:line="276" w:lineRule="auto"/>
              <w:ind w:firstLine="0"/>
              <w:rPr>
                <w:rFonts w:ascii="Times New Roman" w:eastAsia="Times New Roman" w:hAnsi="Times New Roman" w:cs="Times New Roman"/>
                <w:b/>
              </w:rPr>
            </w:pPr>
            <w:r w:rsidRPr="00CA76C0">
              <w:rPr>
                <w:rFonts w:ascii="Times New Roman" w:eastAsia="Times New Roman" w:hAnsi="Times New Roman" w:cs="Times New Roman"/>
                <w:b/>
              </w:rPr>
              <w:t>Cao</w:t>
            </w:r>
          </w:p>
        </w:tc>
        <w:tc>
          <w:tcPr>
            <w:tcW w:w="204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53461B0" w14:textId="77777777" w:rsidR="00B66CEC" w:rsidRPr="00CA76C0" w:rsidRDefault="00B66CEC" w:rsidP="00467292">
            <w:pPr>
              <w:spacing w:before="240" w:line="276" w:lineRule="auto"/>
              <w:ind w:firstLine="0"/>
              <w:rPr>
                <w:rFonts w:ascii="Times New Roman" w:eastAsia="Times New Roman" w:hAnsi="Times New Roman" w:cs="Times New Roman"/>
              </w:rPr>
            </w:pPr>
          </w:p>
        </w:tc>
        <w:tc>
          <w:tcPr>
            <w:tcW w:w="226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5948EC0" w14:textId="568B8172" w:rsidR="00B66CEC" w:rsidRPr="00CA76C0" w:rsidRDefault="00467292" w:rsidP="00467292">
            <w:pPr>
              <w:spacing w:before="240" w:line="276" w:lineRule="auto"/>
              <w:ind w:firstLine="0"/>
              <w:jc w:val="center"/>
              <w:rPr>
                <w:rFonts w:ascii="Times New Roman" w:eastAsia="Times New Roman" w:hAnsi="Times New Roman" w:cs="Times New Roman"/>
              </w:rPr>
            </w:pPr>
            <w:r>
              <w:rPr>
                <w:rFonts w:ascii="Times New Roman" w:eastAsia="Times New Roman" w:hAnsi="Times New Roman" w:cs="Times New Roman"/>
              </w:rPr>
              <w:t>4</w:t>
            </w:r>
            <w:r w:rsidR="001A13D7">
              <w:rPr>
                <w:rFonts w:ascii="Times New Roman" w:eastAsia="Times New Roman" w:hAnsi="Times New Roman" w:cs="Times New Roman"/>
              </w:rPr>
              <w:t>,7</w:t>
            </w:r>
          </w:p>
        </w:tc>
        <w:tc>
          <w:tcPr>
            <w:tcW w:w="213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F3558A7" w14:textId="7582264B" w:rsidR="00B66CEC" w:rsidRPr="00CA76C0" w:rsidRDefault="009D6B50" w:rsidP="009D6B50">
            <w:pPr>
              <w:spacing w:before="240" w:line="276" w:lineRule="auto"/>
              <w:ind w:firstLine="0"/>
              <w:jc w:val="center"/>
              <w:rPr>
                <w:rFonts w:ascii="Times New Roman" w:eastAsia="Times New Roman" w:hAnsi="Times New Roman" w:cs="Times New Roman"/>
              </w:rPr>
            </w:pPr>
            <w:r>
              <w:rPr>
                <w:rFonts w:ascii="Times New Roman" w:eastAsia="Times New Roman" w:hAnsi="Times New Roman" w:cs="Times New Roman"/>
              </w:rPr>
              <w:t>1</w:t>
            </w:r>
            <w:r w:rsidR="002721E6">
              <w:rPr>
                <w:rFonts w:ascii="Times New Roman" w:eastAsia="Times New Roman" w:hAnsi="Times New Roman" w:cs="Times New Roman"/>
              </w:rPr>
              <w:t>,3</w:t>
            </w:r>
          </w:p>
        </w:tc>
      </w:tr>
    </w:tbl>
    <w:p w14:paraId="66919022" w14:textId="52D5AC5E" w:rsidR="00B66CEC" w:rsidRPr="004D7F70" w:rsidRDefault="00FA36FA" w:rsidP="004D7F70">
      <w:pPr>
        <w:ind w:firstLine="0"/>
        <w:jc w:val="center"/>
        <w:rPr>
          <w:rFonts w:ascii="Times New Roman" w:hAnsi="Times New Roman" w:cs="Times New Roman"/>
          <w:i/>
          <w:iCs/>
          <w:sz w:val="24"/>
          <w:szCs w:val="24"/>
        </w:rPr>
      </w:pPr>
      <w:r w:rsidRPr="004D7F70">
        <w:rPr>
          <w:rFonts w:ascii="Times New Roman" w:hAnsi="Times New Roman" w:cs="Times New Roman"/>
          <w:i/>
          <w:iCs/>
          <w:sz w:val="24"/>
          <w:szCs w:val="24"/>
        </w:rPr>
        <w:t xml:space="preserve">Bảng 2.8.2. </w:t>
      </w:r>
      <w:r w:rsidR="004D7F70" w:rsidRPr="004D7F70">
        <w:rPr>
          <w:rFonts w:ascii="Times New Roman" w:hAnsi="Times New Roman" w:cs="Times New Roman"/>
          <w:i/>
          <w:iCs/>
          <w:sz w:val="24"/>
          <w:szCs w:val="24"/>
        </w:rPr>
        <w:t>Ma trận tác động</w:t>
      </w:r>
    </w:p>
    <w:p w14:paraId="79534855" w14:textId="77777777" w:rsidR="00B66CEC" w:rsidRDefault="00B66CEC">
      <w:pPr>
        <w:ind w:firstLine="0"/>
      </w:pPr>
    </w:p>
    <w:p w14:paraId="0B0AD8DF" w14:textId="77777777" w:rsidR="00B66CEC" w:rsidRDefault="00853152">
      <w:pPr>
        <w:pStyle w:val="Heading2"/>
        <w:numPr>
          <w:ilvl w:val="0"/>
          <w:numId w:val="1"/>
        </w:numPr>
        <w:rPr>
          <w:rFonts w:ascii="Times New Roman" w:eastAsia="Times New Roman" w:hAnsi="Times New Roman" w:cs="Times New Roman"/>
        </w:rPr>
      </w:pPr>
      <w:bookmarkStart w:id="48" w:name="_Toc119108270"/>
      <w:r>
        <w:rPr>
          <w:rFonts w:ascii="Times New Roman" w:eastAsia="Times New Roman" w:hAnsi="Times New Roman" w:cs="Times New Roman"/>
        </w:rPr>
        <w:lastRenderedPageBreak/>
        <w:t>THỰC THI (EXCUTE).</w:t>
      </w:r>
      <w:bookmarkEnd w:id="48"/>
    </w:p>
    <w:p w14:paraId="3A2E9D62" w14:textId="77777777" w:rsidR="00B66CEC" w:rsidRDefault="00853152" w:rsidP="006F35B4">
      <w:pPr>
        <w:pStyle w:val="Heading3"/>
        <w:rPr>
          <w:rFonts w:eastAsia="Times New Roman"/>
        </w:rPr>
      </w:pPr>
      <w:bookmarkStart w:id="49" w:name="_Toc119108271"/>
      <w:r>
        <w:rPr>
          <w:rFonts w:eastAsia="Times New Roman"/>
        </w:rPr>
        <w:t>3.1. Phân bổ quy trình:</w:t>
      </w:r>
      <w:bookmarkEnd w:id="49"/>
    </w:p>
    <w:p w14:paraId="29587F30" w14:textId="77777777" w:rsidR="00B66CEC" w:rsidRDefault="00853152">
      <w:pPr>
        <w:ind w:left="720"/>
        <w:rPr>
          <w:rFonts w:ascii="Times New Roman" w:eastAsia="Times New Roman" w:hAnsi="Times New Roman" w:cs="Times New Roman"/>
        </w:rPr>
      </w:pPr>
      <w:r>
        <w:rPr>
          <w:rFonts w:ascii="Times New Roman" w:eastAsia="Times New Roman" w:hAnsi="Times New Roman" w:cs="Times New Roman"/>
        </w:rPr>
        <w:t>Dựa trên biểu đồ gantt đã nêu được quy trình công việc của dự án đã thực thi thì các quy trình đã được phân bố một cách đúng đắn:</w:t>
      </w:r>
    </w:p>
    <w:p w14:paraId="43140BF6" w14:textId="77777777" w:rsidR="00B66CEC" w:rsidRDefault="00853152">
      <w:pPr>
        <w:ind w:firstLine="0"/>
      </w:pPr>
      <w:r>
        <w:rPr>
          <w:noProof/>
        </w:rPr>
        <w:lastRenderedPageBreak/>
        <w:drawing>
          <wp:inline distT="114300" distB="114300" distL="114300" distR="114300" wp14:anchorId="31011DB5" wp14:editId="12DD71BD">
            <wp:extent cx="3838575" cy="7019925"/>
            <wp:effectExtent l="0" t="0" r="0" b="0"/>
            <wp:docPr id="6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41"/>
                    <a:srcRect/>
                    <a:stretch>
                      <a:fillRect/>
                    </a:stretch>
                  </pic:blipFill>
                  <pic:spPr>
                    <a:xfrm>
                      <a:off x="0" y="0"/>
                      <a:ext cx="3838575" cy="7019925"/>
                    </a:xfrm>
                    <a:prstGeom prst="rect">
                      <a:avLst/>
                    </a:prstGeom>
                    <a:ln/>
                  </pic:spPr>
                </pic:pic>
              </a:graphicData>
            </a:graphic>
          </wp:inline>
        </w:drawing>
      </w:r>
    </w:p>
    <w:p w14:paraId="731BA6B1" w14:textId="6688F01A" w:rsidR="00B66CEC" w:rsidRDefault="00853152">
      <w:pPr>
        <w:ind w:firstLine="0"/>
      </w:pPr>
      <w:r>
        <w:rPr>
          <w:noProof/>
        </w:rPr>
        <w:lastRenderedPageBreak/>
        <w:drawing>
          <wp:inline distT="114300" distB="114300" distL="114300" distR="114300" wp14:anchorId="54610FFD" wp14:editId="2AAF3CD2">
            <wp:extent cx="6119820" cy="5969000"/>
            <wp:effectExtent l="0" t="0" r="0" b="0"/>
            <wp:docPr id="4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6"/>
                    <a:srcRect/>
                    <a:stretch>
                      <a:fillRect/>
                    </a:stretch>
                  </pic:blipFill>
                  <pic:spPr>
                    <a:xfrm>
                      <a:off x="0" y="0"/>
                      <a:ext cx="6119820" cy="5969000"/>
                    </a:xfrm>
                    <a:prstGeom prst="rect">
                      <a:avLst/>
                    </a:prstGeom>
                    <a:ln/>
                  </pic:spPr>
                </pic:pic>
              </a:graphicData>
            </a:graphic>
          </wp:inline>
        </w:drawing>
      </w:r>
    </w:p>
    <w:p w14:paraId="2E7007CA" w14:textId="3C7B7D72" w:rsidR="00BB0A4A" w:rsidRPr="00BB0A4A" w:rsidRDefault="00BB0A4A" w:rsidP="00BB0A4A">
      <w:pPr>
        <w:ind w:firstLine="0"/>
        <w:jc w:val="center"/>
        <w:rPr>
          <w:rFonts w:ascii="Times New Roman" w:hAnsi="Times New Roman" w:cs="Times New Roman"/>
          <w:i/>
          <w:iCs/>
          <w:sz w:val="24"/>
          <w:szCs w:val="24"/>
        </w:rPr>
      </w:pPr>
      <w:r w:rsidRPr="00BB0A4A">
        <w:rPr>
          <w:rFonts w:ascii="Times New Roman" w:hAnsi="Times New Roman" w:cs="Times New Roman"/>
          <w:i/>
          <w:iCs/>
          <w:sz w:val="24"/>
          <w:szCs w:val="24"/>
        </w:rPr>
        <w:t>Hình 3.1. Minh họa phân bổ quy trình</w:t>
      </w:r>
    </w:p>
    <w:p w14:paraId="06D6DBB3" w14:textId="77777777" w:rsidR="00B66CEC" w:rsidRDefault="00853152" w:rsidP="006F35B4">
      <w:pPr>
        <w:pStyle w:val="Heading3"/>
        <w:rPr>
          <w:rFonts w:eastAsia="Times New Roman"/>
        </w:rPr>
      </w:pPr>
      <w:bookmarkStart w:id="50" w:name="_Toc119108272"/>
      <w:r>
        <w:rPr>
          <w:rFonts w:eastAsia="Times New Roman"/>
        </w:rPr>
        <w:t>3.2. Đánh giá phân công các thành viên:</w:t>
      </w:r>
      <w:bookmarkEnd w:id="50"/>
    </w:p>
    <w:p w14:paraId="7BB71E31" w14:textId="78D2C303" w:rsidR="00B66CEC" w:rsidRDefault="00853152">
      <w:pPr>
        <w:rPr>
          <w:rFonts w:ascii="Times New Roman" w:eastAsia="Times New Roman" w:hAnsi="Times New Roman" w:cs="Times New Roman"/>
        </w:rPr>
      </w:pPr>
      <w:r>
        <w:rPr>
          <w:rFonts w:ascii="Times New Roman" w:eastAsia="Times New Roman" w:hAnsi="Times New Roman" w:cs="Times New Roman"/>
        </w:rPr>
        <w:t>Dựa trên phân vai công việc và năng lực cá nhân, mỗi thành viên trong nhóm được giao cho mỗi công việc đặc thù:</w:t>
      </w:r>
    </w:p>
    <w:p w14:paraId="48903A08" w14:textId="77777777" w:rsidR="009B4A8E" w:rsidRDefault="009B4A8E">
      <w:pPr>
        <w:rPr>
          <w:rFonts w:ascii="Times New Roman" w:eastAsia="Times New Roman" w:hAnsi="Times New Roman" w:cs="Times New Roman"/>
        </w:rPr>
      </w:pPr>
    </w:p>
    <w:tbl>
      <w:tblPr>
        <w:tblW w:w="96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15" w:type="dxa"/>
          <w:bottom w:w="100" w:type="dxa"/>
          <w:right w:w="115" w:type="dxa"/>
        </w:tblCellMar>
        <w:tblLook w:val="0600" w:firstRow="0" w:lastRow="0" w:firstColumn="0" w:lastColumn="0" w:noHBand="1" w:noVBand="1"/>
      </w:tblPr>
      <w:tblGrid>
        <w:gridCol w:w="3915"/>
        <w:gridCol w:w="5685"/>
      </w:tblGrid>
      <w:tr w:rsidR="00B66CEC" w:rsidRPr="00A75E94" w14:paraId="0D7A8663" w14:textId="77777777">
        <w:tc>
          <w:tcPr>
            <w:tcW w:w="3915" w:type="dxa"/>
            <w:shd w:val="clear" w:color="auto" w:fill="CCCCCC"/>
            <w:tcMar>
              <w:top w:w="100" w:type="dxa"/>
              <w:left w:w="100" w:type="dxa"/>
              <w:bottom w:w="100" w:type="dxa"/>
              <w:right w:w="100" w:type="dxa"/>
            </w:tcMar>
          </w:tcPr>
          <w:p w14:paraId="3B0E3889" w14:textId="77777777" w:rsidR="00B66CEC" w:rsidRPr="00A75E94" w:rsidRDefault="00853152">
            <w:pPr>
              <w:widowControl w:val="0"/>
              <w:pBdr>
                <w:top w:val="nil"/>
                <w:left w:val="nil"/>
                <w:bottom w:val="nil"/>
                <w:right w:val="nil"/>
                <w:between w:val="nil"/>
              </w:pBdr>
              <w:jc w:val="center"/>
              <w:rPr>
                <w:rFonts w:ascii="Times New Roman" w:eastAsia="Times New Roman" w:hAnsi="Times New Roman" w:cs="Times New Roman"/>
                <w:b/>
              </w:rPr>
            </w:pPr>
            <w:r w:rsidRPr="00A75E94">
              <w:rPr>
                <w:rFonts w:ascii="Times New Roman" w:eastAsia="Times New Roman" w:hAnsi="Times New Roman" w:cs="Times New Roman"/>
                <w:b/>
              </w:rPr>
              <w:lastRenderedPageBreak/>
              <w:t>Công việc</w:t>
            </w:r>
          </w:p>
        </w:tc>
        <w:tc>
          <w:tcPr>
            <w:tcW w:w="5685" w:type="dxa"/>
            <w:shd w:val="clear" w:color="auto" w:fill="CCCCCC"/>
            <w:tcMar>
              <w:top w:w="100" w:type="dxa"/>
              <w:left w:w="100" w:type="dxa"/>
              <w:bottom w:w="100" w:type="dxa"/>
              <w:right w:w="100" w:type="dxa"/>
            </w:tcMar>
          </w:tcPr>
          <w:p w14:paraId="2B9BA7A1" w14:textId="77777777" w:rsidR="00B66CEC" w:rsidRPr="00A75E94" w:rsidRDefault="00853152">
            <w:pPr>
              <w:widowControl w:val="0"/>
              <w:pBdr>
                <w:top w:val="nil"/>
                <w:left w:val="nil"/>
                <w:bottom w:val="nil"/>
                <w:right w:val="nil"/>
                <w:between w:val="nil"/>
              </w:pBdr>
              <w:jc w:val="center"/>
              <w:rPr>
                <w:rFonts w:ascii="Times New Roman" w:eastAsia="Times New Roman" w:hAnsi="Times New Roman" w:cs="Times New Roman"/>
                <w:b/>
              </w:rPr>
            </w:pPr>
            <w:r w:rsidRPr="00A75E94">
              <w:rPr>
                <w:rFonts w:ascii="Times New Roman" w:eastAsia="Times New Roman" w:hAnsi="Times New Roman" w:cs="Times New Roman"/>
                <w:b/>
              </w:rPr>
              <w:t>Thành viên</w:t>
            </w:r>
          </w:p>
        </w:tc>
      </w:tr>
      <w:tr w:rsidR="00B66CEC" w:rsidRPr="00A75E94" w14:paraId="4CDAB27F" w14:textId="77777777">
        <w:tc>
          <w:tcPr>
            <w:tcW w:w="3915" w:type="dxa"/>
            <w:shd w:val="clear" w:color="auto" w:fill="auto"/>
            <w:tcMar>
              <w:top w:w="100" w:type="dxa"/>
              <w:left w:w="100" w:type="dxa"/>
              <w:bottom w:w="100" w:type="dxa"/>
              <w:right w:w="100" w:type="dxa"/>
            </w:tcMar>
          </w:tcPr>
          <w:p w14:paraId="30822E9A" w14:textId="77777777" w:rsidR="00B66CEC" w:rsidRPr="00A75E94" w:rsidRDefault="00853152">
            <w:pPr>
              <w:widowControl w:val="0"/>
              <w:rPr>
                <w:rFonts w:ascii="Times New Roman" w:eastAsia="Times New Roman" w:hAnsi="Times New Roman" w:cs="Times New Roman"/>
              </w:rPr>
            </w:pPr>
            <w:r w:rsidRPr="00A75E94">
              <w:rPr>
                <w:rFonts w:ascii="Times New Roman" w:eastAsia="Times New Roman" w:hAnsi="Times New Roman" w:cs="Times New Roman"/>
              </w:rPr>
              <w:t>Đội ngũ lập trình (A)</w:t>
            </w:r>
          </w:p>
        </w:tc>
        <w:tc>
          <w:tcPr>
            <w:tcW w:w="5685" w:type="dxa"/>
            <w:shd w:val="clear" w:color="auto" w:fill="auto"/>
            <w:tcMar>
              <w:top w:w="100" w:type="dxa"/>
              <w:left w:w="100" w:type="dxa"/>
              <w:bottom w:w="100" w:type="dxa"/>
              <w:right w:w="100" w:type="dxa"/>
            </w:tcMar>
          </w:tcPr>
          <w:p w14:paraId="0D428AFD" w14:textId="77777777" w:rsidR="00B66CEC" w:rsidRPr="00A75E94" w:rsidRDefault="00853152">
            <w:pPr>
              <w:widowControl w:val="0"/>
              <w:rPr>
                <w:rFonts w:ascii="Times New Roman" w:eastAsia="Times New Roman" w:hAnsi="Times New Roman" w:cs="Times New Roman"/>
              </w:rPr>
            </w:pPr>
            <w:r w:rsidRPr="00A75E94">
              <w:rPr>
                <w:rFonts w:ascii="Times New Roman" w:eastAsia="Times New Roman" w:hAnsi="Times New Roman" w:cs="Times New Roman"/>
              </w:rPr>
              <w:t>Nguyễn Trịnh Thành, Trịnh Hoàng Tùng</w:t>
            </w:r>
          </w:p>
        </w:tc>
      </w:tr>
      <w:tr w:rsidR="00B66CEC" w:rsidRPr="00A75E94" w14:paraId="674B6DBB" w14:textId="77777777">
        <w:tc>
          <w:tcPr>
            <w:tcW w:w="3915" w:type="dxa"/>
            <w:shd w:val="clear" w:color="auto" w:fill="auto"/>
            <w:tcMar>
              <w:top w:w="100" w:type="dxa"/>
              <w:left w:w="100" w:type="dxa"/>
              <w:bottom w:w="100" w:type="dxa"/>
              <w:right w:w="100" w:type="dxa"/>
            </w:tcMar>
          </w:tcPr>
          <w:p w14:paraId="7CFEA0E1" w14:textId="77777777" w:rsidR="00B66CEC" w:rsidRPr="00A75E94" w:rsidRDefault="00853152">
            <w:pPr>
              <w:widowControl w:val="0"/>
              <w:pBdr>
                <w:top w:val="nil"/>
                <w:left w:val="nil"/>
                <w:bottom w:val="nil"/>
                <w:right w:val="nil"/>
                <w:between w:val="nil"/>
              </w:pBdr>
              <w:rPr>
                <w:rFonts w:ascii="Times New Roman" w:eastAsia="Times New Roman" w:hAnsi="Times New Roman" w:cs="Times New Roman"/>
              </w:rPr>
            </w:pPr>
            <w:r w:rsidRPr="00A75E94">
              <w:rPr>
                <w:rFonts w:ascii="Times New Roman" w:eastAsia="Times New Roman" w:hAnsi="Times New Roman" w:cs="Times New Roman"/>
              </w:rPr>
              <w:t>Đội ngũ thiết kế (B)</w:t>
            </w:r>
          </w:p>
        </w:tc>
        <w:tc>
          <w:tcPr>
            <w:tcW w:w="5685" w:type="dxa"/>
            <w:shd w:val="clear" w:color="auto" w:fill="auto"/>
            <w:tcMar>
              <w:top w:w="100" w:type="dxa"/>
              <w:left w:w="100" w:type="dxa"/>
              <w:bottom w:w="100" w:type="dxa"/>
              <w:right w:w="100" w:type="dxa"/>
            </w:tcMar>
          </w:tcPr>
          <w:p w14:paraId="4F6EC369" w14:textId="77777777" w:rsidR="00B66CEC" w:rsidRPr="00A75E94" w:rsidRDefault="00853152">
            <w:pPr>
              <w:widowControl w:val="0"/>
              <w:pBdr>
                <w:top w:val="nil"/>
                <w:left w:val="nil"/>
                <w:bottom w:val="nil"/>
                <w:right w:val="nil"/>
                <w:between w:val="nil"/>
              </w:pBdr>
              <w:rPr>
                <w:rFonts w:ascii="Times New Roman" w:eastAsia="Times New Roman" w:hAnsi="Times New Roman" w:cs="Times New Roman"/>
              </w:rPr>
            </w:pPr>
            <w:r w:rsidRPr="00A75E94">
              <w:rPr>
                <w:rFonts w:ascii="Times New Roman" w:eastAsia="Times New Roman" w:hAnsi="Times New Roman" w:cs="Times New Roman"/>
              </w:rPr>
              <w:t>Thái Bá Dũng, Lê Đức Toàn</w:t>
            </w:r>
          </w:p>
        </w:tc>
      </w:tr>
      <w:tr w:rsidR="00B66CEC" w:rsidRPr="00A75E94" w14:paraId="0C7A5E8E" w14:textId="77777777">
        <w:tc>
          <w:tcPr>
            <w:tcW w:w="3915" w:type="dxa"/>
            <w:shd w:val="clear" w:color="auto" w:fill="auto"/>
            <w:tcMar>
              <w:top w:w="100" w:type="dxa"/>
              <w:left w:w="100" w:type="dxa"/>
              <w:bottom w:w="100" w:type="dxa"/>
              <w:right w:w="100" w:type="dxa"/>
            </w:tcMar>
          </w:tcPr>
          <w:p w14:paraId="53BD8FED" w14:textId="77777777" w:rsidR="00B66CEC" w:rsidRPr="00A75E94" w:rsidRDefault="00853152">
            <w:pPr>
              <w:widowControl w:val="0"/>
              <w:pBdr>
                <w:top w:val="nil"/>
                <w:left w:val="nil"/>
                <w:bottom w:val="nil"/>
                <w:right w:val="nil"/>
                <w:between w:val="nil"/>
              </w:pBdr>
              <w:rPr>
                <w:rFonts w:ascii="Times New Roman" w:eastAsia="Times New Roman" w:hAnsi="Times New Roman" w:cs="Times New Roman"/>
              </w:rPr>
            </w:pPr>
            <w:r w:rsidRPr="00A75E94">
              <w:rPr>
                <w:rFonts w:ascii="Times New Roman" w:eastAsia="Times New Roman" w:hAnsi="Times New Roman" w:cs="Times New Roman"/>
              </w:rPr>
              <w:t>Đội ngũ khảo sát (C)</w:t>
            </w:r>
          </w:p>
        </w:tc>
        <w:tc>
          <w:tcPr>
            <w:tcW w:w="5685" w:type="dxa"/>
            <w:shd w:val="clear" w:color="auto" w:fill="auto"/>
            <w:tcMar>
              <w:top w:w="100" w:type="dxa"/>
              <w:left w:w="100" w:type="dxa"/>
              <w:bottom w:w="100" w:type="dxa"/>
              <w:right w:w="100" w:type="dxa"/>
            </w:tcMar>
          </w:tcPr>
          <w:p w14:paraId="2A474DA4" w14:textId="77777777" w:rsidR="00B66CEC" w:rsidRPr="00A75E94" w:rsidRDefault="00853152">
            <w:pPr>
              <w:widowControl w:val="0"/>
              <w:pBdr>
                <w:top w:val="nil"/>
                <w:left w:val="nil"/>
                <w:bottom w:val="nil"/>
                <w:right w:val="nil"/>
                <w:between w:val="nil"/>
              </w:pBdr>
              <w:rPr>
                <w:rFonts w:ascii="Times New Roman" w:eastAsia="Times New Roman" w:hAnsi="Times New Roman" w:cs="Times New Roman"/>
              </w:rPr>
            </w:pPr>
            <w:r w:rsidRPr="00A75E94">
              <w:rPr>
                <w:rFonts w:ascii="Times New Roman" w:eastAsia="Times New Roman" w:hAnsi="Times New Roman" w:cs="Times New Roman"/>
              </w:rPr>
              <w:t>Lê Quốc Đạt</w:t>
            </w:r>
          </w:p>
        </w:tc>
      </w:tr>
    </w:tbl>
    <w:p w14:paraId="4D8A161F" w14:textId="77777777" w:rsidR="00B66CEC" w:rsidRDefault="00B66CEC">
      <w:pPr>
        <w:rPr>
          <w:rFonts w:ascii="Times New Roman" w:eastAsia="Times New Roman" w:hAnsi="Times New Roman" w:cs="Times New Roman"/>
        </w:rPr>
      </w:pPr>
    </w:p>
    <w:p w14:paraId="457F875E" w14:textId="77777777" w:rsidR="00B66CEC" w:rsidRDefault="00853152">
      <w:pPr>
        <w:rPr>
          <w:rFonts w:ascii="Times New Roman" w:eastAsia="Times New Roman" w:hAnsi="Times New Roman" w:cs="Times New Roman"/>
        </w:rPr>
      </w:pPr>
      <w:r>
        <w:rPr>
          <w:rFonts w:ascii="Times New Roman" w:eastAsia="Times New Roman" w:hAnsi="Times New Roman" w:cs="Times New Roman"/>
        </w:rPr>
        <w:t xml:space="preserve">Còn dưới đây là bảng đánh giá phân công dựa trên các vai trò của các thành viên trong dự án. Mức độ đánh giá mang tính khách quan dựa trên tính kỷ luật, thái độ và năng lực làm việc hợp tác với nhóm của các thành viên: </w:t>
      </w:r>
    </w:p>
    <w:p w14:paraId="625EA34F" w14:textId="77777777" w:rsidR="00B66CEC" w:rsidRDefault="00B66CEC">
      <w:pPr>
        <w:rPr>
          <w:rFonts w:ascii="Times New Roman" w:eastAsia="Times New Roman" w:hAnsi="Times New Roman" w:cs="Times New Roman"/>
        </w:rPr>
      </w:pPr>
    </w:p>
    <w:tbl>
      <w:tblPr>
        <w:tblW w:w="9638"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15" w:type="dxa"/>
          <w:bottom w:w="100" w:type="dxa"/>
          <w:right w:w="115" w:type="dxa"/>
        </w:tblCellMar>
        <w:tblLook w:val="0600" w:firstRow="0" w:lastRow="0" w:firstColumn="0" w:lastColumn="0" w:noHBand="1" w:noVBand="1"/>
      </w:tblPr>
      <w:tblGrid>
        <w:gridCol w:w="841"/>
        <w:gridCol w:w="1984"/>
        <w:gridCol w:w="1134"/>
        <w:gridCol w:w="1171"/>
        <w:gridCol w:w="1065"/>
        <w:gridCol w:w="1155"/>
        <w:gridCol w:w="1050"/>
        <w:gridCol w:w="1238"/>
      </w:tblGrid>
      <w:tr w:rsidR="00B66CEC" w:rsidRPr="00C6413F" w14:paraId="1405FABA" w14:textId="77777777" w:rsidTr="00875A45">
        <w:trPr>
          <w:jc w:val="center"/>
        </w:trPr>
        <w:tc>
          <w:tcPr>
            <w:tcW w:w="841" w:type="dxa"/>
            <w:shd w:val="clear" w:color="auto" w:fill="D0CECE" w:themeFill="background2" w:themeFillShade="E6"/>
            <w:tcMar>
              <w:top w:w="100" w:type="dxa"/>
              <w:left w:w="100" w:type="dxa"/>
              <w:bottom w:w="100" w:type="dxa"/>
              <w:right w:w="100" w:type="dxa"/>
            </w:tcMar>
            <w:vAlign w:val="center"/>
          </w:tcPr>
          <w:p w14:paraId="63ABE8E3" w14:textId="77777777" w:rsidR="00B66CEC" w:rsidRPr="00C6413F" w:rsidRDefault="00AC6DA3" w:rsidP="00AC6DA3">
            <w:pPr>
              <w:widowControl w:val="0"/>
              <w:pBdr>
                <w:top w:val="nil"/>
                <w:left w:val="nil"/>
                <w:bottom w:val="nil"/>
                <w:right w:val="nil"/>
                <w:between w:val="nil"/>
              </w:pBdr>
              <w:ind w:firstLine="0"/>
              <w:rPr>
                <w:rFonts w:ascii="Times New Roman" w:eastAsia="Times New Roman" w:hAnsi="Times New Roman" w:cs="Times New Roman"/>
                <w:b/>
              </w:rPr>
            </w:pPr>
            <w:r>
              <w:rPr>
                <w:rFonts w:ascii="Times New Roman" w:eastAsia="Times New Roman" w:hAnsi="Times New Roman" w:cs="Times New Roman"/>
                <w:b/>
              </w:rPr>
              <w:t>STT</w:t>
            </w:r>
          </w:p>
        </w:tc>
        <w:tc>
          <w:tcPr>
            <w:tcW w:w="1984" w:type="dxa"/>
            <w:shd w:val="clear" w:color="auto" w:fill="D0CECE" w:themeFill="background2" w:themeFillShade="E6"/>
            <w:tcMar>
              <w:top w:w="100" w:type="dxa"/>
              <w:left w:w="100" w:type="dxa"/>
              <w:bottom w:w="100" w:type="dxa"/>
              <w:right w:w="100" w:type="dxa"/>
            </w:tcMar>
            <w:vAlign w:val="center"/>
          </w:tcPr>
          <w:p w14:paraId="5512287A" w14:textId="77777777" w:rsidR="00B66CEC" w:rsidRPr="00C6413F" w:rsidRDefault="00AC6DA3" w:rsidP="00AC6DA3">
            <w:pPr>
              <w:widowControl w:val="0"/>
              <w:pBdr>
                <w:top w:val="nil"/>
                <w:left w:val="nil"/>
                <w:bottom w:val="nil"/>
                <w:right w:val="nil"/>
                <w:between w:val="nil"/>
              </w:pBdr>
              <w:ind w:firstLine="0"/>
              <w:rPr>
                <w:rFonts w:ascii="Times New Roman" w:eastAsia="Times New Roman" w:hAnsi="Times New Roman" w:cs="Times New Roman"/>
                <w:b/>
              </w:rPr>
            </w:pPr>
            <w:r>
              <w:rPr>
                <w:rFonts w:ascii="Times New Roman" w:eastAsia="Times New Roman" w:hAnsi="Times New Roman" w:cs="Times New Roman"/>
                <w:b/>
              </w:rPr>
              <w:t>Thành viên</w:t>
            </w:r>
          </w:p>
        </w:tc>
        <w:tc>
          <w:tcPr>
            <w:tcW w:w="1134" w:type="dxa"/>
            <w:shd w:val="clear" w:color="auto" w:fill="D0CECE" w:themeFill="background2" w:themeFillShade="E6"/>
            <w:tcMar>
              <w:top w:w="100" w:type="dxa"/>
              <w:left w:w="100" w:type="dxa"/>
              <w:bottom w:w="100" w:type="dxa"/>
              <w:right w:w="100" w:type="dxa"/>
            </w:tcMar>
            <w:vAlign w:val="center"/>
          </w:tcPr>
          <w:p w14:paraId="34A7AC42" w14:textId="77777777" w:rsidR="00B66CEC" w:rsidRPr="00C6413F" w:rsidRDefault="00AC6DA3" w:rsidP="00AC6DA3">
            <w:pPr>
              <w:ind w:firstLine="0"/>
              <w:rPr>
                <w:rFonts w:ascii="Times New Roman" w:eastAsia="Times New Roman" w:hAnsi="Times New Roman" w:cs="Times New Roman"/>
                <w:b/>
              </w:rPr>
            </w:pPr>
            <w:r>
              <w:rPr>
                <w:rFonts w:ascii="Times New Roman" w:eastAsia="Times New Roman" w:hAnsi="Times New Roman" w:cs="Times New Roman"/>
                <w:b/>
              </w:rPr>
              <w:t>Mức</w:t>
            </w:r>
            <w:r w:rsidRPr="00C6413F">
              <w:rPr>
                <w:rFonts w:ascii="Times New Roman" w:eastAsia="Times New Roman" w:hAnsi="Times New Roman" w:cs="Times New Roman"/>
                <w:b/>
              </w:rPr>
              <w:t xml:space="preserve"> độ hoàn thành tổng thể (20)</w:t>
            </w:r>
          </w:p>
        </w:tc>
        <w:tc>
          <w:tcPr>
            <w:tcW w:w="1171" w:type="dxa"/>
            <w:shd w:val="clear" w:color="auto" w:fill="D0CECE" w:themeFill="background2" w:themeFillShade="E6"/>
            <w:tcMar>
              <w:top w:w="100" w:type="dxa"/>
              <w:left w:w="100" w:type="dxa"/>
              <w:bottom w:w="100" w:type="dxa"/>
              <w:right w:w="100" w:type="dxa"/>
            </w:tcMar>
            <w:vAlign w:val="center"/>
          </w:tcPr>
          <w:p w14:paraId="1F8834F3" w14:textId="77777777" w:rsidR="00B66CEC" w:rsidRPr="00C6413F" w:rsidRDefault="00AC6DA3" w:rsidP="00AC6DA3">
            <w:pPr>
              <w:widowControl w:val="0"/>
              <w:pBdr>
                <w:top w:val="nil"/>
                <w:left w:val="nil"/>
                <w:bottom w:val="nil"/>
                <w:right w:val="nil"/>
                <w:between w:val="nil"/>
              </w:pBdr>
              <w:ind w:firstLine="0"/>
              <w:rPr>
                <w:rFonts w:ascii="Times New Roman" w:eastAsia="Times New Roman" w:hAnsi="Times New Roman" w:cs="Times New Roman"/>
                <w:b/>
              </w:rPr>
            </w:pPr>
            <w:r>
              <w:rPr>
                <w:rFonts w:ascii="Times New Roman" w:eastAsia="Times New Roman" w:hAnsi="Times New Roman" w:cs="Times New Roman"/>
                <w:b/>
              </w:rPr>
              <w:t>Mức độ làm việc (20)</w:t>
            </w:r>
          </w:p>
        </w:tc>
        <w:tc>
          <w:tcPr>
            <w:tcW w:w="1065" w:type="dxa"/>
            <w:shd w:val="clear" w:color="auto" w:fill="D0CECE" w:themeFill="background2" w:themeFillShade="E6"/>
            <w:tcMar>
              <w:top w:w="100" w:type="dxa"/>
              <w:left w:w="100" w:type="dxa"/>
              <w:bottom w:w="100" w:type="dxa"/>
              <w:right w:w="100" w:type="dxa"/>
            </w:tcMar>
            <w:vAlign w:val="center"/>
          </w:tcPr>
          <w:p w14:paraId="47640101" w14:textId="77777777" w:rsidR="00B66CEC" w:rsidRPr="00C6413F" w:rsidRDefault="004C6195" w:rsidP="004C6195">
            <w:pPr>
              <w:widowControl w:val="0"/>
              <w:pBdr>
                <w:top w:val="nil"/>
                <w:left w:val="nil"/>
                <w:bottom w:val="nil"/>
                <w:right w:val="nil"/>
                <w:between w:val="nil"/>
              </w:pBdr>
              <w:ind w:firstLine="0"/>
              <w:rPr>
                <w:rFonts w:ascii="Times New Roman" w:eastAsia="Times New Roman" w:hAnsi="Times New Roman" w:cs="Times New Roman"/>
                <w:b/>
              </w:rPr>
            </w:pPr>
            <w:r>
              <w:rPr>
                <w:rFonts w:ascii="Times New Roman" w:eastAsia="Times New Roman" w:hAnsi="Times New Roman" w:cs="Times New Roman"/>
                <w:b/>
              </w:rPr>
              <w:t>Tính kỷ luật trong công việc (20)</w:t>
            </w:r>
          </w:p>
        </w:tc>
        <w:tc>
          <w:tcPr>
            <w:tcW w:w="1155" w:type="dxa"/>
            <w:shd w:val="clear" w:color="auto" w:fill="D0CECE" w:themeFill="background2" w:themeFillShade="E6"/>
            <w:tcMar>
              <w:top w:w="100" w:type="dxa"/>
              <w:left w:w="100" w:type="dxa"/>
              <w:bottom w:w="100" w:type="dxa"/>
              <w:right w:w="100" w:type="dxa"/>
            </w:tcMar>
            <w:vAlign w:val="center"/>
          </w:tcPr>
          <w:p w14:paraId="62875C14" w14:textId="77777777" w:rsidR="00B66CEC" w:rsidRPr="00C6413F" w:rsidRDefault="004C6195" w:rsidP="004C6195">
            <w:pPr>
              <w:widowControl w:val="0"/>
              <w:pBdr>
                <w:top w:val="nil"/>
                <w:left w:val="nil"/>
                <w:bottom w:val="nil"/>
                <w:right w:val="nil"/>
                <w:between w:val="nil"/>
              </w:pBdr>
              <w:ind w:firstLine="0"/>
              <w:rPr>
                <w:rFonts w:ascii="Times New Roman" w:eastAsia="Times New Roman" w:hAnsi="Times New Roman" w:cs="Times New Roman"/>
                <w:b/>
              </w:rPr>
            </w:pPr>
            <w:r>
              <w:rPr>
                <w:rFonts w:ascii="Times New Roman" w:eastAsia="Times New Roman" w:hAnsi="Times New Roman" w:cs="Times New Roman"/>
                <w:b/>
              </w:rPr>
              <w:t>Thái độ trong công việc (20)</w:t>
            </w:r>
          </w:p>
        </w:tc>
        <w:tc>
          <w:tcPr>
            <w:tcW w:w="1050" w:type="dxa"/>
            <w:shd w:val="clear" w:color="auto" w:fill="D0CECE" w:themeFill="background2" w:themeFillShade="E6"/>
            <w:tcMar>
              <w:top w:w="100" w:type="dxa"/>
              <w:left w:w="100" w:type="dxa"/>
              <w:bottom w:w="100" w:type="dxa"/>
              <w:right w:w="100" w:type="dxa"/>
            </w:tcMar>
            <w:vAlign w:val="center"/>
          </w:tcPr>
          <w:p w14:paraId="7DE44780" w14:textId="67C9B824" w:rsidR="00B66CEC" w:rsidRPr="00C6413F" w:rsidRDefault="008C333F" w:rsidP="008C333F">
            <w:pPr>
              <w:widowControl w:val="0"/>
              <w:pBdr>
                <w:top w:val="nil"/>
                <w:left w:val="nil"/>
                <w:bottom w:val="nil"/>
                <w:right w:val="nil"/>
                <w:between w:val="nil"/>
              </w:pBdr>
              <w:ind w:firstLine="0"/>
              <w:rPr>
                <w:rFonts w:ascii="Times New Roman" w:eastAsia="Times New Roman" w:hAnsi="Times New Roman" w:cs="Times New Roman"/>
                <w:b/>
              </w:rPr>
            </w:pPr>
            <w:r>
              <w:rPr>
                <w:rFonts w:ascii="Times New Roman" w:eastAsia="Times New Roman" w:hAnsi="Times New Roman" w:cs="Times New Roman"/>
                <w:b/>
              </w:rPr>
              <w:t>Làm việc nhóm (20)</w:t>
            </w:r>
          </w:p>
        </w:tc>
        <w:tc>
          <w:tcPr>
            <w:tcW w:w="1238" w:type="dxa"/>
            <w:shd w:val="clear" w:color="auto" w:fill="D0CECE" w:themeFill="background2" w:themeFillShade="E6"/>
            <w:tcMar>
              <w:top w:w="100" w:type="dxa"/>
              <w:left w:w="100" w:type="dxa"/>
              <w:bottom w:w="100" w:type="dxa"/>
              <w:right w:w="100" w:type="dxa"/>
            </w:tcMar>
            <w:vAlign w:val="center"/>
          </w:tcPr>
          <w:p w14:paraId="3997EA58" w14:textId="7E8ED4AA" w:rsidR="00B66CEC" w:rsidRPr="00C6413F" w:rsidRDefault="008C333F" w:rsidP="008C333F">
            <w:pPr>
              <w:widowControl w:val="0"/>
              <w:pBdr>
                <w:top w:val="nil"/>
                <w:left w:val="nil"/>
                <w:bottom w:val="nil"/>
                <w:right w:val="nil"/>
                <w:between w:val="nil"/>
              </w:pBdr>
              <w:ind w:firstLine="0"/>
              <w:rPr>
                <w:rFonts w:ascii="Times New Roman" w:eastAsia="Times New Roman" w:hAnsi="Times New Roman" w:cs="Times New Roman"/>
                <w:b/>
              </w:rPr>
            </w:pPr>
            <w:r>
              <w:rPr>
                <w:rFonts w:ascii="Times New Roman" w:eastAsia="Times New Roman" w:hAnsi="Times New Roman" w:cs="Times New Roman"/>
                <w:b/>
              </w:rPr>
              <w:t>Tổng điểm (20)</w:t>
            </w:r>
          </w:p>
        </w:tc>
      </w:tr>
      <w:tr w:rsidR="00B66CEC" w:rsidRPr="00C6413F" w14:paraId="73A5A695" w14:textId="77777777" w:rsidTr="00AC6DA3">
        <w:trPr>
          <w:jc w:val="center"/>
        </w:trPr>
        <w:tc>
          <w:tcPr>
            <w:tcW w:w="841" w:type="dxa"/>
            <w:shd w:val="clear" w:color="auto" w:fill="auto"/>
            <w:tcMar>
              <w:top w:w="100" w:type="dxa"/>
              <w:left w:w="100" w:type="dxa"/>
              <w:bottom w:w="100" w:type="dxa"/>
              <w:right w:w="100" w:type="dxa"/>
            </w:tcMar>
          </w:tcPr>
          <w:p w14:paraId="4470735B" w14:textId="7AF04B85" w:rsidR="00B66CEC" w:rsidRPr="00C6413F" w:rsidRDefault="00853152" w:rsidP="00A25AAA">
            <w:pPr>
              <w:widowControl w:val="0"/>
              <w:pBdr>
                <w:top w:val="nil"/>
                <w:left w:val="nil"/>
                <w:bottom w:val="nil"/>
                <w:right w:val="nil"/>
                <w:between w:val="nil"/>
              </w:pBdr>
              <w:ind w:firstLine="0"/>
              <w:rPr>
                <w:rFonts w:ascii="Times New Roman" w:eastAsia="Times New Roman" w:hAnsi="Times New Roman" w:cs="Times New Roman"/>
              </w:rPr>
            </w:pPr>
            <w:r w:rsidRPr="00C6413F">
              <w:rPr>
                <w:rFonts w:ascii="Times New Roman" w:eastAsia="Times New Roman" w:hAnsi="Times New Roman" w:cs="Times New Roman"/>
              </w:rPr>
              <w:t>1</w:t>
            </w:r>
          </w:p>
        </w:tc>
        <w:tc>
          <w:tcPr>
            <w:tcW w:w="1984" w:type="dxa"/>
            <w:shd w:val="clear" w:color="auto" w:fill="auto"/>
            <w:tcMar>
              <w:top w:w="100" w:type="dxa"/>
              <w:left w:w="100" w:type="dxa"/>
              <w:bottom w:w="100" w:type="dxa"/>
              <w:right w:w="100" w:type="dxa"/>
            </w:tcMar>
          </w:tcPr>
          <w:p w14:paraId="29065655" w14:textId="77777777" w:rsidR="00B66CEC" w:rsidRPr="00C6413F" w:rsidRDefault="00853152" w:rsidP="00816DF5">
            <w:pPr>
              <w:widowControl w:val="0"/>
              <w:pBdr>
                <w:top w:val="nil"/>
                <w:left w:val="nil"/>
                <w:bottom w:val="nil"/>
                <w:right w:val="nil"/>
                <w:between w:val="nil"/>
              </w:pBdr>
              <w:ind w:firstLine="0"/>
              <w:rPr>
                <w:rFonts w:ascii="Times New Roman" w:eastAsia="Times New Roman" w:hAnsi="Times New Roman" w:cs="Times New Roman"/>
              </w:rPr>
            </w:pPr>
            <w:r w:rsidRPr="00C6413F">
              <w:rPr>
                <w:rFonts w:ascii="Times New Roman" w:eastAsia="Times New Roman" w:hAnsi="Times New Roman" w:cs="Times New Roman"/>
              </w:rPr>
              <w:t>Lê Quốc Đạt</w:t>
            </w:r>
          </w:p>
        </w:tc>
        <w:tc>
          <w:tcPr>
            <w:tcW w:w="1134" w:type="dxa"/>
            <w:shd w:val="clear" w:color="auto" w:fill="auto"/>
            <w:tcMar>
              <w:top w:w="100" w:type="dxa"/>
              <w:left w:w="100" w:type="dxa"/>
              <w:bottom w:w="100" w:type="dxa"/>
              <w:right w:w="100" w:type="dxa"/>
            </w:tcMar>
          </w:tcPr>
          <w:p w14:paraId="732AC069" w14:textId="20A0449E" w:rsidR="00B66CEC" w:rsidRPr="00C6413F" w:rsidRDefault="008C333F" w:rsidP="008C333F">
            <w:pPr>
              <w:widowControl w:val="0"/>
              <w:pBdr>
                <w:top w:val="nil"/>
                <w:left w:val="nil"/>
                <w:bottom w:val="nil"/>
                <w:right w:val="nil"/>
                <w:between w:val="nil"/>
              </w:pBdr>
              <w:ind w:firstLine="0"/>
              <w:rPr>
                <w:rFonts w:ascii="Times New Roman" w:eastAsia="Times New Roman" w:hAnsi="Times New Roman" w:cs="Times New Roman"/>
              </w:rPr>
            </w:pPr>
            <w:r>
              <w:rPr>
                <w:rFonts w:ascii="Times New Roman" w:eastAsia="Times New Roman" w:hAnsi="Times New Roman" w:cs="Times New Roman"/>
              </w:rPr>
              <w:t>15</w:t>
            </w:r>
          </w:p>
        </w:tc>
        <w:tc>
          <w:tcPr>
            <w:tcW w:w="1171" w:type="dxa"/>
            <w:shd w:val="clear" w:color="auto" w:fill="auto"/>
            <w:tcMar>
              <w:top w:w="100" w:type="dxa"/>
              <w:left w:w="100" w:type="dxa"/>
              <w:bottom w:w="100" w:type="dxa"/>
              <w:right w:w="100" w:type="dxa"/>
            </w:tcMar>
          </w:tcPr>
          <w:p w14:paraId="4A246B90" w14:textId="0C159FFB" w:rsidR="00B66CEC" w:rsidRPr="00C6413F" w:rsidRDefault="008C333F" w:rsidP="008C333F">
            <w:pPr>
              <w:widowControl w:val="0"/>
              <w:pBdr>
                <w:top w:val="nil"/>
                <w:left w:val="nil"/>
                <w:bottom w:val="nil"/>
                <w:right w:val="nil"/>
                <w:between w:val="nil"/>
              </w:pBdr>
              <w:ind w:firstLine="0"/>
              <w:rPr>
                <w:rFonts w:ascii="Times New Roman" w:eastAsia="Times New Roman" w:hAnsi="Times New Roman" w:cs="Times New Roman"/>
              </w:rPr>
            </w:pPr>
            <w:r>
              <w:rPr>
                <w:rFonts w:ascii="Times New Roman" w:eastAsia="Times New Roman" w:hAnsi="Times New Roman" w:cs="Times New Roman"/>
              </w:rPr>
              <w:t>15</w:t>
            </w:r>
          </w:p>
        </w:tc>
        <w:tc>
          <w:tcPr>
            <w:tcW w:w="1065" w:type="dxa"/>
            <w:shd w:val="clear" w:color="auto" w:fill="auto"/>
            <w:tcMar>
              <w:top w:w="100" w:type="dxa"/>
              <w:left w:w="100" w:type="dxa"/>
              <w:bottom w:w="100" w:type="dxa"/>
              <w:right w:w="100" w:type="dxa"/>
            </w:tcMar>
          </w:tcPr>
          <w:p w14:paraId="723F510C" w14:textId="20459819" w:rsidR="00B66CEC" w:rsidRPr="00C6413F" w:rsidRDefault="008C333F" w:rsidP="008C333F">
            <w:pPr>
              <w:widowControl w:val="0"/>
              <w:pBdr>
                <w:top w:val="nil"/>
                <w:left w:val="nil"/>
                <w:bottom w:val="nil"/>
                <w:right w:val="nil"/>
                <w:between w:val="nil"/>
              </w:pBdr>
              <w:ind w:firstLine="0"/>
              <w:rPr>
                <w:rFonts w:ascii="Times New Roman" w:eastAsia="Times New Roman" w:hAnsi="Times New Roman" w:cs="Times New Roman"/>
              </w:rPr>
            </w:pPr>
            <w:r>
              <w:rPr>
                <w:rFonts w:ascii="Times New Roman" w:eastAsia="Times New Roman" w:hAnsi="Times New Roman" w:cs="Times New Roman"/>
              </w:rPr>
              <w:t>15</w:t>
            </w:r>
          </w:p>
        </w:tc>
        <w:tc>
          <w:tcPr>
            <w:tcW w:w="1155" w:type="dxa"/>
            <w:shd w:val="clear" w:color="auto" w:fill="auto"/>
            <w:tcMar>
              <w:top w:w="100" w:type="dxa"/>
              <w:left w:w="100" w:type="dxa"/>
              <w:bottom w:w="100" w:type="dxa"/>
              <w:right w:w="100" w:type="dxa"/>
            </w:tcMar>
          </w:tcPr>
          <w:p w14:paraId="02151C1E" w14:textId="0635A594" w:rsidR="00B66CEC" w:rsidRPr="00C6413F" w:rsidRDefault="008C333F" w:rsidP="008C333F">
            <w:pPr>
              <w:widowControl w:val="0"/>
              <w:pBdr>
                <w:top w:val="nil"/>
                <w:left w:val="nil"/>
                <w:bottom w:val="nil"/>
                <w:right w:val="nil"/>
                <w:between w:val="nil"/>
              </w:pBdr>
              <w:ind w:firstLine="0"/>
              <w:rPr>
                <w:rFonts w:ascii="Times New Roman" w:eastAsia="Times New Roman" w:hAnsi="Times New Roman" w:cs="Times New Roman"/>
              </w:rPr>
            </w:pPr>
            <w:r>
              <w:rPr>
                <w:rFonts w:ascii="Times New Roman" w:eastAsia="Times New Roman" w:hAnsi="Times New Roman" w:cs="Times New Roman"/>
              </w:rPr>
              <w:t>15</w:t>
            </w:r>
          </w:p>
        </w:tc>
        <w:tc>
          <w:tcPr>
            <w:tcW w:w="1050" w:type="dxa"/>
            <w:shd w:val="clear" w:color="auto" w:fill="auto"/>
            <w:tcMar>
              <w:top w:w="100" w:type="dxa"/>
              <w:left w:w="100" w:type="dxa"/>
              <w:bottom w:w="100" w:type="dxa"/>
              <w:right w:w="100" w:type="dxa"/>
            </w:tcMar>
          </w:tcPr>
          <w:p w14:paraId="7EE46DF5" w14:textId="37BF232A" w:rsidR="00B66CEC" w:rsidRPr="00C6413F" w:rsidRDefault="008C333F" w:rsidP="008C333F">
            <w:pPr>
              <w:widowControl w:val="0"/>
              <w:pBdr>
                <w:top w:val="nil"/>
                <w:left w:val="nil"/>
                <w:bottom w:val="nil"/>
                <w:right w:val="nil"/>
                <w:between w:val="nil"/>
              </w:pBdr>
              <w:ind w:firstLine="0"/>
              <w:rPr>
                <w:rFonts w:ascii="Times New Roman" w:eastAsia="Times New Roman" w:hAnsi="Times New Roman" w:cs="Times New Roman"/>
              </w:rPr>
            </w:pPr>
            <w:r>
              <w:rPr>
                <w:rFonts w:ascii="Times New Roman" w:eastAsia="Times New Roman" w:hAnsi="Times New Roman" w:cs="Times New Roman"/>
              </w:rPr>
              <w:t>15</w:t>
            </w:r>
          </w:p>
        </w:tc>
        <w:tc>
          <w:tcPr>
            <w:tcW w:w="1238" w:type="dxa"/>
            <w:shd w:val="clear" w:color="auto" w:fill="auto"/>
            <w:tcMar>
              <w:top w:w="100" w:type="dxa"/>
              <w:left w:w="100" w:type="dxa"/>
              <w:bottom w:w="100" w:type="dxa"/>
              <w:right w:w="100" w:type="dxa"/>
            </w:tcMar>
          </w:tcPr>
          <w:p w14:paraId="1C5B3FA7" w14:textId="2BC20648" w:rsidR="00B66CEC" w:rsidRPr="00C6413F" w:rsidRDefault="008C333F" w:rsidP="008C333F">
            <w:pPr>
              <w:widowControl w:val="0"/>
              <w:pBdr>
                <w:top w:val="nil"/>
                <w:left w:val="nil"/>
                <w:bottom w:val="nil"/>
                <w:right w:val="nil"/>
                <w:between w:val="nil"/>
              </w:pBdr>
              <w:ind w:firstLine="0"/>
              <w:rPr>
                <w:rFonts w:ascii="Times New Roman" w:eastAsia="Times New Roman" w:hAnsi="Times New Roman" w:cs="Times New Roman"/>
              </w:rPr>
            </w:pPr>
            <w:r>
              <w:rPr>
                <w:rFonts w:ascii="Times New Roman" w:eastAsia="Times New Roman" w:hAnsi="Times New Roman" w:cs="Times New Roman"/>
              </w:rPr>
              <w:t>75</w:t>
            </w:r>
          </w:p>
        </w:tc>
      </w:tr>
      <w:tr w:rsidR="00B66CEC" w:rsidRPr="00C6413F" w14:paraId="7ACFABA4" w14:textId="77777777" w:rsidTr="00AC6DA3">
        <w:trPr>
          <w:jc w:val="center"/>
        </w:trPr>
        <w:tc>
          <w:tcPr>
            <w:tcW w:w="841" w:type="dxa"/>
            <w:shd w:val="clear" w:color="auto" w:fill="auto"/>
            <w:tcMar>
              <w:top w:w="100" w:type="dxa"/>
              <w:left w:w="100" w:type="dxa"/>
              <w:bottom w:w="100" w:type="dxa"/>
              <w:right w:w="100" w:type="dxa"/>
            </w:tcMar>
          </w:tcPr>
          <w:p w14:paraId="34F495D2" w14:textId="77777777" w:rsidR="00B66CEC" w:rsidRPr="00C6413F" w:rsidRDefault="00853152" w:rsidP="00A25AAA">
            <w:pPr>
              <w:widowControl w:val="0"/>
              <w:pBdr>
                <w:top w:val="nil"/>
                <w:left w:val="nil"/>
                <w:bottom w:val="nil"/>
                <w:right w:val="nil"/>
                <w:between w:val="nil"/>
              </w:pBdr>
              <w:ind w:firstLine="0"/>
              <w:rPr>
                <w:rFonts w:ascii="Times New Roman" w:eastAsia="Times New Roman" w:hAnsi="Times New Roman" w:cs="Times New Roman"/>
              </w:rPr>
            </w:pPr>
            <w:r w:rsidRPr="00C6413F">
              <w:rPr>
                <w:rFonts w:ascii="Times New Roman" w:eastAsia="Times New Roman" w:hAnsi="Times New Roman" w:cs="Times New Roman"/>
              </w:rPr>
              <w:t>2</w:t>
            </w:r>
          </w:p>
        </w:tc>
        <w:tc>
          <w:tcPr>
            <w:tcW w:w="1984" w:type="dxa"/>
            <w:shd w:val="clear" w:color="auto" w:fill="auto"/>
            <w:tcMar>
              <w:top w:w="100" w:type="dxa"/>
              <w:left w:w="100" w:type="dxa"/>
              <w:bottom w:w="100" w:type="dxa"/>
              <w:right w:w="100" w:type="dxa"/>
            </w:tcMar>
          </w:tcPr>
          <w:p w14:paraId="26245E26" w14:textId="77777777" w:rsidR="00B66CEC" w:rsidRPr="00C6413F" w:rsidRDefault="00853152" w:rsidP="00816DF5">
            <w:pPr>
              <w:widowControl w:val="0"/>
              <w:pBdr>
                <w:top w:val="nil"/>
                <w:left w:val="nil"/>
                <w:bottom w:val="nil"/>
                <w:right w:val="nil"/>
                <w:between w:val="nil"/>
              </w:pBdr>
              <w:ind w:firstLine="0"/>
              <w:rPr>
                <w:rFonts w:ascii="Times New Roman" w:eastAsia="Times New Roman" w:hAnsi="Times New Roman" w:cs="Times New Roman"/>
              </w:rPr>
            </w:pPr>
            <w:r w:rsidRPr="00C6413F">
              <w:rPr>
                <w:rFonts w:ascii="Times New Roman" w:eastAsia="Times New Roman" w:hAnsi="Times New Roman" w:cs="Times New Roman"/>
              </w:rPr>
              <w:t>Nguyễn</w:t>
            </w:r>
            <w:r w:rsidR="00140B53">
              <w:rPr>
                <w:rFonts w:ascii="Times New Roman" w:eastAsia="Times New Roman" w:hAnsi="Times New Roman" w:cs="Times New Roman"/>
              </w:rPr>
              <w:t xml:space="preserve"> </w:t>
            </w:r>
            <w:r w:rsidRPr="00C6413F">
              <w:rPr>
                <w:rFonts w:ascii="Times New Roman" w:eastAsia="Times New Roman" w:hAnsi="Times New Roman" w:cs="Times New Roman"/>
              </w:rPr>
              <w:t>Trịnh Thành</w:t>
            </w:r>
          </w:p>
        </w:tc>
        <w:tc>
          <w:tcPr>
            <w:tcW w:w="1134" w:type="dxa"/>
            <w:shd w:val="clear" w:color="auto" w:fill="auto"/>
            <w:tcMar>
              <w:top w:w="100" w:type="dxa"/>
              <w:left w:w="100" w:type="dxa"/>
              <w:bottom w:w="100" w:type="dxa"/>
              <w:right w:w="100" w:type="dxa"/>
            </w:tcMar>
          </w:tcPr>
          <w:p w14:paraId="5C3CAEDF" w14:textId="4DE81272" w:rsidR="00B66CEC" w:rsidRPr="00C6413F" w:rsidRDefault="008C333F" w:rsidP="008C333F">
            <w:pPr>
              <w:widowControl w:val="0"/>
              <w:pBdr>
                <w:top w:val="nil"/>
                <w:left w:val="nil"/>
                <w:bottom w:val="nil"/>
                <w:right w:val="nil"/>
                <w:between w:val="nil"/>
              </w:pBdr>
              <w:ind w:firstLine="0"/>
              <w:rPr>
                <w:rFonts w:ascii="Times New Roman" w:eastAsia="Times New Roman" w:hAnsi="Times New Roman" w:cs="Times New Roman"/>
              </w:rPr>
            </w:pPr>
            <w:r>
              <w:rPr>
                <w:rFonts w:ascii="Times New Roman" w:eastAsia="Times New Roman" w:hAnsi="Times New Roman" w:cs="Times New Roman"/>
              </w:rPr>
              <w:t>20</w:t>
            </w:r>
          </w:p>
        </w:tc>
        <w:tc>
          <w:tcPr>
            <w:tcW w:w="1171" w:type="dxa"/>
            <w:shd w:val="clear" w:color="auto" w:fill="auto"/>
            <w:tcMar>
              <w:top w:w="100" w:type="dxa"/>
              <w:left w:w="100" w:type="dxa"/>
              <w:bottom w:w="100" w:type="dxa"/>
              <w:right w:w="100" w:type="dxa"/>
            </w:tcMar>
          </w:tcPr>
          <w:p w14:paraId="1F0D7D67" w14:textId="4F1F7199" w:rsidR="00B66CEC" w:rsidRPr="00C6413F" w:rsidRDefault="008C333F" w:rsidP="008C333F">
            <w:pPr>
              <w:widowControl w:val="0"/>
              <w:pBdr>
                <w:top w:val="nil"/>
                <w:left w:val="nil"/>
                <w:bottom w:val="nil"/>
                <w:right w:val="nil"/>
                <w:between w:val="nil"/>
              </w:pBdr>
              <w:ind w:firstLine="0"/>
              <w:rPr>
                <w:rFonts w:ascii="Times New Roman" w:eastAsia="Times New Roman" w:hAnsi="Times New Roman" w:cs="Times New Roman"/>
              </w:rPr>
            </w:pPr>
            <w:r>
              <w:rPr>
                <w:rFonts w:ascii="Times New Roman" w:eastAsia="Times New Roman" w:hAnsi="Times New Roman" w:cs="Times New Roman"/>
              </w:rPr>
              <w:t>20</w:t>
            </w:r>
          </w:p>
        </w:tc>
        <w:tc>
          <w:tcPr>
            <w:tcW w:w="1065" w:type="dxa"/>
            <w:shd w:val="clear" w:color="auto" w:fill="auto"/>
            <w:tcMar>
              <w:top w:w="100" w:type="dxa"/>
              <w:left w:w="100" w:type="dxa"/>
              <w:bottom w:w="100" w:type="dxa"/>
              <w:right w:w="100" w:type="dxa"/>
            </w:tcMar>
          </w:tcPr>
          <w:p w14:paraId="63908A78" w14:textId="28177A7D" w:rsidR="00B66CEC" w:rsidRPr="00C6413F" w:rsidRDefault="008C333F" w:rsidP="008C333F">
            <w:pPr>
              <w:widowControl w:val="0"/>
              <w:pBdr>
                <w:top w:val="nil"/>
                <w:left w:val="nil"/>
                <w:bottom w:val="nil"/>
                <w:right w:val="nil"/>
                <w:between w:val="nil"/>
              </w:pBdr>
              <w:ind w:firstLine="0"/>
              <w:rPr>
                <w:rFonts w:ascii="Times New Roman" w:eastAsia="Times New Roman" w:hAnsi="Times New Roman" w:cs="Times New Roman"/>
              </w:rPr>
            </w:pPr>
            <w:r>
              <w:rPr>
                <w:rFonts w:ascii="Times New Roman" w:eastAsia="Times New Roman" w:hAnsi="Times New Roman" w:cs="Times New Roman"/>
              </w:rPr>
              <w:t>20</w:t>
            </w:r>
          </w:p>
        </w:tc>
        <w:tc>
          <w:tcPr>
            <w:tcW w:w="1155" w:type="dxa"/>
            <w:shd w:val="clear" w:color="auto" w:fill="auto"/>
            <w:tcMar>
              <w:top w:w="100" w:type="dxa"/>
              <w:left w:w="100" w:type="dxa"/>
              <w:bottom w:w="100" w:type="dxa"/>
              <w:right w:w="100" w:type="dxa"/>
            </w:tcMar>
          </w:tcPr>
          <w:p w14:paraId="3B1D0452" w14:textId="2BF4748E" w:rsidR="00B66CEC" w:rsidRPr="00C6413F" w:rsidRDefault="008C333F" w:rsidP="008C333F">
            <w:pPr>
              <w:widowControl w:val="0"/>
              <w:pBdr>
                <w:top w:val="nil"/>
                <w:left w:val="nil"/>
                <w:bottom w:val="nil"/>
                <w:right w:val="nil"/>
                <w:between w:val="nil"/>
              </w:pBdr>
              <w:ind w:firstLine="0"/>
              <w:rPr>
                <w:rFonts w:ascii="Times New Roman" w:eastAsia="Times New Roman" w:hAnsi="Times New Roman" w:cs="Times New Roman"/>
              </w:rPr>
            </w:pPr>
            <w:r>
              <w:rPr>
                <w:rFonts w:ascii="Times New Roman" w:eastAsia="Times New Roman" w:hAnsi="Times New Roman" w:cs="Times New Roman"/>
              </w:rPr>
              <w:t>20</w:t>
            </w:r>
          </w:p>
        </w:tc>
        <w:tc>
          <w:tcPr>
            <w:tcW w:w="1050" w:type="dxa"/>
            <w:shd w:val="clear" w:color="auto" w:fill="auto"/>
            <w:tcMar>
              <w:top w:w="100" w:type="dxa"/>
              <w:left w:w="100" w:type="dxa"/>
              <w:bottom w:w="100" w:type="dxa"/>
              <w:right w:w="100" w:type="dxa"/>
            </w:tcMar>
          </w:tcPr>
          <w:p w14:paraId="633B98C0" w14:textId="763A4046" w:rsidR="00B66CEC" w:rsidRPr="00C6413F" w:rsidRDefault="008C333F" w:rsidP="008C333F">
            <w:pPr>
              <w:widowControl w:val="0"/>
              <w:pBdr>
                <w:top w:val="nil"/>
                <w:left w:val="nil"/>
                <w:bottom w:val="nil"/>
                <w:right w:val="nil"/>
                <w:between w:val="nil"/>
              </w:pBdr>
              <w:ind w:firstLine="0"/>
              <w:rPr>
                <w:rFonts w:ascii="Times New Roman" w:eastAsia="Times New Roman" w:hAnsi="Times New Roman" w:cs="Times New Roman"/>
              </w:rPr>
            </w:pPr>
            <w:r>
              <w:rPr>
                <w:rFonts w:ascii="Times New Roman" w:eastAsia="Times New Roman" w:hAnsi="Times New Roman" w:cs="Times New Roman"/>
              </w:rPr>
              <w:t>20</w:t>
            </w:r>
          </w:p>
        </w:tc>
        <w:tc>
          <w:tcPr>
            <w:tcW w:w="1238" w:type="dxa"/>
            <w:shd w:val="clear" w:color="auto" w:fill="auto"/>
            <w:tcMar>
              <w:top w:w="100" w:type="dxa"/>
              <w:left w:w="100" w:type="dxa"/>
              <w:bottom w:w="100" w:type="dxa"/>
              <w:right w:w="100" w:type="dxa"/>
            </w:tcMar>
          </w:tcPr>
          <w:p w14:paraId="005FEB39" w14:textId="4B9EC7D7" w:rsidR="00B66CEC" w:rsidRPr="00C6413F" w:rsidRDefault="008C333F" w:rsidP="008C333F">
            <w:pPr>
              <w:widowControl w:val="0"/>
              <w:pBdr>
                <w:top w:val="nil"/>
                <w:left w:val="nil"/>
                <w:bottom w:val="nil"/>
                <w:right w:val="nil"/>
                <w:between w:val="nil"/>
              </w:pBdr>
              <w:ind w:firstLine="0"/>
              <w:rPr>
                <w:rFonts w:ascii="Times New Roman" w:eastAsia="Times New Roman" w:hAnsi="Times New Roman" w:cs="Times New Roman"/>
              </w:rPr>
            </w:pPr>
            <w:r>
              <w:rPr>
                <w:rFonts w:ascii="Times New Roman" w:eastAsia="Times New Roman" w:hAnsi="Times New Roman" w:cs="Times New Roman"/>
              </w:rPr>
              <w:t>100</w:t>
            </w:r>
          </w:p>
        </w:tc>
      </w:tr>
      <w:tr w:rsidR="00B66CEC" w:rsidRPr="00C6413F" w14:paraId="259D828A" w14:textId="77777777" w:rsidTr="00AC6DA3">
        <w:trPr>
          <w:jc w:val="center"/>
        </w:trPr>
        <w:tc>
          <w:tcPr>
            <w:tcW w:w="841" w:type="dxa"/>
            <w:shd w:val="clear" w:color="auto" w:fill="auto"/>
            <w:tcMar>
              <w:top w:w="100" w:type="dxa"/>
              <w:left w:w="100" w:type="dxa"/>
              <w:bottom w:w="100" w:type="dxa"/>
              <w:right w:w="100" w:type="dxa"/>
            </w:tcMar>
          </w:tcPr>
          <w:p w14:paraId="0BF8ACCB" w14:textId="77777777" w:rsidR="00B66CEC" w:rsidRPr="00C6413F" w:rsidRDefault="00853152" w:rsidP="00A25AAA">
            <w:pPr>
              <w:widowControl w:val="0"/>
              <w:pBdr>
                <w:top w:val="nil"/>
                <w:left w:val="nil"/>
                <w:bottom w:val="nil"/>
                <w:right w:val="nil"/>
                <w:between w:val="nil"/>
              </w:pBdr>
              <w:ind w:firstLine="0"/>
              <w:rPr>
                <w:rFonts w:ascii="Times New Roman" w:eastAsia="Times New Roman" w:hAnsi="Times New Roman" w:cs="Times New Roman"/>
              </w:rPr>
            </w:pPr>
            <w:r w:rsidRPr="00C6413F">
              <w:rPr>
                <w:rFonts w:ascii="Times New Roman" w:eastAsia="Times New Roman" w:hAnsi="Times New Roman" w:cs="Times New Roman"/>
              </w:rPr>
              <w:t>3</w:t>
            </w:r>
          </w:p>
        </w:tc>
        <w:tc>
          <w:tcPr>
            <w:tcW w:w="1984" w:type="dxa"/>
            <w:shd w:val="clear" w:color="auto" w:fill="auto"/>
            <w:tcMar>
              <w:top w:w="100" w:type="dxa"/>
              <w:left w:w="100" w:type="dxa"/>
              <w:bottom w:w="100" w:type="dxa"/>
              <w:right w:w="100" w:type="dxa"/>
            </w:tcMar>
          </w:tcPr>
          <w:p w14:paraId="5E098D22" w14:textId="4A5E8B4F" w:rsidR="00B66CEC" w:rsidRPr="00C6413F" w:rsidRDefault="00853152" w:rsidP="00816DF5">
            <w:pPr>
              <w:widowControl w:val="0"/>
              <w:pBdr>
                <w:top w:val="nil"/>
                <w:left w:val="nil"/>
                <w:bottom w:val="nil"/>
                <w:right w:val="nil"/>
                <w:between w:val="nil"/>
              </w:pBdr>
              <w:ind w:firstLine="0"/>
              <w:rPr>
                <w:rFonts w:ascii="Times New Roman" w:eastAsia="Times New Roman" w:hAnsi="Times New Roman" w:cs="Times New Roman"/>
              </w:rPr>
            </w:pPr>
            <w:r w:rsidRPr="00C6413F">
              <w:rPr>
                <w:rFonts w:ascii="Times New Roman" w:eastAsia="Times New Roman" w:hAnsi="Times New Roman" w:cs="Times New Roman"/>
              </w:rPr>
              <w:t>Trịnh</w:t>
            </w:r>
            <w:r w:rsidR="00816DF5">
              <w:rPr>
                <w:rFonts w:ascii="Times New Roman" w:eastAsia="Times New Roman" w:hAnsi="Times New Roman" w:cs="Times New Roman"/>
              </w:rPr>
              <w:t xml:space="preserve"> </w:t>
            </w:r>
            <w:r w:rsidRPr="00C6413F">
              <w:rPr>
                <w:rFonts w:ascii="Times New Roman" w:eastAsia="Times New Roman" w:hAnsi="Times New Roman" w:cs="Times New Roman"/>
              </w:rPr>
              <w:t>Hoàng Tùng</w:t>
            </w:r>
          </w:p>
        </w:tc>
        <w:tc>
          <w:tcPr>
            <w:tcW w:w="1134" w:type="dxa"/>
            <w:shd w:val="clear" w:color="auto" w:fill="auto"/>
            <w:tcMar>
              <w:top w:w="100" w:type="dxa"/>
              <w:left w:w="100" w:type="dxa"/>
              <w:bottom w:w="100" w:type="dxa"/>
              <w:right w:w="100" w:type="dxa"/>
            </w:tcMar>
          </w:tcPr>
          <w:p w14:paraId="2F7843B2" w14:textId="01ECA48C" w:rsidR="00B66CEC" w:rsidRPr="00C6413F" w:rsidRDefault="008C333F" w:rsidP="008C333F">
            <w:pPr>
              <w:widowControl w:val="0"/>
              <w:pBdr>
                <w:top w:val="nil"/>
                <w:left w:val="nil"/>
                <w:bottom w:val="nil"/>
                <w:right w:val="nil"/>
                <w:between w:val="nil"/>
              </w:pBdr>
              <w:ind w:firstLine="0"/>
              <w:rPr>
                <w:rFonts w:ascii="Times New Roman" w:eastAsia="Times New Roman" w:hAnsi="Times New Roman" w:cs="Times New Roman"/>
              </w:rPr>
            </w:pPr>
            <w:r>
              <w:rPr>
                <w:rFonts w:ascii="Times New Roman" w:eastAsia="Times New Roman" w:hAnsi="Times New Roman" w:cs="Times New Roman"/>
              </w:rPr>
              <w:t>20</w:t>
            </w:r>
          </w:p>
        </w:tc>
        <w:tc>
          <w:tcPr>
            <w:tcW w:w="1171" w:type="dxa"/>
            <w:shd w:val="clear" w:color="auto" w:fill="auto"/>
            <w:tcMar>
              <w:top w:w="100" w:type="dxa"/>
              <w:left w:w="100" w:type="dxa"/>
              <w:bottom w:w="100" w:type="dxa"/>
              <w:right w:w="100" w:type="dxa"/>
            </w:tcMar>
          </w:tcPr>
          <w:p w14:paraId="33C9BE2F" w14:textId="6EE5D26E" w:rsidR="00B66CEC" w:rsidRPr="00C6413F" w:rsidRDefault="008C333F" w:rsidP="008C333F">
            <w:pPr>
              <w:widowControl w:val="0"/>
              <w:pBdr>
                <w:top w:val="nil"/>
                <w:left w:val="nil"/>
                <w:bottom w:val="nil"/>
                <w:right w:val="nil"/>
                <w:between w:val="nil"/>
              </w:pBdr>
              <w:ind w:firstLine="0"/>
              <w:rPr>
                <w:rFonts w:ascii="Times New Roman" w:eastAsia="Times New Roman" w:hAnsi="Times New Roman" w:cs="Times New Roman"/>
              </w:rPr>
            </w:pPr>
            <w:r>
              <w:rPr>
                <w:rFonts w:ascii="Times New Roman" w:eastAsia="Times New Roman" w:hAnsi="Times New Roman" w:cs="Times New Roman"/>
              </w:rPr>
              <w:t>20</w:t>
            </w:r>
          </w:p>
        </w:tc>
        <w:tc>
          <w:tcPr>
            <w:tcW w:w="1065" w:type="dxa"/>
            <w:shd w:val="clear" w:color="auto" w:fill="auto"/>
            <w:tcMar>
              <w:top w:w="100" w:type="dxa"/>
              <w:left w:w="100" w:type="dxa"/>
              <w:bottom w:w="100" w:type="dxa"/>
              <w:right w:w="100" w:type="dxa"/>
            </w:tcMar>
          </w:tcPr>
          <w:p w14:paraId="5D91E598" w14:textId="7855551C" w:rsidR="00B66CEC" w:rsidRPr="00C6413F" w:rsidRDefault="008C333F" w:rsidP="008C333F">
            <w:pPr>
              <w:widowControl w:val="0"/>
              <w:pBdr>
                <w:top w:val="nil"/>
                <w:left w:val="nil"/>
                <w:bottom w:val="nil"/>
                <w:right w:val="nil"/>
                <w:between w:val="nil"/>
              </w:pBdr>
              <w:ind w:firstLine="0"/>
              <w:rPr>
                <w:rFonts w:ascii="Times New Roman" w:eastAsia="Times New Roman" w:hAnsi="Times New Roman" w:cs="Times New Roman"/>
              </w:rPr>
            </w:pPr>
            <w:r>
              <w:rPr>
                <w:rFonts w:ascii="Times New Roman" w:eastAsia="Times New Roman" w:hAnsi="Times New Roman" w:cs="Times New Roman"/>
              </w:rPr>
              <w:t>20</w:t>
            </w:r>
          </w:p>
        </w:tc>
        <w:tc>
          <w:tcPr>
            <w:tcW w:w="1155" w:type="dxa"/>
            <w:shd w:val="clear" w:color="auto" w:fill="auto"/>
            <w:tcMar>
              <w:top w:w="100" w:type="dxa"/>
              <w:left w:w="100" w:type="dxa"/>
              <w:bottom w:w="100" w:type="dxa"/>
              <w:right w:w="100" w:type="dxa"/>
            </w:tcMar>
          </w:tcPr>
          <w:p w14:paraId="4121CDDD" w14:textId="4BBC5C77" w:rsidR="00B66CEC" w:rsidRPr="00C6413F" w:rsidRDefault="008C333F" w:rsidP="008C333F">
            <w:pPr>
              <w:widowControl w:val="0"/>
              <w:pBdr>
                <w:top w:val="nil"/>
                <w:left w:val="nil"/>
                <w:bottom w:val="nil"/>
                <w:right w:val="nil"/>
                <w:between w:val="nil"/>
              </w:pBdr>
              <w:ind w:firstLine="0"/>
              <w:rPr>
                <w:rFonts w:ascii="Times New Roman" w:eastAsia="Times New Roman" w:hAnsi="Times New Roman" w:cs="Times New Roman"/>
              </w:rPr>
            </w:pPr>
            <w:r>
              <w:rPr>
                <w:rFonts w:ascii="Times New Roman" w:eastAsia="Times New Roman" w:hAnsi="Times New Roman" w:cs="Times New Roman"/>
              </w:rPr>
              <w:t>20</w:t>
            </w:r>
          </w:p>
        </w:tc>
        <w:tc>
          <w:tcPr>
            <w:tcW w:w="1050" w:type="dxa"/>
            <w:shd w:val="clear" w:color="auto" w:fill="auto"/>
            <w:tcMar>
              <w:top w:w="100" w:type="dxa"/>
              <w:left w:w="100" w:type="dxa"/>
              <w:bottom w:w="100" w:type="dxa"/>
              <w:right w:w="100" w:type="dxa"/>
            </w:tcMar>
          </w:tcPr>
          <w:p w14:paraId="48E3625D" w14:textId="08254130" w:rsidR="00B66CEC" w:rsidRPr="00C6413F" w:rsidRDefault="008C333F" w:rsidP="008C333F">
            <w:pPr>
              <w:widowControl w:val="0"/>
              <w:pBdr>
                <w:top w:val="nil"/>
                <w:left w:val="nil"/>
                <w:bottom w:val="nil"/>
                <w:right w:val="nil"/>
                <w:between w:val="nil"/>
              </w:pBdr>
              <w:ind w:firstLine="0"/>
              <w:rPr>
                <w:rFonts w:ascii="Times New Roman" w:eastAsia="Times New Roman" w:hAnsi="Times New Roman" w:cs="Times New Roman"/>
              </w:rPr>
            </w:pPr>
            <w:r>
              <w:rPr>
                <w:rFonts w:ascii="Times New Roman" w:eastAsia="Times New Roman" w:hAnsi="Times New Roman" w:cs="Times New Roman"/>
              </w:rPr>
              <w:t>20</w:t>
            </w:r>
          </w:p>
        </w:tc>
        <w:tc>
          <w:tcPr>
            <w:tcW w:w="1238" w:type="dxa"/>
            <w:shd w:val="clear" w:color="auto" w:fill="auto"/>
            <w:tcMar>
              <w:top w:w="100" w:type="dxa"/>
              <w:left w:w="100" w:type="dxa"/>
              <w:bottom w:w="100" w:type="dxa"/>
              <w:right w:w="100" w:type="dxa"/>
            </w:tcMar>
          </w:tcPr>
          <w:p w14:paraId="564163C6" w14:textId="799E5BB8" w:rsidR="00B66CEC" w:rsidRPr="00C6413F" w:rsidRDefault="008C333F" w:rsidP="008C333F">
            <w:pPr>
              <w:widowControl w:val="0"/>
              <w:pBdr>
                <w:top w:val="nil"/>
                <w:left w:val="nil"/>
                <w:bottom w:val="nil"/>
                <w:right w:val="nil"/>
                <w:between w:val="nil"/>
              </w:pBdr>
              <w:ind w:firstLine="0"/>
              <w:rPr>
                <w:rFonts w:ascii="Times New Roman" w:eastAsia="Times New Roman" w:hAnsi="Times New Roman" w:cs="Times New Roman"/>
              </w:rPr>
            </w:pPr>
            <w:r>
              <w:rPr>
                <w:rFonts w:ascii="Times New Roman" w:eastAsia="Times New Roman" w:hAnsi="Times New Roman" w:cs="Times New Roman"/>
              </w:rPr>
              <w:t>100</w:t>
            </w:r>
          </w:p>
        </w:tc>
      </w:tr>
      <w:tr w:rsidR="00B66CEC" w:rsidRPr="00C6413F" w14:paraId="00F98D42" w14:textId="77777777" w:rsidTr="00AC6DA3">
        <w:trPr>
          <w:jc w:val="center"/>
        </w:trPr>
        <w:tc>
          <w:tcPr>
            <w:tcW w:w="841" w:type="dxa"/>
            <w:shd w:val="clear" w:color="auto" w:fill="auto"/>
            <w:tcMar>
              <w:top w:w="100" w:type="dxa"/>
              <w:left w:w="100" w:type="dxa"/>
              <w:bottom w:w="100" w:type="dxa"/>
              <w:right w:w="100" w:type="dxa"/>
            </w:tcMar>
          </w:tcPr>
          <w:p w14:paraId="26A5B948" w14:textId="77777777" w:rsidR="00B66CEC" w:rsidRPr="00C6413F" w:rsidRDefault="00853152" w:rsidP="00A25AAA">
            <w:pPr>
              <w:widowControl w:val="0"/>
              <w:pBdr>
                <w:top w:val="nil"/>
                <w:left w:val="nil"/>
                <w:bottom w:val="nil"/>
                <w:right w:val="nil"/>
                <w:between w:val="nil"/>
              </w:pBdr>
              <w:ind w:firstLine="0"/>
              <w:rPr>
                <w:rFonts w:ascii="Times New Roman" w:eastAsia="Times New Roman" w:hAnsi="Times New Roman" w:cs="Times New Roman"/>
              </w:rPr>
            </w:pPr>
            <w:r w:rsidRPr="00C6413F">
              <w:rPr>
                <w:rFonts w:ascii="Times New Roman" w:eastAsia="Times New Roman" w:hAnsi="Times New Roman" w:cs="Times New Roman"/>
              </w:rPr>
              <w:lastRenderedPageBreak/>
              <w:t>4</w:t>
            </w:r>
          </w:p>
        </w:tc>
        <w:tc>
          <w:tcPr>
            <w:tcW w:w="1984" w:type="dxa"/>
            <w:shd w:val="clear" w:color="auto" w:fill="auto"/>
            <w:tcMar>
              <w:top w:w="100" w:type="dxa"/>
              <w:left w:w="100" w:type="dxa"/>
              <w:bottom w:w="100" w:type="dxa"/>
              <w:right w:w="100" w:type="dxa"/>
            </w:tcMar>
          </w:tcPr>
          <w:p w14:paraId="3EC1CE22" w14:textId="77777777" w:rsidR="00B66CEC" w:rsidRPr="00C6413F" w:rsidRDefault="00853152" w:rsidP="00816DF5">
            <w:pPr>
              <w:widowControl w:val="0"/>
              <w:pBdr>
                <w:top w:val="nil"/>
                <w:left w:val="nil"/>
                <w:bottom w:val="nil"/>
                <w:right w:val="nil"/>
                <w:between w:val="nil"/>
              </w:pBdr>
              <w:ind w:firstLine="0"/>
              <w:rPr>
                <w:rFonts w:ascii="Times New Roman" w:eastAsia="Times New Roman" w:hAnsi="Times New Roman" w:cs="Times New Roman"/>
              </w:rPr>
            </w:pPr>
            <w:r w:rsidRPr="00C6413F">
              <w:rPr>
                <w:rFonts w:ascii="Times New Roman" w:eastAsia="Times New Roman" w:hAnsi="Times New Roman" w:cs="Times New Roman"/>
              </w:rPr>
              <w:t>Lê Đức Toàn</w:t>
            </w:r>
          </w:p>
        </w:tc>
        <w:tc>
          <w:tcPr>
            <w:tcW w:w="1134" w:type="dxa"/>
            <w:shd w:val="clear" w:color="auto" w:fill="auto"/>
            <w:tcMar>
              <w:top w:w="100" w:type="dxa"/>
              <w:left w:w="100" w:type="dxa"/>
              <w:bottom w:w="100" w:type="dxa"/>
              <w:right w:w="100" w:type="dxa"/>
            </w:tcMar>
          </w:tcPr>
          <w:p w14:paraId="2C0DB310" w14:textId="5E4EE0E8" w:rsidR="00B66CEC" w:rsidRPr="00C6413F" w:rsidRDefault="00394DAA" w:rsidP="00C1597A">
            <w:pPr>
              <w:widowControl w:val="0"/>
              <w:pBdr>
                <w:top w:val="nil"/>
                <w:left w:val="nil"/>
                <w:bottom w:val="nil"/>
                <w:right w:val="nil"/>
                <w:between w:val="nil"/>
              </w:pBdr>
              <w:ind w:firstLine="0"/>
              <w:rPr>
                <w:rFonts w:ascii="Times New Roman" w:eastAsia="Times New Roman" w:hAnsi="Times New Roman" w:cs="Times New Roman"/>
              </w:rPr>
            </w:pPr>
            <w:r>
              <w:rPr>
                <w:rFonts w:ascii="Times New Roman" w:eastAsia="Times New Roman" w:hAnsi="Times New Roman" w:cs="Times New Roman"/>
              </w:rPr>
              <w:t>15</w:t>
            </w:r>
          </w:p>
        </w:tc>
        <w:tc>
          <w:tcPr>
            <w:tcW w:w="1171" w:type="dxa"/>
            <w:shd w:val="clear" w:color="auto" w:fill="auto"/>
            <w:tcMar>
              <w:top w:w="100" w:type="dxa"/>
              <w:left w:w="100" w:type="dxa"/>
              <w:bottom w:w="100" w:type="dxa"/>
              <w:right w:w="100" w:type="dxa"/>
            </w:tcMar>
          </w:tcPr>
          <w:p w14:paraId="249B35F2" w14:textId="71A68AAE" w:rsidR="00B66CEC" w:rsidRPr="00C6413F" w:rsidRDefault="00394DAA" w:rsidP="00C1597A">
            <w:pPr>
              <w:widowControl w:val="0"/>
              <w:pBdr>
                <w:top w:val="nil"/>
                <w:left w:val="nil"/>
                <w:bottom w:val="nil"/>
                <w:right w:val="nil"/>
                <w:between w:val="nil"/>
              </w:pBdr>
              <w:ind w:firstLine="0"/>
              <w:rPr>
                <w:rFonts w:ascii="Times New Roman" w:eastAsia="Times New Roman" w:hAnsi="Times New Roman" w:cs="Times New Roman"/>
              </w:rPr>
            </w:pPr>
            <w:r>
              <w:rPr>
                <w:rFonts w:ascii="Times New Roman" w:eastAsia="Times New Roman" w:hAnsi="Times New Roman" w:cs="Times New Roman"/>
              </w:rPr>
              <w:t>15</w:t>
            </w:r>
          </w:p>
        </w:tc>
        <w:tc>
          <w:tcPr>
            <w:tcW w:w="1065" w:type="dxa"/>
            <w:shd w:val="clear" w:color="auto" w:fill="auto"/>
            <w:tcMar>
              <w:top w:w="100" w:type="dxa"/>
              <w:left w:w="100" w:type="dxa"/>
              <w:bottom w:w="100" w:type="dxa"/>
              <w:right w:w="100" w:type="dxa"/>
            </w:tcMar>
          </w:tcPr>
          <w:p w14:paraId="7171432D" w14:textId="66DF820E" w:rsidR="00B66CEC" w:rsidRPr="00C6413F" w:rsidRDefault="00394DAA" w:rsidP="00C1597A">
            <w:pPr>
              <w:widowControl w:val="0"/>
              <w:pBdr>
                <w:top w:val="nil"/>
                <w:left w:val="nil"/>
                <w:bottom w:val="nil"/>
                <w:right w:val="nil"/>
                <w:between w:val="nil"/>
              </w:pBdr>
              <w:ind w:firstLine="0"/>
              <w:rPr>
                <w:rFonts w:ascii="Times New Roman" w:eastAsia="Times New Roman" w:hAnsi="Times New Roman" w:cs="Times New Roman"/>
              </w:rPr>
            </w:pPr>
            <w:r>
              <w:rPr>
                <w:rFonts w:ascii="Times New Roman" w:eastAsia="Times New Roman" w:hAnsi="Times New Roman" w:cs="Times New Roman"/>
              </w:rPr>
              <w:t>15</w:t>
            </w:r>
          </w:p>
        </w:tc>
        <w:tc>
          <w:tcPr>
            <w:tcW w:w="1155" w:type="dxa"/>
            <w:shd w:val="clear" w:color="auto" w:fill="auto"/>
            <w:tcMar>
              <w:top w:w="100" w:type="dxa"/>
              <w:left w:w="100" w:type="dxa"/>
              <w:bottom w:w="100" w:type="dxa"/>
              <w:right w:w="100" w:type="dxa"/>
            </w:tcMar>
          </w:tcPr>
          <w:p w14:paraId="212B1361" w14:textId="6F85604F" w:rsidR="00B66CEC" w:rsidRPr="00C6413F" w:rsidRDefault="00394DAA" w:rsidP="00C1597A">
            <w:pPr>
              <w:widowControl w:val="0"/>
              <w:pBdr>
                <w:top w:val="nil"/>
                <w:left w:val="nil"/>
                <w:bottom w:val="nil"/>
                <w:right w:val="nil"/>
                <w:between w:val="nil"/>
              </w:pBdr>
              <w:ind w:firstLine="0"/>
              <w:rPr>
                <w:rFonts w:ascii="Times New Roman" w:eastAsia="Times New Roman" w:hAnsi="Times New Roman" w:cs="Times New Roman"/>
              </w:rPr>
            </w:pPr>
            <w:r>
              <w:rPr>
                <w:rFonts w:ascii="Times New Roman" w:eastAsia="Times New Roman" w:hAnsi="Times New Roman" w:cs="Times New Roman"/>
              </w:rPr>
              <w:t>15</w:t>
            </w:r>
          </w:p>
        </w:tc>
        <w:tc>
          <w:tcPr>
            <w:tcW w:w="1050" w:type="dxa"/>
            <w:shd w:val="clear" w:color="auto" w:fill="auto"/>
            <w:tcMar>
              <w:top w:w="100" w:type="dxa"/>
              <w:left w:w="100" w:type="dxa"/>
              <w:bottom w:w="100" w:type="dxa"/>
              <w:right w:w="100" w:type="dxa"/>
            </w:tcMar>
          </w:tcPr>
          <w:p w14:paraId="0C9337CC" w14:textId="479D8F9A" w:rsidR="00B66CEC" w:rsidRPr="00C6413F" w:rsidRDefault="00394DAA" w:rsidP="00C1597A">
            <w:pPr>
              <w:widowControl w:val="0"/>
              <w:pBdr>
                <w:top w:val="nil"/>
                <w:left w:val="nil"/>
                <w:bottom w:val="nil"/>
                <w:right w:val="nil"/>
                <w:between w:val="nil"/>
              </w:pBdr>
              <w:ind w:firstLine="0"/>
              <w:rPr>
                <w:rFonts w:ascii="Times New Roman" w:eastAsia="Times New Roman" w:hAnsi="Times New Roman" w:cs="Times New Roman"/>
              </w:rPr>
            </w:pPr>
            <w:r>
              <w:rPr>
                <w:rFonts w:ascii="Times New Roman" w:eastAsia="Times New Roman" w:hAnsi="Times New Roman" w:cs="Times New Roman"/>
              </w:rPr>
              <w:t>15</w:t>
            </w:r>
          </w:p>
        </w:tc>
        <w:tc>
          <w:tcPr>
            <w:tcW w:w="1238" w:type="dxa"/>
            <w:shd w:val="clear" w:color="auto" w:fill="auto"/>
            <w:tcMar>
              <w:top w:w="100" w:type="dxa"/>
              <w:left w:w="100" w:type="dxa"/>
              <w:bottom w:w="100" w:type="dxa"/>
              <w:right w:w="100" w:type="dxa"/>
            </w:tcMar>
          </w:tcPr>
          <w:p w14:paraId="06D0527F" w14:textId="0C12C0A9" w:rsidR="00B66CEC" w:rsidRPr="00C6413F" w:rsidRDefault="00394DAA" w:rsidP="00C1597A">
            <w:pPr>
              <w:widowControl w:val="0"/>
              <w:pBdr>
                <w:top w:val="nil"/>
                <w:left w:val="nil"/>
                <w:bottom w:val="nil"/>
                <w:right w:val="nil"/>
                <w:between w:val="nil"/>
              </w:pBdr>
              <w:ind w:firstLine="0"/>
              <w:rPr>
                <w:rFonts w:ascii="Times New Roman" w:eastAsia="Times New Roman" w:hAnsi="Times New Roman" w:cs="Times New Roman"/>
              </w:rPr>
            </w:pPr>
            <w:r>
              <w:rPr>
                <w:rFonts w:ascii="Times New Roman" w:eastAsia="Times New Roman" w:hAnsi="Times New Roman" w:cs="Times New Roman"/>
              </w:rPr>
              <w:t>75</w:t>
            </w:r>
          </w:p>
        </w:tc>
      </w:tr>
      <w:tr w:rsidR="00B66CEC" w:rsidRPr="00C6413F" w14:paraId="43E3EBB4" w14:textId="77777777" w:rsidTr="00AC6DA3">
        <w:trPr>
          <w:jc w:val="center"/>
        </w:trPr>
        <w:tc>
          <w:tcPr>
            <w:tcW w:w="841" w:type="dxa"/>
            <w:shd w:val="clear" w:color="auto" w:fill="auto"/>
            <w:tcMar>
              <w:top w:w="100" w:type="dxa"/>
              <w:left w:w="100" w:type="dxa"/>
              <w:bottom w:w="100" w:type="dxa"/>
              <w:right w:w="100" w:type="dxa"/>
            </w:tcMar>
          </w:tcPr>
          <w:p w14:paraId="00ACDC85" w14:textId="77777777" w:rsidR="00B66CEC" w:rsidRPr="00C6413F" w:rsidRDefault="00853152" w:rsidP="00A25AAA">
            <w:pPr>
              <w:widowControl w:val="0"/>
              <w:pBdr>
                <w:top w:val="nil"/>
                <w:left w:val="nil"/>
                <w:bottom w:val="nil"/>
                <w:right w:val="nil"/>
                <w:between w:val="nil"/>
              </w:pBdr>
              <w:ind w:firstLine="0"/>
              <w:rPr>
                <w:rFonts w:ascii="Times New Roman" w:eastAsia="Times New Roman" w:hAnsi="Times New Roman" w:cs="Times New Roman"/>
              </w:rPr>
            </w:pPr>
            <w:r w:rsidRPr="00C6413F">
              <w:rPr>
                <w:rFonts w:ascii="Times New Roman" w:eastAsia="Times New Roman" w:hAnsi="Times New Roman" w:cs="Times New Roman"/>
              </w:rPr>
              <w:t>5</w:t>
            </w:r>
          </w:p>
        </w:tc>
        <w:tc>
          <w:tcPr>
            <w:tcW w:w="1984" w:type="dxa"/>
            <w:shd w:val="clear" w:color="auto" w:fill="auto"/>
            <w:tcMar>
              <w:top w:w="100" w:type="dxa"/>
              <w:left w:w="100" w:type="dxa"/>
              <w:bottom w:w="100" w:type="dxa"/>
              <w:right w:w="100" w:type="dxa"/>
            </w:tcMar>
          </w:tcPr>
          <w:p w14:paraId="02948EFF" w14:textId="77777777" w:rsidR="00B66CEC" w:rsidRPr="00C6413F" w:rsidRDefault="00853152" w:rsidP="00816DF5">
            <w:pPr>
              <w:widowControl w:val="0"/>
              <w:pBdr>
                <w:top w:val="nil"/>
                <w:left w:val="nil"/>
                <w:bottom w:val="nil"/>
                <w:right w:val="nil"/>
                <w:between w:val="nil"/>
              </w:pBdr>
              <w:ind w:firstLine="0"/>
              <w:rPr>
                <w:rFonts w:ascii="Times New Roman" w:eastAsia="Times New Roman" w:hAnsi="Times New Roman" w:cs="Times New Roman"/>
              </w:rPr>
            </w:pPr>
            <w:r w:rsidRPr="00C6413F">
              <w:rPr>
                <w:rFonts w:ascii="Times New Roman" w:eastAsia="Times New Roman" w:hAnsi="Times New Roman" w:cs="Times New Roman"/>
              </w:rPr>
              <w:t>Thái Bá Dũng</w:t>
            </w:r>
          </w:p>
        </w:tc>
        <w:tc>
          <w:tcPr>
            <w:tcW w:w="1134" w:type="dxa"/>
            <w:shd w:val="clear" w:color="auto" w:fill="auto"/>
            <w:tcMar>
              <w:top w:w="100" w:type="dxa"/>
              <w:left w:w="100" w:type="dxa"/>
              <w:bottom w:w="100" w:type="dxa"/>
              <w:right w:w="100" w:type="dxa"/>
            </w:tcMar>
          </w:tcPr>
          <w:p w14:paraId="183E7FDA" w14:textId="2D7297AA" w:rsidR="00B66CEC" w:rsidRPr="00C6413F" w:rsidRDefault="00394DAA" w:rsidP="00816DF5">
            <w:pPr>
              <w:widowControl w:val="0"/>
              <w:pBdr>
                <w:top w:val="nil"/>
                <w:left w:val="nil"/>
                <w:bottom w:val="nil"/>
                <w:right w:val="nil"/>
                <w:between w:val="nil"/>
              </w:pBdr>
              <w:ind w:firstLine="0"/>
              <w:rPr>
                <w:rFonts w:ascii="Times New Roman" w:eastAsia="Times New Roman" w:hAnsi="Times New Roman" w:cs="Times New Roman"/>
              </w:rPr>
            </w:pPr>
            <w:r>
              <w:rPr>
                <w:rFonts w:ascii="Times New Roman" w:eastAsia="Times New Roman" w:hAnsi="Times New Roman" w:cs="Times New Roman"/>
              </w:rPr>
              <w:t>15</w:t>
            </w:r>
          </w:p>
        </w:tc>
        <w:tc>
          <w:tcPr>
            <w:tcW w:w="1171" w:type="dxa"/>
            <w:shd w:val="clear" w:color="auto" w:fill="auto"/>
            <w:tcMar>
              <w:top w:w="100" w:type="dxa"/>
              <w:left w:w="100" w:type="dxa"/>
              <w:bottom w:w="100" w:type="dxa"/>
              <w:right w:w="100" w:type="dxa"/>
            </w:tcMar>
          </w:tcPr>
          <w:p w14:paraId="30BB83AB" w14:textId="179F2EBC" w:rsidR="00B66CEC" w:rsidRPr="00C6413F" w:rsidRDefault="00394DAA" w:rsidP="00816DF5">
            <w:pPr>
              <w:widowControl w:val="0"/>
              <w:pBdr>
                <w:top w:val="nil"/>
                <w:left w:val="nil"/>
                <w:bottom w:val="nil"/>
                <w:right w:val="nil"/>
                <w:between w:val="nil"/>
              </w:pBdr>
              <w:ind w:firstLine="0"/>
              <w:rPr>
                <w:rFonts w:ascii="Times New Roman" w:eastAsia="Times New Roman" w:hAnsi="Times New Roman" w:cs="Times New Roman"/>
              </w:rPr>
            </w:pPr>
            <w:r>
              <w:rPr>
                <w:rFonts w:ascii="Times New Roman" w:eastAsia="Times New Roman" w:hAnsi="Times New Roman" w:cs="Times New Roman"/>
              </w:rPr>
              <w:t>15</w:t>
            </w:r>
          </w:p>
        </w:tc>
        <w:tc>
          <w:tcPr>
            <w:tcW w:w="1065" w:type="dxa"/>
            <w:shd w:val="clear" w:color="auto" w:fill="auto"/>
            <w:tcMar>
              <w:top w:w="100" w:type="dxa"/>
              <w:left w:w="100" w:type="dxa"/>
              <w:bottom w:w="100" w:type="dxa"/>
              <w:right w:w="100" w:type="dxa"/>
            </w:tcMar>
          </w:tcPr>
          <w:p w14:paraId="24B6FDB5" w14:textId="6DEBF4A4" w:rsidR="00B66CEC" w:rsidRPr="00C6413F" w:rsidRDefault="00394DAA" w:rsidP="00816DF5">
            <w:pPr>
              <w:widowControl w:val="0"/>
              <w:pBdr>
                <w:top w:val="nil"/>
                <w:left w:val="nil"/>
                <w:bottom w:val="nil"/>
                <w:right w:val="nil"/>
                <w:between w:val="nil"/>
              </w:pBdr>
              <w:ind w:firstLine="0"/>
              <w:rPr>
                <w:rFonts w:ascii="Times New Roman" w:eastAsia="Times New Roman" w:hAnsi="Times New Roman" w:cs="Times New Roman"/>
              </w:rPr>
            </w:pPr>
            <w:r>
              <w:rPr>
                <w:rFonts w:ascii="Times New Roman" w:eastAsia="Times New Roman" w:hAnsi="Times New Roman" w:cs="Times New Roman"/>
              </w:rPr>
              <w:t>15</w:t>
            </w:r>
          </w:p>
        </w:tc>
        <w:tc>
          <w:tcPr>
            <w:tcW w:w="1155" w:type="dxa"/>
            <w:shd w:val="clear" w:color="auto" w:fill="auto"/>
            <w:tcMar>
              <w:top w:w="100" w:type="dxa"/>
              <w:left w:w="100" w:type="dxa"/>
              <w:bottom w:w="100" w:type="dxa"/>
              <w:right w:w="100" w:type="dxa"/>
            </w:tcMar>
          </w:tcPr>
          <w:p w14:paraId="1B2FC047" w14:textId="1768F83C" w:rsidR="00B66CEC" w:rsidRPr="00C6413F" w:rsidRDefault="00394DAA" w:rsidP="008F26C4">
            <w:pPr>
              <w:widowControl w:val="0"/>
              <w:pBdr>
                <w:top w:val="nil"/>
                <w:left w:val="nil"/>
                <w:bottom w:val="nil"/>
                <w:right w:val="nil"/>
                <w:between w:val="nil"/>
              </w:pBdr>
              <w:ind w:firstLine="0"/>
              <w:rPr>
                <w:rFonts w:ascii="Times New Roman" w:eastAsia="Times New Roman" w:hAnsi="Times New Roman" w:cs="Times New Roman"/>
              </w:rPr>
            </w:pPr>
            <w:r>
              <w:rPr>
                <w:rFonts w:ascii="Times New Roman" w:eastAsia="Times New Roman" w:hAnsi="Times New Roman" w:cs="Times New Roman"/>
              </w:rPr>
              <w:t>15</w:t>
            </w:r>
          </w:p>
        </w:tc>
        <w:tc>
          <w:tcPr>
            <w:tcW w:w="1050" w:type="dxa"/>
            <w:shd w:val="clear" w:color="auto" w:fill="auto"/>
            <w:tcMar>
              <w:top w:w="100" w:type="dxa"/>
              <w:left w:w="100" w:type="dxa"/>
              <w:bottom w:w="100" w:type="dxa"/>
              <w:right w:w="100" w:type="dxa"/>
            </w:tcMar>
          </w:tcPr>
          <w:p w14:paraId="11F02E20" w14:textId="1256F8E4" w:rsidR="00B66CEC" w:rsidRPr="00C6413F" w:rsidRDefault="00394DAA" w:rsidP="008F26C4">
            <w:pPr>
              <w:widowControl w:val="0"/>
              <w:pBdr>
                <w:top w:val="nil"/>
                <w:left w:val="nil"/>
                <w:bottom w:val="nil"/>
                <w:right w:val="nil"/>
                <w:between w:val="nil"/>
              </w:pBdr>
              <w:ind w:firstLine="0"/>
              <w:rPr>
                <w:rFonts w:ascii="Times New Roman" w:eastAsia="Times New Roman" w:hAnsi="Times New Roman" w:cs="Times New Roman"/>
              </w:rPr>
            </w:pPr>
            <w:r>
              <w:rPr>
                <w:rFonts w:ascii="Times New Roman" w:eastAsia="Times New Roman" w:hAnsi="Times New Roman" w:cs="Times New Roman"/>
              </w:rPr>
              <w:t>15</w:t>
            </w:r>
          </w:p>
        </w:tc>
        <w:tc>
          <w:tcPr>
            <w:tcW w:w="1238" w:type="dxa"/>
            <w:shd w:val="clear" w:color="auto" w:fill="auto"/>
            <w:tcMar>
              <w:top w:w="100" w:type="dxa"/>
              <w:left w:w="100" w:type="dxa"/>
              <w:bottom w:w="100" w:type="dxa"/>
              <w:right w:w="100" w:type="dxa"/>
            </w:tcMar>
          </w:tcPr>
          <w:p w14:paraId="46263C4B" w14:textId="133D4278" w:rsidR="00B66CEC" w:rsidRPr="00C6413F" w:rsidRDefault="00394DAA" w:rsidP="00C1597A">
            <w:pPr>
              <w:widowControl w:val="0"/>
              <w:pBdr>
                <w:top w:val="nil"/>
                <w:left w:val="nil"/>
                <w:bottom w:val="nil"/>
                <w:right w:val="nil"/>
                <w:between w:val="nil"/>
              </w:pBdr>
              <w:ind w:firstLine="0"/>
              <w:rPr>
                <w:rFonts w:ascii="Times New Roman" w:eastAsia="Times New Roman" w:hAnsi="Times New Roman" w:cs="Times New Roman"/>
              </w:rPr>
            </w:pPr>
            <w:r>
              <w:rPr>
                <w:rFonts w:ascii="Times New Roman" w:eastAsia="Times New Roman" w:hAnsi="Times New Roman" w:cs="Times New Roman"/>
              </w:rPr>
              <w:t>75</w:t>
            </w:r>
          </w:p>
        </w:tc>
      </w:tr>
    </w:tbl>
    <w:p w14:paraId="19D625CB" w14:textId="060236D7" w:rsidR="00B66CEC" w:rsidRPr="0043494E" w:rsidRDefault="0043494E" w:rsidP="0043494E">
      <w:pPr>
        <w:jc w:val="center"/>
        <w:rPr>
          <w:rFonts w:ascii="Times New Roman" w:eastAsia="Times New Roman" w:hAnsi="Times New Roman" w:cs="Times New Roman"/>
          <w:i/>
          <w:iCs/>
          <w:sz w:val="24"/>
          <w:szCs w:val="24"/>
        </w:rPr>
      </w:pPr>
      <w:r w:rsidRPr="0043494E">
        <w:rPr>
          <w:rFonts w:ascii="Times New Roman" w:eastAsia="Times New Roman" w:hAnsi="Times New Roman" w:cs="Times New Roman"/>
          <w:i/>
          <w:iCs/>
          <w:sz w:val="24"/>
          <w:szCs w:val="24"/>
        </w:rPr>
        <w:t>Bảng 3.2. Bảng đánh giá phân công các thành viên trong nhóm</w:t>
      </w:r>
    </w:p>
    <w:p w14:paraId="4774A893" w14:textId="77777777" w:rsidR="00B66CEC" w:rsidRDefault="00853152" w:rsidP="006F35B4">
      <w:pPr>
        <w:pStyle w:val="Heading3"/>
        <w:rPr>
          <w:rFonts w:eastAsia="Times New Roman"/>
        </w:rPr>
      </w:pPr>
      <w:bookmarkStart w:id="51" w:name="_Toc119108273"/>
      <w:r>
        <w:rPr>
          <w:rFonts w:eastAsia="Times New Roman"/>
        </w:rPr>
        <w:t>3.3. Đề xuất các giải pháp sắp tới:</w:t>
      </w:r>
      <w:bookmarkEnd w:id="51"/>
    </w:p>
    <w:p w14:paraId="6173E259" w14:textId="77777777" w:rsidR="00B66CEC" w:rsidRDefault="00853152">
      <w:pPr>
        <w:rPr>
          <w:rFonts w:ascii="Times New Roman" w:eastAsia="Times New Roman" w:hAnsi="Times New Roman" w:cs="Times New Roman"/>
        </w:rPr>
      </w:pPr>
      <w:r>
        <w:rPr>
          <w:rFonts w:ascii="Times New Roman" w:eastAsia="Times New Roman" w:hAnsi="Times New Roman" w:cs="Times New Roman"/>
        </w:rPr>
        <w:t>Nếu được sự chấp thuận từ phía khách hàng, thì trong một vài phiên bản tiếp theo sẽ phát triển và dần hoàn thiện các tính năng được liệt kê sau:</w:t>
      </w:r>
    </w:p>
    <w:p w14:paraId="35BF4D18" w14:textId="77777777" w:rsidR="00B66CEC" w:rsidRDefault="00B66CEC">
      <w:pPr>
        <w:ind w:firstLine="0"/>
        <w:rPr>
          <w:rFonts w:ascii="Times New Roman" w:eastAsia="Times New Roman" w:hAnsi="Times New Roman" w:cs="Times New Roman"/>
        </w:rPr>
      </w:pPr>
    </w:p>
    <w:tbl>
      <w:tblPr>
        <w:tblW w:w="96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15" w:type="dxa"/>
          <w:bottom w:w="100" w:type="dxa"/>
          <w:right w:w="115" w:type="dxa"/>
        </w:tblCellMar>
        <w:tblLook w:val="0600" w:firstRow="0" w:lastRow="0" w:firstColumn="0" w:lastColumn="0" w:noHBand="1" w:noVBand="1"/>
      </w:tblPr>
      <w:tblGrid>
        <w:gridCol w:w="2925"/>
        <w:gridCol w:w="6675"/>
      </w:tblGrid>
      <w:tr w:rsidR="00B66CEC" w:rsidRPr="005C7AA7" w14:paraId="07C0465F" w14:textId="77777777">
        <w:tc>
          <w:tcPr>
            <w:tcW w:w="2925" w:type="dxa"/>
            <w:shd w:val="clear" w:color="auto" w:fill="D9D9D9"/>
            <w:tcMar>
              <w:top w:w="100" w:type="dxa"/>
              <w:left w:w="100" w:type="dxa"/>
              <w:bottom w:w="100" w:type="dxa"/>
              <w:right w:w="100" w:type="dxa"/>
            </w:tcMar>
          </w:tcPr>
          <w:p w14:paraId="06FD669E" w14:textId="77777777" w:rsidR="00B66CEC" w:rsidRPr="005C7AA7" w:rsidRDefault="00853152" w:rsidP="00D86518">
            <w:pPr>
              <w:widowControl w:val="0"/>
              <w:pBdr>
                <w:top w:val="nil"/>
                <w:left w:val="nil"/>
                <w:bottom w:val="nil"/>
                <w:right w:val="nil"/>
                <w:between w:val="nil"/>
              </w:pBdr>
              <w:ind w:firstLine="0"/>
              <w:jc w:val="center"/>
              <w:rPr>
                <w:rFonts w:ascii="Times New Roman" w:eastAsia="Times New Roman" w:hAnsi="Times New Roman" w:cs="Times New Roman"/>
                <w:b/>
                <w:bCs/>
              </w:rPr>
            </w:pPr>
            <w:r w:rsidRPr="005C7AA7">
              <w:rPr>
                <w:rFonts w:ascii="Times New Roman" w:eastAsia="Times New Roman" w:hAnsi="Times New Roman" w:cs="Times New Roman"/>
                <w:b/>
                <w:bCs/>
              </w:rPr>
              <w:t>Chức năng mới</w:t>
            </w:r>
          </w:p>
        </w:tc>
        <w:tc>
          <w:tcPr>
            <w:tcW w:w="6675" w:type="dxa"/>
            <w:shd w:val="clear" w:color="auto" w:fill="D9D9D9"/>
            <w:tcMar>
              <w:top w:w="100" w:type="dxa"/>
              <w:left w:w="100" w:type="dxa"/>
              <w:bottom w:w="100" w:type="dxa"/>
              <w:right w:w="100" w:type="dxa"/>
            </w:tcMar>
          </w:tcPr>
          <w:p w14:paraId="42566728" w14:textId="77777777" w:rsidR="00B66CEC" w:rsidRPr="005C7AA7" w:rsidRDefault="00853152" w:rsidP="00D86518">
            <w:pPr>
              <w:widowControl w:val="0"/>
              <w:pBdr>
                <w:top w:val="nil"/>
                <w:left w:val="nil"/>
                <w:bottom w:val="nil"/>
                <w:right w:val="nil"/>
                <w:between w:val="nil"/>
              </w:pBdr>
              <w:ind w:firstLine="0"/>
              <w:jc w:val="center"/>
              <w:rPr>
                <w:rFonts w:ascii="Times New Roman" w:eastAsia="Times New Roman" w:hAnsi="Times New Roman" w:cs="Times New Roman"/>
                <w:b/>
                <w:bCs/>
              </w:rPr>
            </w:pPr>
            <w:r w:rsidRPr="005C7AA7">
              <w:rPr>
                <w:rFonts w:ascii="Times New Roman" w:eastAsia="Times New Roman" w:hAnsi="Times New Roman" w:cs="Times New Roman"/>
                <w:b/>
                <w:bCs/>
              </w:rPr>
              <w:t>Mô tả chức năng</w:t>
            </w:r>
          </w:p>
        </w:tc>
      </w:tr>
      <w:tr w:rsidR="00B66CEC" w:rsidRPr="001A3499" w14:paraId="30CA4CA4" w14:textId="77777777">
        <w:tc>
          <w:tcPr>
            <w:tcW w:w="2925" w:type="dxa"/>
            <w:shd w:val="clear" w:color="auto" w:fill="auto"/>
            <w:tcMar>
              <w:top w:w="100" w:type="dxa"/>
              <w:left w:w="100" w:type="dxa"/>
              <w:bottom w:w="100" w:type="dxa"/>
              <w:right w:w="100" w:type="dxa"/>
            </w:tcMar>
          </w:tcPr>
          <w:p w14:paraId="76586002" w14:textId="77777777" w:rsidR="00B66CEC" w:rsidRPr="001A3499" w:rsidRDefault="00853152" w:rsidP="009A3426">
            <w:pPr>
              <w:widowControl w:val="0"/>
              <w:pBdr>
                <w:top w:val="nil"/>
                <w:left w:val="nil"/>
                <w:bottom w:val="nil"/>
                <w:right w:val="nil"/>
                <w:between w:val="nil"/>
              </w:pBdr>
              <w:ind w:firstLine="0"/>
              <w:rPr>
                <w:rFonts w:ascii="Times New Roman" w:eastAsia="Times New Roman" w:hAnsi="Times New Roman" w:cs="Times New Roman"/>
              </w:rPr>
            </w:pPr>
            <w:r w:rsidRPr="001A3499">
              <w:rPr>
                <w:rFonts w:ascii="Times New Roman" w:eastAsia="Times New Roman" w:hAnsi="Times New Roman" w:cs="Times New Roman"/>
              </w:rPr>
              <w:t>Liên kết với các nền tảng mạng xã hội</w:t>
            </w:r>
          </w:p>
        </w:tc>
        <w:tc>
          <w:tcPr>
            <w:tcW w:w="6675" w:type="dxa"/>
            <w:shd w:val="clear" w:color="auto" w:fill="auto"/>
            <w:tcMar>
              <w:top w:w="100" w:type="dxa"/>
              <w:left w:w="100" w:type="dxa"/>
              <w:bottom w:w="100" w:type="dxa"/>
              <w:right w:w="100" w:type="dxa"/>
            </w:tcMar>
          </w:tcPr>
          <w:p w14:paraId="37682117" w14:textId="77777777" w:rsidR="00B66CEC" w:rsidRPr="001A3499" w:rsidRDefault="00853152" w:rsidP="00706260">
            <w:pPr>
              <w:widowControl w:val="0"/>
              <w:pBdr>
                <w:top w:val="nil"/>
                <w:left w:val="nil"/>
                <w:bottom w:val="nil"/>
                <w:right w:val="nil"/>
                <w:between w:val="nil"/>
              </w:pBdr>
              <w:ind w:firstLine="0"/>
              <w:rPr>
                <w:rFonts w:ascii="Times New Roman" w:eastAsia="Times New Roman" w:hAnsi="Times New Roman" w:cs="Times New Roman"/>
              </w:rPr>
            </w:pPr>
            <w:r w:rsidRPr="001A3499">
              <w:rPr>
                <w:rFonts w:ascii="Times New Roman" w:eastAsia="Times New Roman" w:hAnsi="Times New Roman" w:cs="Times New Roman"/>
              </w:rPr>
              <w:t>Liên kết với các trang mạng xã hội như Facebook, Instagram,.. mà có thể đồng bộ các thông tin ngoài luồng hệ thống như tin nhắn, thông tin đặt hàng, các đề xuất sản phẩm mới,..</w:t>
            </w:r>
          </w:p>
        </w:tc>
      </w:tr>
      <w:tr w:rsidR="00B66CEC" w:rsidRPr="001A3499" w14:paraId="173C22E8" w14:textId="77777777">
        <w:tc>
          <w:tcPr>
            <w:tcW w:w="2925" w:type="dxa"/>
            <w:shd w:val="clear" w:color="auto" w:fill="auto"/>
            <w:tcMar>
              <w:top w:w="100" w:type="dxa"/>
              <w:left w:w="100" w:type="dxa"/>
              <w:bottom w:w="100" w:type="dxa"/>
              <w:right w:w="100" w:type="dxa"/>
            </w:tcMar>
          </w:tcPr>
          <w:p w14:paraId="5BEB0EE3" w14:textId="77777777" w:rsidR="00B66CEC" w:rsidRPr="001A3499" w:rsidRDefault="00853152" w:rsidP="009A3426">
            <w:pPr>
              <w:widowControl w:val="0"/>
              <w:pBdr>
                <w:top w:val="nil"/>
                <w:left w:val="nil"/>
                <w:bottom w:val="nil"/>
                <w:right w:val="nil"/>
                <w:between w:val="nil"/>
              </w:pBdr>
              <w:ind w:firstLine="0"/>
              <w:rPr>
                <w:rFonts w:ascii="Times New Roman" w:eastAsia="Times New Roman" w:hAnsi="Times New Roman" w:cs="Times New Roman"/>
              </w:rPr>
            </w:pPr>
            <w:r w:rsidRPr="001A3499">
              <w:rPr>
                <w:rFonts w:ascii="Times New Roman" w:eastAsia="Times New Roman" w:hAnsi="Times New Roman" w:cs="Times New Roman"/>
              </w:rPr>
              <w:t>Nhận các thông báo từ nhà quản lý sách</w:t>
            </w:r>
          </w:p>
        </w:tc>
        <w:tc>
          <w:tcPr>
            <w:tcW w:w="6675" w:type="dxa"/>
            <w:shd w:val="clear" w:color="auto" w:fill="auto"/>
            <w:tcMar>
              <w:top w:w="100" w:type="dxa"/>
              <w:left w:w="100" w:type="dxa"/>
              <w:bottom w:w="100" w:type="dxa"/>
              <w:right w:w="100" w:type="dxa"/>
            </w:tcMar>
          </w:tcPr>
          <w:p w14:paraId="63A6F61A" w14:textId="77777777" w:rsidR="00B66CEC" w:rsidRPr="001A3499" w:rsidRDefault="00853152" w:rsidP="00706260">
            <w:pPr>
              <w:widowControl w:val="0"/>
              <w:pBdr>
                <w:top w:val="nil"/>
                <w:left w:val="nil"/>
                <w:bottom w:val="nil"/>
                <w:right w:val="nil"/>
                <w:between w:val="nil"/>
              </w:pBdr>
              <w:ind w:firstLine="0"/>
              <w:rPr>
                <w:rFonts w:ascii="Times New Roman" w:eastAsia="Times New Roman" w:hAnsi="Times New Roman" w:cs="Times New Roman"/>
              </w:rPr>
            </w:pPr>
            <w:r w:rsidRPr="001A3499">
              <w:rPr>
                <w:rFonts w:ascii="Times New Roman" w:eastAsia="Times New Roman" w:hAnsi="Times New Roman" w:cs="Times New Roman"/>
              </w:rPr>
              <w:t>Cho phép khách hàng mua sách có thể nhận thông tin chi tiết về sản phẩm sắp được lên kệ</w:t>
            </w:r>
          </w:p>
        </w:tc>
      </w:tr>
      <w:tr w:rsidR="00B66CEC" w:rsidRPr="001A3499" w14:paraId="47C1553C" w14:textId="77777777">
        <w:tc>
          <w:tcPr>
            <w:tcW w:w="2925" w:type="dxa"/>
            <w:shd w:val="clear" w:color="auto" w:fill="auto"/>
            <w:tcMar>
              <w:top w:w="100" w:type="dxa"/>
              <w:left w:w="100" w:type="dxa"/>
              <w:bottom w:w="100" w:type="dxa"/>
              <w:right w:w="100" w:type="dxa"/>
            </w:tcMar>
          </w:tcPr>
          <w:p w14:paraId="7913E17D" w14:textId="77777777" w:rsidR="00B66CEC" w:rsidRPr="001A3499" w:rsidRDefault="00853152" w:rsidP="00426EB1">
            <w:pPr>
              <w:widowControl w:val="0"/>
              <w:pBdr>
                <w:top w:val="nil"/>
                <w:left w:val="nil"/>
                <w:bottom w:val="nil"/>
                <w:right w:val="nil"/>
                <w:between w:val="nil"/>
              </w:pBdr>
              <w:ind w:firstLine="0"/>
              <w:rPr>
                <w:rFonts w:ascii="Times New Roman" w:eastAsia="Times New Roman" w:hAnsi="Times New Roman" w:cs="Times New Roman"/>
              </w:rPr>
            </w:pPr>
            <w:r w:rsidRPr="001A3499">
              <w:rPr>
                <w:rFonts w:ascii="Times New Roman" w:eastAsia="Times New Roman" w:hAnsi="Times New Roman" w:cs="Times New Roman"/>
              </w:rPr>
              <w:t>Nêu cảm nghĩ của khách hàng</w:t>
            </w:r>
          </w:p>
        </w:tc>
        <w:tc>
          <w:tcPr>
            <w:tcW w:w="6675" w:type="dxa"/>
            <w:shd w:val="clear" w:color="auto" w:fill="auto"/>
            <w:tcMar>
              <w:top w:w="100" w:type="dxa"/>
              <w:left w:w="100" w:type="dxa"/>
              <w:bottom w:w="100" w:type="dxa"/>
              <w:right w:w="100" w:type="dxa"/>
            </w:tcMar>
          </w:tcPr>
          <w:p w14:paraId="0ABE75FE" w14:textId="77777777" w:rsidR="00B66CEC" w:rsidRPr="001A3499" w:rsidRDefault="00853152" w:rsidP="00706260">
            <w:pPr>
              <w:widowControl w:val="0"/>
              <w:pBdr>
                <w:top w:val="nil"/>
                <w:left w:val="nil"/>
                <w:bottom w:val="nil"/>
                <w:right w:val="nil"/>
                <w:between w:val="nil"/>
              </w:pBdr>
              <w:ind w:firstLine="0"/>
              <w:rPr>
                <w:rFonts w:ascii="Times New Roman" w:eastAsia="Times New Roman" w:hAnsi="Times New Roman" w:cs="Times New Roman"/>
              </w:rPr>
            </w:pPr>
            <w:r w:rsidRPr="001A3499">
              <w:rPr>
                <w:rFonts w:ascii="Times New Roman" w:eastAsia="Times New Roman" w:hAnsi="Times New Roman" w:cs="Times New Roman"/>
              </w:rPr>
              <w:t>Khác với đánh giá cho mỗi sản phẩm, đây là mục dành riêng cho khách hàng mua sách, tương tự như tính năng trang cá nhân trên một số nền tảng mạng xã hội, mà người dùng có thể nêu lên những cảm nghĩ không chỉ về sản phẩm, mà còn về cửa hàng, nhà xuất bản hoặc chia sẻ những tâm tư tình cảm..</w:t>
            </w:r>
          </w:p>
        </w:tc>
      </w:tr>
    </w:tbl>
    <w:p w14:paraId="5EEFAEF8" w14:textId="081D5353" w:rsidR="00B66CEC" w:rsidRPr="0024284F" w:rsidRDefault="0024284F" w:rsidP="0024284F">
      <w:pPr>
        <w:ind w:firstLine="0"/>
        <w:jc w:val="center"/>
        <w:rPr>
          <w:rFonts w:ascii="Times New Roman" w:hAnsi="Times New Roman" w:cs="Times New Roman"/>
          <w:i/>
          <w:iCs/>
          <w:sz w:val="24"/>
          <w:szCs w:val="24"/>
        </w:rPr>
      </w:pPr>
      <w:r w:rsidRPr="0024284F">
        <w:rPr>
          <w:rFonts w:ascii="Times New Roman" w:hAnsi="Times New Roman" w:cs="Times New Roman"/>
          <w:i/>
          <w:iCs/>
          <w:sz w:val="24"/>
          <w:szCs w:val="24"/>
        </w:rPr>
        <w:t>Bảng 3.3 Đề xuất các giải pháp sắp tới</w:t>
      </w:r>
    </w:p>
    <w:p w14:paraId="2C184792" w14:textId="11DC0CE0" w:rsidR="00B66CEC" w:rsidRDefault="00853152">
      <w:pPr>
        <w:pStyle w:val="Heading2"/>
        <w:numPr>
          <w:ilvl w:val="0"/>
          <w:numId w:val="1"/>
        </w:numPr>
        <w:rPr>
          <w:rFonts w:ascii="Times New Roman" w:eastAsia="Times New Roman" w:hAnsi="Times New Roman" w:cs="Times New Roman"/>
        </w:rPr>
      </w:pPr>
      <w:bookmarkStart w:id="52" w:name="_Toc119108274"/>
      <w:r>
        <w:rPr>
          <w:rFonts w:ascii="Times New Roman" w:eastAsia="Times New Roman" w:hAnsi="Times New Roman" w:cs="Times New Roman"/>
        </w:rPr>
        <w:lastRenderedPageBreak/>
        <w:t>ĐIỀU KHIỂN, KIỂM SOÁT (CONTROL)</w:t>
      </w:r>
      <w:bookmarkEnd w:id="52"/>
    </w:p>
    <w:p w14:paraId="3A7E7FF6" w14:textId="35840749" w:rsidR="00B66CEC" w:rsidRDefault="00853152">
      <w:pPr>
        <w:pStyle w:val="Heading3"/>
        <w:rPr>
          <w:rFonts w:eastAsia="Times New Roman" w:cs="Times New Roman"/>
        </w:rPr>
      </w:pPr>
      <w:bookmarkStart w:id="53" w:name="_Toc119108275"/>
      <w:r>
        <w:rPr>
          <w:rFonts w:eastAsia="Times New Roman" w:cs="Times New Roman"/>
        </w:rPr>
        <w:t xml:space="preserve">4.1 Tình huống phát sinh 1 - Vấn đề </w:t>
      </w:r>
      <w:r w:rsidR="008A1DB0">
        <w:rPr>
          <w:rFonts w:eastAsia="Times New Roman" w:cs="Times New Roman"/>
        </w:rPr>
        <w:t>chi phí</w:t>
      </w:r>
      <w:bookmarkEnd w:id="53"/>
    </w:p>
    <w:p w14:paraId="21FFC4A1" w14:textId="77777777" w:rsidR="00B66CEC" w:rsidRDefault="00853152">
      <w:pPr>
        <w:pStyle w:val="Heading4"/>
        <w:rPr>
          <w:rFonts w:eastAsia="Times New Roman" w:cs="Times New Roman"/>
        </w:rPr>
      </w:pPr>
      <w:bookmarkStart w:id="54" w:name="_Toc119108276"/>
      <w:r>
        <w:rPr>
          <w:rFonts w:eastAsia="Times New Roman" w:cs="Times New Roman"/>
        </w:rPr>
        <w:t>4.1.1 Mô tả vấn đề</w:t>
      </w:r>
      <w:bookmarkEnd w:id="54"/>
    </w:p>
    <w:p w14:paraId="4DD08EF5" w14:textId="10AB930B" w:rsidR="008A1DB0" w:rsidRDefault="008A1DB0" w:rsidP="008A1DB0">
      <w:pPr>
        <w:ind w:firstLine="709"/>
        <w:rPr>
          <w:rFonts w:ascii="Times New Roman" w:eastAsia="Times New Roman" w:hAnsi="Times New Roman" w:cs="Times New Roman"/>
        </w:rPr>
      </w:pPr>
      <w:r>
        <w:rPr>
          <w:rFonts w:ascii="Times New Roman" w:eastAsia="Times New Roman" w:hAnsi="Times New Roman" w:cs="Times New Roman"/>
        </w:rPr>
        <w:t>- Đã phát sinh vấn đề về số tiền tổng chi cho dự án đã vượt quá định mức 100,000,000 VND được dự kiến ban đầu. Với thực tế tổng chi phí cho dự án này là 11</w:t>
      </w:r>
      <w:r w:rsidR="00733AAA">
        <w:rPr>
          <w:rFonts w:ascii="Times New Roman" w:eastAsia="Times New Roman" w:hAnsi="Times New Roman" w:cs="Times New Roman"/>
        </w:rPr>
        <w:t>1,045</w:t>
      </w:r>
      <w:r>
        <w:rPr>
          <w:rFonts w:ascii="Times New Roman" w:eastAsia="Times New Roman" w:hAnsi="Times New Roman" w:cs="Times New Roman"/>
        </w:rPr>
        <w:t xml:space="preserve">,000 VND (Tổng lương các </w:t>
      </w:r>
      <w:r w:rsidR="00AC1B4D">
        <w:rPr>
          <w:rFonts w:ascii="Times New Roman" w:eastAsia="Times New Roman" w:hAnsi="Times New Roman" w:cs="Times New Roman"/>
        </w:rPr>
        <w:t>thành</w:t>
      </w:r>
      <w:r>
        <w:rPr>
          <w:rFonts w:ascii="Times New Roman" w:eastAsia="Times New Roman" w:hAnsi="Times New Roman" w:cs="Times New Roman"/>
        </w:rPr>
        <w:t xml:space="preserve"> viên + Chi phí tài nguyên)</w:t>
      </w:r>
      <w:r w:rsidR="00AC1B4D">
        <w:rPr>
          <w:rFonts w:ascii="Times New Roman" w:eastAsia="Times New Roman" w:hAnsi="Times New Roman" w:cs="Times New Roman"/>
        </w:rPr>
        <w:t>, trong đó tổng chi phí cho nhân sự cả nhóm là 80,200,000 VND</w:t>
      </w:r>
      <w:r>
        <w:rPr>
          <w:rFonts w:ascii="Times New Roman" w:eastAsia="Times New Roman" w:hAnsi="Times New Roman" w:cs="Times New Roman"/>
        </w:rPr>
        <w:t xml:space="preserve">, cho thấy </w:t>
      </w:r>
      <w:r w:rsidR="006E251D">
        <w:rPr>
          <w:rFonts w:ascii="Times New Roman" w:eastAsia="Times New Roman" w:hAnsi="Times New Roman" w:cs="Times New Roman"/>
        </w:rPr>
        <w:t xml:space="preserve">được </w:t>
      </w:r>
      <w:r>
        <w:rPr>
          <w:rFonts w:ascii="Times New Roman" w:eastAsia="Times New Roman" w:hAnsi="Times New Roman" w:cs="Times New Roman"/>
        </w:rPr>
        <w:t>số tiền hao hụt là 1</w:t>
      </w:r>
      <w:r w:rsidR="00733AAA">
        <w:rPr>
          <w:rFonts w:ascii="Times New Roman" w:eastAsia="Times New Roman" w:hAnsi="Times New Roman" w:cs="Times New Roman"/>
        </w:rPr>
        <w:t>1</w:t>
      </w:r>
      <w:r>
        <w:rPr>
          <w:rFonts w:ascii="Times New Roman" w:eastAsia="Times New Roman" w:hAnsi="Times New Roman" w:cs="Times New Roman"/>
        </w:rPr>
        <w:t>,</w:t>
      </w:r>
      <w:r w:rsidR="00733AAA">
        <w:rPr>
          <w:rFonts w:ascii="Times New Roman" w:eastAsia="Times New Roman" w:hAnsi="Times New Roman" w:cs="Times New Roman"/>
        </w:rPr>
        <w:t>045</w:t>
      </w:r>
      <w:r>
        <w:rPr>
          <w:rFonts w:ascii="Times New Roman" w:eastAsia="Times New Roman" w:hAnsi="Times New Roman" w:cs="Times New Roman"/>
        </w:rPr>
        <w:t>,000 VND</w:t>
      </w:r>
    </w:p>
    <w:p w14:paraId="3323E0FA" w14:textId="77777777" w:rsidR="00B66CEC" w:rsidRDefault="00853152">
      <w:pPr>
        <w:pStyle w:val="Heading4"/>
        <w:rPr>
          <w:rFonts w:eastAsia="Times New Roman" w:cs="Times New Roman"/>
        </w:rPr>
      </w:pPr>
      <w:bookmarkStart w:id="55" w:name="_Toc119108277"/>
      <w:r>
        <w:rPr>
          <w:rFonts w:eastAsia="Times New Roman" w:cs="Times New Roman"/>
        </w:rPr>
        <w:t>4.1.2 Cách điều khiển kiểm soát</w:t>
      </w:r>
      <w:bookmarkEnd w:id="55"/>
    </w:p>
    <w:p w14:paraId="027AAC51" w14:textId="45E662C1" w:rsidR="00B66CEC" w:rsidRDefault="008A1DB0" w:rsidP="008A1DB0">
      <w:pPr>
        <w:ind w:firstLine="567"/>
        <w:rPr>
          <w:rFonts w:ascii="Times New Roman" w:eastAsia="Times New Roman" w:hAnsi="Times New Roman" w:cs="Times New Roman"/>
        </w:rPr>
      </w:pPr>
      <w:r>
        <w:rPr>
          <w:rFonts w:ascii="Times New Roman" w:eastAsia="Times New Roman" w:hAnsi="Times New Roman" w:cs="Times New Roman"/>
        </w:rPr>
        <w:t>- Có thể điều chỉnh lại mức tổng chi bằng cách tiết kiệm lại chi phí tài nguyên (tiết kiệm được 21,500,000 VND vì máy tính cá nhân dự phòng có thể không cần thiết). Lúc này tổng chi phí thực tế cho dự án đã ít hơn so với kinh phí ban đầu đặt ra.</w:t>
      </w:r>
    </w:p>
    <w:p w14:paraId="37315C91" w14:textId="393334A4" w:rsidR="00B66CEC" w:rsidRDefault="00853152">
      <w:pPr>
        <w:pStyle w:val="Heading3"/>
        <w:rPr>
          <w:rFonts w:eastAsia="Times New Roman" w:cs="Times New Roman"/>
        </w:rPr>
      </w:pPr>
      <w:bookmarkStart w:id="56" w:name="_Toc119108278"/>
      <w:r>
        <w:rPr>
          <w:rFonts w:eastAsia="Times New Roman" w:cs="Times New Roman"/>
        </w:rPr>
        <w:t xml:space="preserve">4.2 Tình huống phát sinh 2 - Vấn đề </w:t>
      </w:r>
      <w:r w:rsidR="00F27773">
        <w:rPr>
          <w:rFonts w:eastAsia="Times New Roman" w:cs="Times New Roman"/>
        </w:rPr>
        <w:t>thời gian</w:t>
      </w:r>
      <w:bookmarkEnd w:id="56"/>
    </w:p>
    <w:p w14:paraId="7BB908E8" w14:textId="77777777" w:rsidR="00B66CEC" w:rsidRDefault="00853152">
      <w:pPr>
        <w:pStyle w:val="Heading4"/>
        <w:rPr>
          <w:rFonts w:eastAsia="Times New Roman" w:cs="Times New Roman"/>
        </w:rPr>
      </w:pPr>
      <w:bookmarkStart w:id="57" w:name="_Toc119108279"/>
      <w:r>
        <w:rPr>
          <w:rFonts w:eastAsia="Times New Roman" w:cs="Times New Roman"/>
        </w:rPr>
        <w:t>4.2.1 Mô tả vấn đề</w:t>
      </w:r>
      <w:bookmarkEnd w:id="57"/>
    </w:p>
    <w:p w14:paraId="0497A226" w14:textId="5317FA3B" w:rsidR="00B66CEC" w:rsidRDefault="00F27773" w:rsidP="00F27773">
      <w:pPr>
        <w:ind w:firstLine="567"/>
        <w:rPr>
          <w:rFonts w:ascii="Times New Roman" w:eastAsia="Times New Roman" w:hAnsi="Times New Roman" w:cs="Times New Roman"/>
        </w:rPr>
      </w:pPr>
      <w:r>
        <w:rPr>
          <w:rFonts w:ascii="Times New Roman" w:eastAsia="Times New Roman" w:hAnsi="Times New Roman" w:cs="Times New Roman"/>
        </w:rPr>
        <w:t xml:space="preserve">- </w:t>
      </w:r>
      <w:r w:rsidR="00F0202C">
        <w:rPr>
          <w:rFonts w:ascii="Times New Roman" w:eastAsia="Times New Roman" w:hAnsi="Times New Roman" w:cs="Times New Roman"/>
        </w:rPr>
        <w:t>Vì thời gian dự kiến cho toàn dự án quá gấp rút, nên có thể các giai đoạn sẽ được thực hiện kém hiệu quả, dẫn đến sản phẩm cuối được bàn giao cho khách hàng sẽ kém chất lượng</w:t>
      </w:r>
      <w:r w:rsidR="00CE46B5">
        <w:rPr>
          <w:rFonts w:ascii="Times New Roman" w:eastAsia="Times New Roman" w:hAnsi="Times New Roman" w:cs="Times New Roman"/>
        </w:rPr>
        <w:t xml:space="preserve"> đi.</w:t>
      </w:r>
    </w:p>
    <w:p w14:paraId="483434A4" w14:textId="77777777" w:rsidR="00B66CEC" w:rsidRDefault="00853152">
      <w:pPr>
        <w:pStyle w:val="Heading4"/>
        <w:rPr>
          <w:rFonts w:eastAsia="Times New Roman" w:cs="Times New Roman"/>
        </w:rPr>
      </w:pPr>
      <w:bookmarkStart w:id="58" w:name="_Toc119108280"/>
      <w:r>
        <w:rPr>
          <w:rFonts w:eastAsia="Times New Roman" w:cs="Times New Roman"/>
        </w:rPr>
        <w:t>4.2.2 Cách điều khiển kiểm soát</w:t>
      </w:r>
      <w:bookmarkEnd w:id="58"/>
    </w:p>
    <w:p w14:paraId="15D45132" w14:textId="1E9E17DA" w:rsidR="00B66CEC" w:rsidRDefault="00E61C89" w:rsidP="00E61C89">
      <w:pPr>
        <w:ind w:firstLine="567"/>
        <w:rPr>
          <w:rFonts w:ascii="Times New Roman" w:eastAsia="Times New Roman" w:hAnsi="Times New Roman" w:cs="Times New Roman"/>
        </w:rPr>
      </w:pPr>
      <w:r>
        <w:rPr>
          <w:rFonts w:ascii="Times New Roman" w:eastAsia="Times New Roman" w:hAnsi="Times New Roman" w:cs="Times New Roman"/>
        </w:rPr>
        <w:t>- Các thành viên phải làm việc ngoài giờ để hoàn thành phân đoạn như dự định</w:t>
      </w:r>
      <w:r w:rsidR="009D4445">
        <w:rPr>
          <w:rFonts w:ascii="Times New Roman" w:eastAsia="Times New Roman" w:hAnsi="Times New Roman" w:cs="Times New Roman"/>
        </w:rPr>
        <w:t>, hoặc phải mượn thời gian của phân đoạn kế tiếp để hoàn thiện kịp tiến độ.</w:t>
      </w:r>
    </w:p>
    <w:p w14:paraId="3205D266" w14:textId="42EAD3AC" w:rsidR="00D03F35" w:rsidRDefault="00D03F35" w:rsidP="00E61C89">
      <w:pPr>
        <w:ind w:firstLine="567"/>
        <w:rPr>
          <w:rFonts w:ascii="Times New Roman" w:eastAsia="Times New Roman" w:hAnsi="Times New Roman" w:cs="Times New Roman"/>
        </w:rPr>
      </w:pPr>
      <w:r>
        <w:rPr>
          <w:rFonts w:ascii="Times New Roman" w:eastAsia="Times New Roman" w:hAnsi="Times New Roman" w:cs="Times New Roman"/>
        </w:rPr>
        <w:t>Và việc lấn qua thời gian phân đoạn kế tiếp để hoàn thiện phân đoạn hiện tại không làm chậm trễ đến thời gian hoàn thành cả dự án đã được đặt ra ban đầu.</w:t>
      </w:r>
    </w:p>
    <w:tbl>
      <w:tblPr>
        <w:tblStyle w:val="TableGrid"/>
        <w:tblW w:w="0" w:type="auto"/>
        <w:tblLook w:val="04A0" w:firstRow="1" w:lastRow="0" w:firstColumn="1" w:lastColumn="0" w:noHBand="0" w:noVBand="1"/>
      </w:tblPr>
      <w:tblGrid>
        <w:gridCol w:w="4814"/>
        <w:gridCol w:w="4814"/>
      </w:tblGrid>
      <w:tr w:rsidR="00F7698D" w:rsidRPr="00F7698D" w14:paraId="1AD97721" w14:textId="77777777" w:rsidTr="00F7698D">
        <w:tc>
          <w:tcPr>
            <w:tcW w:w="4814" w:type="dxa"/>
            <w:shd w:val="clear" w:color="auto" w:fill="E7E6E6" w:themeFill="background2"/>
          </w:tcPr>
          <w:p w14:paraId="2FB5FC56" w14:textId="4DFD68D8" w:rsidR="00F7698D" w:rsidRPr="00F7698D" w:rsidRDefault="00F7698D" w:rsidP="00F7698D">
            <w:pPr>
              <w:ind w:firstLine="0"/>
              <w:jc w:val="center"/>
              <w:rPr>
                <w:rFonts w:ascii="Times New Roman" w:eastAsia="Times New Roman" w:hAnsi="Times New Roman" w:cs="Times New Roman"/>
                <w:b/>
                <w:bCs/>
              </w:rPr>
            </w:pPr>
            <w:r w:rsidRPr="00F7698D">
              <w:rPr>
                <w:rFonts w:ascii="Times New Roman" w:eastAsia="Times New Roman" w:hAnsi="Times New Roman" w:cs="Times New Roman"/>
                <w:b/>
                <w:bCs/>
              </w:rPr>
              <w:t>Danh sách nhân viên làm việc ngoài giờ</w:t>
            </w:r>
          </w:p>
        </w:tc>
        <w:tc>
          <w:tcPr>
            <w:tcW w:w="4814" w:type="dxa"/>
            <w:shd w:val="clear" w:color="auto" w:fill="E7E6E6" w:themeFill="background2"/>
          </w:tcPr>
          <w:p w14:paraId="739E4C13" w14:textId="0F2D7143" w:rsidR="00F7698D" w:rsidRPr="00F7698D" w:rsidRDefault="00F7698D" w:rsidP="00F7698D">
            <w:pPr>
              <w:ind w:firstLine="0"/>
              <w:jc w:val="center"/>
              <w:rPr>
                <w:rFonts w:ascii="Times New Roman" w:eastAsia="Times New Roman" w:hAnsi="Times New Roman" w:cs="Times New Roman"/>
                <w:b/>
                <w:bCs/>
              </w:rPr>
            </w:pPr>
            <w:r w:rsidRPr="00F7698D">
              <w:rPr>
                <w:rFonts w:ascii="Times New Roman" w:eastAsia="Times New Roman" w:hAnsi="Times New Roman" w:cs="Times New Roman"/>
                <w:b/>
                <w:bCs/>
              </w:rPr>
              <w:t>Số giờ làm thêm (giờ)</w:t>
            </w:r>
          </w:p>
        </w:tc>
      </w:tr>
      <w:tr w:rsidR="00F7698D" w14:paraId="3EC3E662" w14:textId="77777777" w:rsidTr="00F7698D">
        <w:tc>
          <w:tcPr>
            <w:tcW w:w="4814" w:type="dxa"/>
          </w:tcPr>
          <w:p w14:paraId="23BBFB24" w14:textId="4BDBE582" w:rsidR="00F7698D" w:rsidRDefault="00F7698D" w:rsidP="001561C1">
            <w:pPr>
              <w:ind w:firstLine="0"/>
              <w:jc w:val="center"/>
              <w:rPr>
                <w:rFonts w:ascii="Times New Roman" w:eastAsia="Times New Roman" w:hAnsi="Times New Roman" w:cs="Times New Roman"/>
              </w:rPr>
            </w:pPr>
            <w:r>
              <w:rPr>
                <w:rFonts w:ascii="Times New Roman" w:eastAsia="Times New Roman" w:hAnsi="Times New Roman" w:cs="Times New Roman"/>
              </w:rPr>
              <w:t>Nguyễn Trịnh Thành</w:t>
            </w:r>
          </w:p>
        </w:tc>
        <w:tc>
          <w:tcPr>
            <w:tcW w:w="4814" w:type="dxa"/>
          </w:tcPr>
          <w:p w14:paraId="7D9E58DC" w14:textId="442D814A" w:rsidR="00F7698D" w:rsidRDefault="001F2352" w:rsidP="001561C1">
            <w:pPr>
              <w:ind w:firstLine="0"/>
              <w:jc w:val="center"/>
              <w:rPr>
                <w:rFonts w:ascii="Times New Roman" w:eastAsia="Times New Roman" w:hAnsi="Times New Roman" w:cs="Times New Roman"/>
              </w:rPr>
            </w:pPr>
            <w:r>
              <w:rPr>
                <w:rFonts w:ascii="Times New Roman" w:eastAsia="Times New Roman" w:hAnsi="Times New Roman" w:cs="Times New Roman"/>
              </w:rPr>
              <w:t>3</w:t>
            </w:r>
          </w:p>
        </w:tc>
      </w:tr>
      <w:tr w:rsidR="00F7698D" w14:paraId="4F7F9BC1" w14:textId="77777777" w:rsidTr="00F7698D">
        <w:tc>
          <w:tcPr>
            <w:tcW w:w="4814" w:type="dxa"/>
          </w:tcPr>
          <w:p w14:paraId="7C6A1E2E" w14:textId="001603E0" w:rsidR="00F7698D" w:rsidRDefault="00F7698D" w:rsidP="001561C1">
            <w:pPr>
              <w:ind w:firstLine="0"/>
              <w:jc w:val="center"/>
              <w:rPr>
                <w:rFonts w:ascii="Times New Roman" w:eastAsia="Times New Roman" w:hAnsi="Times New Roman" w:cs="Times New Roman"/>
              </w:rPr>
            </w:pPr>
            <w:r>
              <w:rPr>
                <w:rFonts w:ascii="Times New Roman" w:eastAsia="Times New Roman" w:hAnsi="Times New Roman" w:cs="Times New Roman"/>
              </w:rPr>
              <w:t>Trịnh Hoàng Tùng</w:t>
            </w:r>
          </w:p>
        </w:tc>
        <w:tc>
          <w:tcPr>
            <w:tcW w:w="4814" w:type="dxa"/>
          </w:tcPr>
          <w:p w14:paraId="0E14D016" w14:textId="20C5DD16" w:rsidR="00F7698D" w:rsidRDefault="001F2352" w:rsidP="001561C1">
            <w:pPr>
              <w:ind w:firstLine="0"/>
              <w:jc w:val="center"/>
              <w:rPr>
                <w:rFonts w:ascii="Times New Roman" w:eastAsia="Times New Roman" w:hAnsi="Times New Roman" w:cs="Times New Roman"/>
              </w:rPr>
            </w:pPr>
            <w:r>
              <w:rPr>
                <w:rFonts w:ascii="Times New Roman" w:eastAsia="Times New Roman" w:hAnsi="Times New Roman" w:cs="Times New Roman"/>
              </w:rPr>
              <w:t>3</w:t>
            </w:r>
          </w:p>
        </w:tc>
      </w:tr>
      <w:tr w:rsidR="00F7698D" w14:paraId="088C2A47" w14:textId="77777777" w:rsidTr="00F7698D">
        <w:tc>
          <w:tcPr>
            <w:tcW w:w="4814" w:type="dxa"/>
          </w:tcPr>
          <w:p w14:paraId="6D872B0E" w14:textId="5A35FFFE" w:rsidR="00F7698D" w:rsidRDefault="00F7698D" w:rsidP="001561C1">
            <w:pPr>
              <w:ind w:firstLine="0"/>
              <w:jc w:val="center"/>
              <w:rPr>
                <w:rFonts w:ascii="Times New Roman" w:eastAsia="Times New Roman" w:hAnsi="Times New Roman" w:cs="Times New Roman"/>
              </w:rPr>
            </w:pPr>
            <w:r>
              <w:rPr>
                <w:rFonts w:ascii="Times New Roman" w:eastAsia="Times New Roman" w:hAnsi="Times New Roman" w:cs="Times New Roman"/>
              </w:rPr>
              <w:t>Lê Quốc Đạt</w:t>
            </w:r>
          </w:p>
        </w:tc>
        <w:tc>
          <w:tcPr>
            <w:tcW w:w="4814" w:type="dxa"/>
          </w:tcPr>
          <w:p w14:paraId="758BA029" w14:textId="61BF495E" w:rsidR="00F7698D" w:rsidRDefault="001F2352" w:rsidP="001561C1">
            <w:pPr>
              <w:ind w:firstLine="0"/>
              <w:jc w:val="center"/>
              <w:rPr>
                <w:rFonts w:ascii="Times New Roman" w:eastAsia="Times New Roman" w:hAnsi="Times New Roman" w:cs="Times New Roman"/>
              </w:rPr>
            </w:pPr>
            <w:r>
              <w:rPr>
                <w:rFonts w:ascii="Times New Roman" w:eastAsia="Times New Roman" w:hAnsi="Times New Roman" w:cs="Times New Roman"/>
              </w:rPr>
              <w:t>2</w:t>
            </w:r>
          </w:p>
        </w:tc>
      </w:tr>
    </w:tbl>
    <w:p w14:paraId="32D0BF6F" w14:textId="177A9A5A" w:rsidR="00F7698D" w:rsidRPr="00526D9B" w:rsidRDefault="00A66830" w:rsidP="00526D9B">
      <w:pPr>
        <w:ind w:firstLine="567"/>
        <w:jc w:val="center"/>
        <w:rPr>
          <w:rFonts w:ascii="Times New Roman" w:eastAsia="Times New Roman" w:hAnsi="Times New Roman" w:cs="Times New Roman"/>
          <w:i/>
          <w:iCs/>
          <w:sz w:val="24"/>
          <w:szCs w:val="24"/>
        </w:rPr>
      </w:pPr>
      <w:r w:rsidRPr="00526D9B">
        <w:rPr>
          <w:rFonts w:ascii="Times New Roman" w:eastAsia="Times New Roman" w:hAnsi="Times New Roman" w:cs="Times New Roman"/>
          <w:i/>
          <w:iCs/>
          <w:sz w:val="24"/>
          <w:szCs w:val="24"/>
        </w:rPr>
        <w:t xml:space="preserve">Bảng 4.2.2. </w:t>
      </w:r>
      <w:r w:rsidR="00526D9B" w:rsidRPr="00526D9B">
        <w:rPr>
          <w:rFonts w:ascii="Times New Roman" w:eastAsia="Times New Roman" w:hAnsi="Times New Roman" w:cs="Times New Roman"/>
          <w:i/>
          <w:iCs/>
          <w:sz w:val="24"/>
          <w:szCs w:val="24"/>
        </w:rPr>
        <w:t>Danh sách nhân viên làm việc ngoài giờ</w:t>
      </w:r>
    </w:p>
    <w:p w14:paraId="0D3BA7EF" w14:textId="77777777" w:rsidR="00B66CEC" w:rsidRDefault="00B66CEC">
      <w:pPr>
        <w:ind w:firstLine="0"/>
        <w:rPr>
          <w:rFonts w:ascii="Times New Roman" w:eastAsia="Times New Roman" w:hAnsi="Times New Roman" w:cs="Times New Roman"/>
        </w:rPr>
      </w:pPr>
    </w:p>
    <w:p w14:paraId="44A63B37" w14:textId="77777777" w:rsidR="00B66CEC" w:rsidRDefault="00853152">
      <w:pPr>
        <w:pStyle w:val="Heading2"/>
        <w:numPr>
          <w:ilvl w:val="0"/>
          <w:numId w:val="1"/>
        </w:numPr>
        <w:rPr>
          <w:rFonts w:ascii="Times New Roman" w:eastAsia="Times New Roman" w:hAnsi="Times New Roman" w:cs="Times New Roman"/>
        </w:rPr>
      </w:pPr>
      <w:bookmarkStart w:id="59" w:name="_Toc119108281"/>
      <w:r>
        <w:rPr>
          <w:rFonts w:ascii="Times New Roman" w:eastAsia="Times New Roman" w:hAnsi="Times New Roman" w:cs="Times New Roman"/>
        </w:rPr>
        <w:t>KẾT THÚC DỰ ÁN (CLOSE).</w:t>
      </w:r>
      <w:bookmarkEnd w:id="59"/>
    </w:p>
    <w:p w14:paraId="2CBBC915" w14:textId="2CB4D009" w:rsidR="00825E38" w:rsidRDefault="00825E38" w:rsidP="00825E38">
      <w:pPr>
        <w:pStyle w:val="NormalWeb"/>
        <w:spacing w:before="240" w:beforeAutospacing="0" w:after="240" w:afterAutospacing="0"/>
        <w:ind w:firstLine="720"/>
        <w:jc w:val="both"/>
      </w:pPr>
      <w:r>
        <w:rPr>
          <w:color w:val="000000"/>
          <w:sz w:val="26"/>
          <w:szCs w:val="26"/>
        </w:rPr>
        <w:t xml:space="preserve">Dự án Xây dựng website bán sách trực tuyến do </w:t>
      </w:r>
      <w:r w:rsidRPr="00215CD4">
        <w:rPr>
          <w:i/>
          <w:iCs/>
          <w:color w:val="000000"/>
          <w:sz w:val="26"/>
          <w:szCs w:val="26"/>
        </w:rPr>
        <w:t>Lê Quốc Đạt</w:t>
      </w:r>
      <w:r>
        <w:rPr>
          <w:color w:val="000000"/>
          <w:sz w:val="26"/>
          <w:szCs w:val="26"/>
        </w:rPr>
        <w:t xml:space="preserve"> làm giám đốc dự án thực hiện từ ngày 05/09/2022 đến 31/10/2022. Mặc dù có phát sinh thêm chi phí ngoài dự kiến nhưng không đáng kể, không ảnh hưởng đến thời gian và mục tiêu hoàn thành dự án. Khách hàng thể hiện thái độ và đánh giá rất tích cực và sẽ ký hợp đồng duyệt cho dự án này.</w:t>
      </w:r>
    </w:p>
    <w:p w14:paraId="3B1DFB2D" w14:textId="557A93C0" w:rsidR="00825E38" w:rsidRDefault="00825E38" w:rsidP="00825E38">
      <w:pPr>
        <w:pStyle w:val="NormalWeb"/>
        <w:spacing w:before="240" w:beforeAutospacing="0" w:after="240" w:afterAutospacing="0"/>
        <w:ind w:firstLine="720"/>
        <w:jc w:val="both"/>
      </w:pPr>
      <w:r>
        <w:rPr>
          <w:color w:val="000000"/>
          <w:sz w:val="26"/>
          <w:szCs w:val="26"/>
        </w:rPr>
        <w:t>Qua quá trình làm việc thì nhóm rút ra được nhiều kinh nghiệm</w:t>
      </w:r>
      <w:r w:rsidR="004426DF">
        <w:rPr>
          <w:color w:val="000000"/>
          <w:sz w:val="26"/>
          <w:szCs w:val="26"/>
        </w:rPr>
        <w:t xml:space="preserve"> quý báu</w:t>
      </w:r>
      <w:r>
        <w:rPr>
          <w:color w:val="000000"/>
          <w:sz w:val="26"/>
          <w:szCs w:val="26"/>
        </w:rPr>
        <w:t xml:space="preserve"> như sau:</w:t>
      </w:r>
    </w:p>
    <w:p w14:paraId="0839D14E" w14:textId="01F4770D" w:rsidR="00825E38" w:rsidRDefault="00825E38" w:rsidP="00825E38">
      <w:pPr>
        <w:pStyle w:val="NormalWeb"/>
        <w:numPr>
          <w:ilvl w:val="0"/>
          <w:numId w:val="9"/>
        </w:numPr>
        <w:spacing w:before="240" w:beforeAutospacing="0" w:after="0" w:afterAutospacing="0"/>
        <w:ind w:left="1440"/>
        <w:jc w:val="both"/>
        <w:textAlignment w:val="baseline"/>
        <w:rPr>
          <w:color w:val="000000"/>
          <w:sz w:val="20"/>
          <w:szCs w:val="20"/>
        </w:rPr>
      </w:pPr>
      <w:r>
        <w:rPr>
          <w:color w:val="000000"/>
          <w:sz w:val="26"/>
          <w:szCs w:val="26"/>
        </w:rPr>
        <w:t xml:space="preserve">Giám đốc và các thành viên </w:t>
      </w:r>
      <w:r w:rsidR="00AD3D3C">
        <w:rPr>
          <w:color w:val="000000"/>
          <w:sz w:val="26"/>
          <w:szCs w:val="26"/>
        </w:rPr>
        <w:t xml:space="preserve">đã cùng với nhau </w:t>
      </w:r>
      <w:r>
        <w:rPr>
          <w:color w:val="000000"/>
          <w:sz w:val="26"/>
          <w:szCs w:val="26"/>
        </w:rPr>
        <w:t>hoạt động một cách tích cực. Mặc dù thời gian đáp ứng</w:t>
      </w:r>
      <w:r w:rsidR="00AD3D3C">
        <w:rPr>
          <w:color w:val="000000"/>
          <w:sz w:val="26"/>
          <w:szCs w:val="26"/>
        </w:rPr>
        <w:t xml:space="preserve"> mục tiêu dự án là ngắn </w:t>
      </w:r>
      <w:r>
        <w:rPr>
          <w:color w:val="000000"/>
          <w:sz w:val="26"/>
          <w:szCs w:val="26"/>
        </w:rPr>
        <w:t xml:space="preserve">hạn, </w:t>
      </w:r>
      <w:r w:rsidR="00AD3D3C">
        <w:rPr>
          <w:color w:val="000000"/>
          <w:sz w:val="26"/>
          <w:szCs w:val="26"/>
        </w:rPr>
        <w:t xml:space="preserve">nhưng bằng tất cả những nỗ lực thì </w:t>
      </w:r>
      <w:r>
        <w:rPr>
          <w:color w:val="000000"/>
          <w:sz w:val="26"/>
          <w:szCs w:val="26"/>
        </w:rPr>
        <w:t>nhóm đã hoàn thành</w:t>
      </w:r>
      <w:r w:rsidR="00AD3D3C">
        <w:rPr>
          <w:color w:val="000000"/>
          <w:sz w:val="26"/>
          <w:szCs w:val="26"/>
        </w:rPr>
        <w:t xml:space="preserve"> và ra mắt sản phẩm</w:t>
      </w:r>
      <w:r>
        <w:rPr>
          <w:color w:val="000000"/>
          <w:sz w:val="26"/>
          <w:szCs w:val="26"/>
        </w:rPr>
        <w:t xml:space="preserve"> </w:t>
      </w:r>
      <w:r w:rsidR="00AD3D3C">
        <w:rPr>
          <w:color w:val="000000"/>
          <w:sz w:val="26"/>
          <w:szCs w:val="26"/>
        </w:rPr>
        <w:t>một</w:t>
      </w:r>
      <w:r>
        <w:rPr>
          <w:color w:val="000000"/>
          <w:sz w:val="26"/>
          <w:szCs w:val="26"/>
        </w:rPr>
        <w:t xml:space="preserve"> cách hoàn thiện</w:t>
      </w:r>
      <w:r w:rsidR="00AD3D3C">
        <w:rPr>
          <w:color w:val="000000"/>
          <w:sz w:val="26"/>
          <w:szCs w:val="26"/>
        </w:rPr>
        <w:t xml:space="preserve"> và chỉn chu</w:t>
      </w:r>
      <w:r>
        <w:rPr>
          <w:color w:val="000000"/>
          <w:sz w:val="26"/>
          <w:szCs w:val="26"/>
        </w:rPr>
        <w:t xml:space="preserve"> nhất có thể.</w:t>
      </w:r>
    </w:p>
    <w:p w14:paraId="2D1F5CA7" w14:textId="257A49CC" w:rsidR="00825E38" w:rsidRDefault="00683A41" w:rsidP="00825E38">
      <w:pPr>
        <w:pStyle w:val="NormalWeb"/>
        <w:numPr>
          <w:ilvl w:val="0"/>
          <w:numId w:val="9"/>
        </w:numPr>
        <w:spacing w:before="0" w:beforeAutospacing="0" w:after="240" w:afterAutospacing="0"/>
        <w:ind w:left="1440"/>
        <w:jc w:val="both"/>
        <w:textAlignment w:val="baseline"/>
        <w:rPr>
          <w:color w:val="000000"/>
          <w:sz w:val="20"/>
          <w:szCs w:val="20"/>
        </w:rPr>
      </w:pPr>
      <w:r>
        <w:rPr>
          <w:color w:val="000000"/>
          <w:sz w:val="26"/>
          <w:szCs w:val="26"/>
        </w:rPr>
        <w:t xml:space="preserve">Dưới sự chỉ huy và quản lý của Giám đốc </w:t>
      </w:r>
      <w:r w:rsidRPr="00683A41">
        <w:rPr>
          <w:i/>
          <w:iCs/>
          <w:color w:val="000000"/>
          <w:sz w:val="26"/>
          <w:szCs w:val="26"/>
        </w:rPr>
        <w:t>Lê Quốc Đạt</w:t>
      </w:r>
      <w:r>
        <w:rPr>
          <w:color w:val="000000"/>
          <w:sz w:val="26"/>
          <w:szCs w:val="26"/>
        </w:rPr>
        <w:t>, b</w:t>
      </w:r>
      <w:r w:rsidR="00825E38">
        <w:rPr>
          <w:color w:val="000000"/>
          <w:sz w:val="26"/>
          <w:szCs w:val="26"/>
        </w:rPr>
        <w:t xml:space="preserve">ằng việc áp dụng mô hình làm việc một cách khoa học, chúng ta đã hạn chế được </w:t>
      </w:r>
      <w:r w:rsidR="00AD3D3C">
        <w:rPr>
          <w:color w:val="000000"/>
          <w:sz w:val="26"/>
          <w:szCs w:val="26"/>
        </w:rPr>
        <w:t>rất nhiều</w:t>
      </w:r>
      <w:r w:rsidR="00825E38">
        <w:rPr>
          <w:color w:val="000000"/>
          <w:sz w:val="26"/>
          <w:szCs w:val="26"/>
        </w:rPr>
        <w:t xml:space="preserve"> rủi ro </w:t>
      </w:r>
      <w:r w:rsidR="00AD3D3C">
        <w:rPr>
          <w:color w:val="000000"/>
          <w:sz w:val="26"/>
          <w:szCs w:val="26"/>
        </w:rPr>
        <w:t xml:space="preserve">lớn có thể xảy ra </w:t>
      </w:r>
      <w:r w:rsidR="00825E38">
        <w:rPr>
          <w:color w:val="000000"/>
          <w:sz w:val="26"/>
          <w:szCs w:val="26"/>
        </w:rPr>
        <w:t xml:space="preserve">trong </w:t>
      </w:r>
      <w:r w:rsidR="00AD3D3C">
        <w:rPr>
          <w:color w:val="000000"/>
          <w:sz w:val="26"/>
          <w:szCs w:val="26"/>
        </w:rPr>
        <w:t xml:space="preserve">suốt </w:t>
      </w:r>
      <w:r w:rsidR="00825E38">
        <w:rPr>
          <w:color w:val="000000"/>
          <w:sz w:val="26"/>
          <w:szCs w:val="26"/>
        </w:rPr>
        <w:t>quá trình làm việc.</w:t>
      </w:r>
    </w:p>
    <w:p w14:paraId="383A7A15" w14:textId="77777777" w:rsidR="00B66CEC" w:rsidRDefault="00B66CEC">
      <w:pPr>
        <w:ind w:firstLine="0"/>
      </w:pPr>
    </w:p>
    <w:p w14:paraId="366A4DF2" w14:textId="77777777" w:rsidR="00B66CEC" w:rsidRDefault="00B66CEC">
      <w:pPr>
        <w:ind w:firstLine="0"/>
      </w:pPr>
    </w:p>
    <w:p w14:paraId="273D2059" w14:textId="77777777" w:rsidR="00B66CEC" w:rsidRDefault="00853152">
      <w:pPr>
        <w:spacing w:before="0" w:after="160" w:line="259" w:lineRule="auto"/>
        <w:ind w:firstLine="0"/>
        <w:jc w:val="left"/>
      </w:pPr>
      <w:r>
        <w:br w:type="page"/>
      </w:r>
    </w:p>
    <w:p w14:paraId="6F0EAB3B" w14:textId="77777777" w:rsidR="00B66CEC" w:rsidRPr="00147FBC" w:rsidRDefault="00853152">
      <w:pPr>
        <w:pStyle w:val="Heading1"/>
        <w:rPr>
          <w:rFonts w:cs="Times New Roman"/>
        </w:rPr>
      </w:pPr>
      <w:bookmarkStart w:id="60" w:name="_Toc119108282"/>
      <w:r w:rsidRPr="00147FBC">
        <w:rPr>
          <w:rFonts w:cs="Times New Roman"/>
        </w:rPr>
        <w:lastRenderedPageBreak/>
        <w:t>PHẦN B: SẢN PHẨM DỰ ÁN</w:t>
      </w:r>
      <w:bookmarkEnd w:id="60"/>
    </w:p>
    <w:p w14:paraId="20CBD96B" w14:textId="77777777" w:rsidR="00B66CEC" w:rsidRPr="00147FBC" w:rsidRDefault="00853152">
      <w:pPr>
        <w:pStyle w:val="Heading2"/>
        <w:numPr>
          <w:ilvl w:val="0"/>
          <w:numId w:val="2"/>
        </w:numPr>
        <w:rPr>
          <w:rFonts w:ascii="Times New Roman" w:hAnsi="Times New Roman" w:cs="Times New Roman"/>
        </w:rPr>
      </w:pPr>
      <w:bookmarkStart w:id="61" w:name="_Toc119108283"/>
      <w:r w:rsidRPr="00147FBC">
        <w:rPr>
          <w:rFonts w:ascii="Times New Roman" w:hAnsi="Times New Roman" w:cs="Times New Roman"/>
        </w:rPr>
        <w:t>MÔ TẢ CHỨC NĂNG</w:t>
      </w:r>
      <w:bookmarkEnd w:id="61"/>
    </w:p>
    <w:p w14:paraId="47608F66" w14:textId="77777777" w:rsidR="00B66CEC" w:rsidRPr="00147FBC" w:rsidRDefault="00853152">
      <w:pPr>
        <w:pStyle w:val="Heading3"/>
        <w:rPr>
          <w:rFonts w:cs="Times New Roman"/>
        </w:rPr>
      </w:pPr>
      <w:bookmarkStart w:id="62" w:name="_Toc119108284"/>
      <w:r w:rsidRPr="00147FBC">
        <w:rPr>
          <w:rFonts w:cs="Times New Roman"/>
        </w:rPr>
        <w:t>1.1 Giới thiệu sản phẩm</w:t>
      </w:r>
      <w:bookmarkEnd w:id="62"/>
    </w:p>
    <w:p w14:paraId="5E6A185D" w14:textId="77777777" w:rsidR="00B66CEC" w:rsidRPr="00147FBC" w:rsidRDefault="00B66CEC">
      <w:pPr>
        <w:ind w:firstLine="0"/>
        <w:rPr>
          <w:rFonts w:ascii="Times New Roman" w:hAnsi="Times New Roman" w:cs="Times New Roman"/>
        </w:rPr>
      </w:pPr>
    </w:p>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15" w:type="dxa"/>
          <w:bottom w:w="100" w:type="dxa"/>
          <w:right w:w="115" w:type="dxa"/>
        </w:tblCellMar>
        <w:tblLook w:val="0600" w:firstRow="0" w:lastRow="0" w:firstColumn="0" w:lastColumn="0" w:noHBand="1" w:noVBand="1"/>
      </w:tblPr>
      <w:tblGrid>
        <w:gridCol w:w="2542"/>
        <w:gridCol w:w="6458"/>
      </w:tblGrid>
      <w:tr w:rsidR="00B66CEC" w:rsidRPr="00147FBC" w14:paraId="43EFE7C4" w14:textId="77777777">
        <w:trPr>
          <w:trHeight w:val="595"/>
        </w:trPr>
        <w:tc>
          <w:tcPr>
            <w:tcW w:w="2542" w:type="dxa"/>
            <w:shd w:val="clear" w:color="auto" w:fill="auto"/>
            <w:tcMar>
              <w:top w:w="100" w:type="dxa"/>
              <w:left w:w="100" w:type="dxa"/>
              <w:bottom w:w="100" w:type="dxa"/>
              <w:right w:w="100" w:type="dxa"/>
            </w:tcMar>
          </w:tcPr>
          <w:p w14:paraId="27359F99" w14:textId="77777777" w:rsidR="00B66CEC" w:rsidRPr="00147FBC" w:rsidRDefault="00853152">
            <w:pPr>
              <w:spacing w:line="276" w:lineRule="auto"/>
              <w:ind w:firstLine="170"/>
              <w:rPr>
                <w:rFonts w:ascii="Times New Roman" w:hAnsi="Times New Roman" w:cs="Times New Roman"/>
                <w:b/>
              </w:rPr>
            </w:pPr>
            <w:r w:rsidRPr="00147FBC">
              <w:rPr>
                <w:rFonts w:ascii="Times New Roman" w:hAnsi="Times New Roman" w:cs="Times New Roman"/>
                <w:b/>
              </w:rPr>
              <w:t>Tên sản phẩm</w:t>
            </w:r>
          </w:p>
        </w:tc>
        <w:tc>
          <w:tcPr>
            <w:tcW w:w="6458" w:type="dxa"/>
            <w:shd w:val="clear" w:color="auto" w:fill="auto"/>
            <w:tcMar>
              <w:top w:w="100" w:type="dxa"/>
              <w:left w:w="100" w:type="dxa"/>
              <w:bottom w:w="100" w:type="dxa"/>
              <w:right w:w="100" w:type="dxa"/>
            </w:tcMar>
          </w:tcPr>
          <w:p w14:paraId="4F387511" w14:textId="30752DB8" w:rsidR="00B66CEC" w:rsidRPr="00C9550E" w:rsidRDefault="003E5CD2">
            <w:pPr>
              <w:spacing w:line="276" w:lineRule="auto"/>
              <w:ind w:firstLine="170"/>
              <w:rPr>
                <w:rFonts w:ascii="Times New Roman" w:hAnsi="Times New Roman" w:cs="Times New Roman"/>
                <w:i/>
                <w:iCs/>
              </w:rPr>
            </w:pPr>
            <w:r w:rsidRPr="00C9550E">
              <w:rPr>
                <w:rFonts w:ascii="Times New Roman" w:hAnsi="Times New Roman" w:cs="Times New Roman"/>
                <w:i/>
                <w:iCs/>
              </w:rPr>
              <w:t>NoName - Website bán sách trực tuyến</w:t>
            </w:r>
          </w:p>
        </w:tc>
      </w:tr>
      <w:tr w:rsidR="00B66CEC" w:rsidRPr="00147FBC" w14:paraId="4F9F00B5" w14:textId="77777777">
        <w:tc>
          <w:tcPr>
            <w:tcW w:w="2542" w:type="dxa"/>
            <w:shd w:val="clear" w:color="auto" w:fill="auto"/>
            <w:tcMar>
              <w:top w:w="100" w:type="dxa"/>
              <w:left w:w="100" w:type="dxa"/>
              <w:bottom w:w="100" w:type="dxa"/>
              <w:right w:w="100" w:type="dxa"/>
            </w:tcMar>
          </w:tcPr>
          <w:p w14:paraId="659B14D4" w14:textId="77777777" w:rsidR="00B66CEC" w:rsidRPr="00147FBC" w:rsidRDefault="00853152">
            <w:pPr>
              <w:spacing w:line="276" w:lineRule="auto"/>
              <w:ind w:firstLine="170"/>
              <w:rPr>
                <w:rFonts w:ascii="Times New Roman" w:hAnsi="Times New Roman" w:cs="Times New Roman"/>
                <w:b/>
              </w:rPr>
            </w:pPr>
            <w:r w:rsidRPr="00147FBC">
              <w:rPr>
                <w:rFonts w:ascii="Times New Roman" w:hAnsi="Times New Roman" w:cs="Times New Roman"/>
                <w:b/>
              </w:rPr>
              <w:t>Trang web</w:t>
            </w:r>
          </w:p>
        </w:tc>
        <w:tc>
          <w:tcPr>
            <w:tcW w:w="6458" w:type="dxa"/>
            <w:shd w:val="clear" w:color="auto" w:fill="auto"/>
            <w:tcMar>
              <w:top w:w="100" w:type="dxa"/>
              <w:left w:w="100" w:type="dxa"/>
              <w:bottom w:w="100" w:type="dxa"/>
              <w:right w:w="100" w:type="dxa"/>
            </w:tcMar>
          </w:tcPr>
          <w:p w14:paraId="097B05ED" w14:textId="788217B8" w:rsidR="00B66CEC" w:rsidRPr="00147FBC" w:rsidRDefault="00B879CC">
            <w:pPr>
              <w:spacing w:line="276" w:lineRule="auto"/>
              <w:ind w:firstLine="170"/>
              <w:rPr>
                <w:rFonts w:ascii="Times New Roman" w:hAnsi="Times New Roman" w:cs="Times New Roman"/>
              </w:rPr>
            </w:pPr>
            <w:r>
              <w:rPr>
                <w:rFonts w:ascii="Times New Roman" w:hAnsi="Times New Roman" w:cs="Times New Roman"/>
              </w:rPr>
              <w:t>http://</w:t>
            </w:r>
            <w:r w:rsidR="00AD0BDE">
              <w:rPr>
                <w:rFonts w:ascii="Times New Roman" w:hAnsi="Times New Roman" w:cs="Times New Roman"/>
              </w:rPr>
              <w:t>localhost/</w:t>
            </w:r>
          </w:p>
        </w:tc>
      </w:tr>
      <w:tr w:rsidR="00B66CEC" w:rsidRPr="00147FBC" w14:paraId="3DD7592E" w14:textId="77777777">
        <w:tc>
          <w:tcPr>
            <w:tcW w:w="2542" w:type="dxa"/>
            <w:shd w:val="clear" w:color="auto" w:fill="auto"/>
            <w:tcMar>
              <w:top w:w="100" w:type="dxa"/>
              <w:left w:w="100" w:type="dxa"/>
              <w:bottom w:w="100" w:type="dxa"/>
              <w:right w:w="100" w:type="dxa"/>
            </w:tcMar>
          </w:tcPr>
          <w:p w14:paraId="21EAEEA8" w14:textId="77777777" w:rsidR="00B66CEC" w:rsidRPr="00147FBC" w:rsidRDefault="00853152">
            <w:pPr>
              <w:spacing w:line="276" w:lineRule="auto"/>
              <w:ind w:firstLine="170"/>
              <w:rPr>
                <w:rFonts w:ascii="Times New Roman" w:hAnsi="Times New Roman" w:cs="Times New Roman"/>
                <w:b/>
              </w:rPr>
            </w:pPr>
            <w:r w:rsidRPr="00147FBC">
              <w:rPr>
                <w:rFonts w:ascii="Times New Roman" w:hAnsi="Times New Roman" w:cs="Times New Roman"/>
                <w:b/>
              </w:rPr>
              <w:t>Chi phí sử dụng</w:t>
            </w:r>
          </w:p>
        </w:tc>
        <w:tc>
          <w:tcPr>
            <w:tcW w:w="6458" w:type="dxa"/>
            <w:shd w:val="clear" w:color="auto" w:fill="auto"/>
            <w:tcMar>
              <w:top w:w="100" w:type="dxa"/>
              <w:left w:w="100" w:type="dxa"/>
              <w:bottom w:w="100" w:type="dxa"/>
              <w:right w:w="100" w:type="dxa"/>
            </w:tcMar>
          </w:tcPr>
          <w:p w14:paraId="4CD260C6" w14:textId="48B9C669" w:rsidR="00B66CEC" w:rsidRPr="00147FBC" w:rsidRDefault="003E5CD2">
            <w:pPr>
              <w:spacing w:line="276" w:lineRule="auto"/>
              <w:ind w:firstLine="170"/>
              <w:rPr>
                <w:rFonts w:ascii="Times New Roman" w:hAnsi="Times New Roman" w:cs="Times New Roman"/>
              </w:rPr>
            </w:pPr>
            <w:r w:rsidRPr="00147FBC">
              <w:rPr>
                <w:rFonts w:ascii="Times New Roman" w:hAnsi="Times New Roman" w:cs="Times New Roman"/>
              </w:rPr>
              <w:t>Miễn phí</w:t>
            </w:r>
          </w:p>
        </w:tc>
      </w:tr>
      <w:tr w:rsidR="00B66CEC" w:rsidRPr="00147FBC" w14:paraId="462E7E62" w14:textId="77777777">
        <w:tc>
          <w:tcPr>
            <w:tcW w:w="2542" w:type="dxa"/>
            <w:shd w:val="clear" w:color="auto" w:fill="auto"/>
            <w:tcMar>
              <w:top w:w="100" w:type="dxa"/>
              <w:left w:w="100" w:type="dxa"/>
              <w:bottom w:w="100" w:type="dxa"/>
              <w:right w:w="100" w:type="dxa"/>
            </w:tcMar>
          </w:tcPr>
          <w:p w14:paraId="09851DF8" w14:textId="77777777" w:rsidR="00B66CEC" w:rsidRPr="00147FBC" w:rsidRDefault="00853152">
            <w:pPr>
              <w:spacing w:line="276" w:lineRule="auto"/>
              <w:ind w:firstLine="170"/>
              <w:rPr>
                <w:rFonts w:ascii="Times New Roman" w:hAnsi="Times New Roman" w:cs="Times New Roman"/>
                <w:b/>
              </w:rPr>
            </w:pPr>
            <w:r w:rsidRPr="00147FBC">
              <w:rPr>
                <w:rFonts w:ascii="Times New Roman" w:hAnsi="Times New Roman" w:cs="Times New Roman"/>
                <w:b/>
              </w:rPr>
              <w:t>Chi phí bảo trì</w:t>
            </w:r>
          </w:p>
        </w:tc>
        <w:tc>
          <w:tcPr>
            <w:tcW w:w="6458" w:type="dxa"/>
            <w:shd w:val="clear" w:color="auto" w:fill="auto"/>
            <w:tcMar>
              <w:top w:w="100" w:type="dxa"/>
              <w:left w:w="100" w:type="dxa"/>
              <w:bottom w:w="100" w:type="dxa"/>
              <w:right w:w="100" w:type="dxa"/>
            </w:tcMar>
          </w:tcPr>
          <w:p w14:paraId="52DB67EB" w14:textId="2C38AE33" w:rsidR="00B66CEC" w:rsidRPr="00147FBC" w:rsidRDefault="00EE2B2D">
            <w:pPr>
              <w:spacing w:line="276" w:lineRule="auto"/>
              <w:ind w:firstLine="170"/>
              <w:rPr>
                <w:rFonts w:ascii="Times New Roman" w:hAnsi="Times New Roman" w:cs="Times New Roman"/>
              </w:rPr>
            </w:pPr>
            <w:r>
              <w:rPr>
                <w:rFonts w:ascii="Times New Roman" w:hAnsi="Times New Roman" w:cs="Times New Roman"/>
              </w:rPr>
              <w:t>16</w:t>
            </w:r>
            <w:r w:rsidR="003E5CD2" w:rsidRPr="00147FBC">
              <w:rPr>
                <w:rFonts w:ascii="Times New Roman" w:hAnsi="Times New Roman" w:cs="Times New Roman"/>
              </w:rPr>
              <w:t>,000,000 VND/</w:t>
            </w:r>
            <w:r>
              <w:rPr>
                <w:rFonts w:ascii="Times New Roman" w:hAnsi="Times New Roman" w:cs="Times New Roman"/>
              </w:rPr>
              <w:t>năm</w:t>
            </w:r>
          </w:p>
        </w:tc>
      </w:tr>
      <w:tr w:rsidR="00B66CEC" w:rsidRPr="00147FBC" w14:paraId="4E46EE89" w14:textId="77777777">
        <w:tc>
          <w:tcPr>
            <w:tcW w:w="2542" w:type="dxa"/>
            <w:shd w:val="clear" w:color="auto" w:fill="auto"/>
            <w:tcMar>
              <w:top w:w="100" w:type="dxa"/>
              <w:left w:w="100" w:type="dxa"/>
              <w:bottom w:w="100" w:type="dxa"/>
              <w:right w:w="100" w:type="dxa"/>
            </w:tcMar>
          </w:tcPr>
          <w:p w14:paraId="00B3518B" w14:textId="77777777" w:rsidR="00B66CEC" w:rsidRPr="00147FBC" w:rsidRDefault="00853152">
            <w:pPr>
              <w:spacing w:line="276" w:lineRule="auto"/>
              <w:ind w:firstLine="170"/>
              <w:rPr>
                <w:rFonts w:ascii="Times New Roman" w:hAnsi="Times New Roman" w:cs="Times New Roman"/>
                <w:b/>
              </w:rPr>
            </w:pPr>
            <w:r w:rsidRPr="00147FBC">
              <w:rPr>
                <w:rFonts w:ascii="Times New Roman" w:hAnsi="Times New Roman" w:cs="Times New Roman"/>
                <w:b/>
              </w:rPr>
              <w:t>Phiên bản</w:t>
            </w:r>
          </w:p>
        </w:tc>
        <w:tc>
          <w:tcPr>
            <w:tcW w:w="6458" w:type="dxa"/>
            <w:shd w:val="clear" w:color="auto" w:fill="auto"/>
            <w:tcMar>
              <w:top w:w="100" w:type="dxa"/>
              <w:left w:w="100" w:type="dxa"/>
              <w:bottom w:w="100" w:type="dxa"/>
              <w:right w:w="100" w:type="dxa"/>
            </w:tcMar>
          </w:tcPr>
          <w:p w14:paraId="7A4BF019" w14:textId="0D60F5BE" w:rsidR="00B66CEC" w:rsidRPr="00147FBC" w:rsidRDefault="00F721EB">
            <w:pPr>
              <w:spacing w:line="276" w:lineRule="auto"/>
              <w:ind w:firstLine="170"/>
              <w:rPr>
                <w:rFonts w:ascii="Times New Roman" w:hAnsi="Times New Roman" w:cs="Times New Roman"/>
              </w:rPr>
            </w:pPr>
            <w:r w:rsidRPr="00147FBC">
              <w:rPr>
                <w:rFonts w:ascii="Times New Roman" w:hAnsi="Times New Roman" w:cs="Times New Roman"/>
              </w:rPr>
              <w:t>2022</w:t>
            </w:r>
          </w:p>
        </w:tc>
      </w:tr>
      <w:tr w:rsidR="00B66CEC" w:rsidRPr="00147FBC" w14:paraId="1152EB0E" w14:textId="77777777">
        <w:tc>
          <w:tcPr>
            <w:tcW w:w="2542" w:type="dxa"/>
            <w:shd w:val="clear" w:color="auto" w:fill="auto"/>
            <w:tcMar>
              <w:top w:w="100" w:type="dxa"/>
              <w:left w:w="100" w:type="dxa"/>
              <w:bottom w:w="100" w:type="dxa"/>
              <w:right w:w="100" w:type="dxa"/>
            </w:tcMar>
          </w:tcPr>
          <w:p w14:paraId="1239E21A" w14:textId="77777777" w:rsidR="00B66CEC" w:rsidRPr="00147FBC" w:rsidRDefault="00853152">
            <w:pPr>
              <w:spacing w:line="276" w:lineRule="auto"/>
              <w:ind w:firstLine="170"/>
              <w:rPr>
                <w:rFonts w:ascii="Times New Roman" w:hAnsi="Times New Roman" w:cs="Times New Roman"/>
                <w:b/>
              </w:rPr>
            </w:pPr>
            <w:r w:rsidRPr="00147FBC">
              <w:rPr>
                <w:rFonts w:ascii="Times New Roman" w:hAnsi="Times New Roman" w:cs="Times New Roman"/>
                <w:b/>
              </w:rPr>
              <w:t>Đối tượng sử dụng</w:t>
            </w:r>
          </w:p>
        </w:tc>
        <w:tc>
          <w:tcPr>
            <w:tcW w:w="6458" w:type="dxa"/>
            <w:shd w:val="clear" w:color="auto" w:fill="auto"/>
            <w:tcMar>
              <w:top w:w="100" w:type="dxa"/>
              <w:left w:w="100" w:type="dxa"/>
              <w:bottom w:w="100" w:type="dxa"/>
              <w:right w:w="100" w:type="dxa"/>
            </w:tcMar>
          </w:tcPr>
          <w:p w14:paraId="51A3BB3D" w14:textId="50CA2579" w:rsidR="00B66CEC" w:rsidRPr="00147FBC" w:rsidRDefault="008A46A6">
            <w:pPr>
              <w:spacing w:line="276" w:lineRule="auto"/>
              <w:ind w:firstLine="170"/>
              <w:rPr>
                <w:rFonts w:ascii="Times New Roman" w:hAnsi="Times New Roman" w:cs="Times New Roman"/>
              </w:rPr>
            </w:pPr>
            <w:r>
              <w:rPr>
                <w:rFonts w:ascii="Times New Roman" w:hAnsi="Times New Roman" w:cs="Times New Roman"/>
              </w:rPr>
              <w:t>Dành cho doanh nghiệp bán sách đang cần có một hệ thống bán hàng trực tuyến</w:t>
            </w:r>
          </w:p>
        </w:tc>
      </w:tr>
      <w:tr w:rsidR="00B66CEC" w:rsidRPr="00147FBC" w14:paraId="7733B753" w14:textId="77777777">
        <w:tc>
          <w:tcPr>
            <w:tcW w:w="2542" w:type="dxa"/>
            <w:shd w:val="clear" w:color="auto" w:fill="auto"/>
            <w:tcMar>
              <w:top w:w="100" w:type="dxa"/>
              <w:left w:w="100" w:type="dxa"/>
              <w:bottom w:w="100" w:type="dxa"/>
              <w:right w:w="100" w:type="dxa"/>
            </w:tcMar>
          </w:tcPr>
          <w:p w14:paraId="35102E09" w14:textId="77777777" w:rsidR="00B66CEC" w:rsidRPr="00147FBC" w:rsidRDefault="00853152">
            <w:pPr>
              <w:spacing w:line="276" w:lineRule="auto"/>
              <w:ind w:firstLine="170"/>
              <w:rPr>
                <w:rFonts w:ascii="Times New Roman" w:hAnsi="Times New Roman" w:cs="Times New Roman"/>
                <w:b/>
              </w:rPr>
            </w:pPr>
            <w:r w:rsidRPr="00147FBC">
              <w:rPr>
                <w:rFonts w:ascii="Times New Roman" w:hAnsi="Times New Roman" w:cs="Times New Roman"/>
                <w:b/>
              </w:rPr>
              <w:t>Tính khả dụng</w:t>
            </w:r>
          </w:p>
        </w:tc>
        <w:tc>
          <w:tcPr>
            <w:tcW w:w="6458" w:type="dxa"/>
            <w:shd w:val="clear" w:color="auto" w:fill="auto"/>
            <w:tcMar>
              <w:top w:w="100" w:type="dxa"/>
              <w:left w:w="100" w:type="dxa"/>
              <w:bottom w:w="100" w:type="dxa"/>
              <w:right w:w="100" w:type="dxa"/>
            </w:tcMar>
          </w:tcPr>
          <w:p w14:paraId="48C2E0B7" w14:textId="4ED29BC6" w:rsidR="00B66CEC" w:rsidRPr="00147FBC" w:rsidRDefault="003E5CD2">
            <w:pPr>
              <w:spacing w:line="276" w:lineRule="auto"/>
              <w:ind w:firstLine="170"/>
              <w:rPr>
                <w:rFonts w:ascii="Times New Roman" w:hAnsi="Times New Roman" w:cs="Times New Roman"/>
              </w:rPr>
            </w:pPr>
            <w:r w:rsidRPr="00147FBC">
              <w:rPr>
                <w:rFonts w:ascii="Times New Roman" w:hAnsi="Times New Roman" w:cs="Times New Roman"/>
              </w:rPr>
              <w:t>Cao</w:t>
            </w:r>
          </w:p>
        </w:tc>
      </w:tr>
    </w:tbl>
    <w:p w14:paraId="160CEC1B" w14:textId="77777777" w:rsidR="00B66CEC" w:rsidRDefault="00B66CEC">
      <w:pPr>
        <w:ind w:firstLine="0"/>
      </w:pPr>
    </w:p>
    <w:p w14:paraId="08CA9284" w14:textId="77777777" w:rsidR="00B66CEC" w:rsidRDefault="00B66CEC">
      <w:pPr>
        <w:ind w:firstLine="0"/>
      </w:pPr>
    </w:p>
    <w:p w14:paraId="5E638919" w14:textId="77777777" w:rsidR="00B66CEC" w:rsidRPr="00436EDC" w:rsidRDefault="00853152">
      <w:pPr>
        <w:pStyle w:val="Heading3"/>
        <w:rPr>
          <w:rFonts w:cs="Times New Roman"/>
        </w:rPr>
      </w:pPr>
      <w:bookmarkStart w:id="63" w:name="_Toc119108285"/>
      <w:r w:rsidRPr="00436EDC">
        <w:rPr>
          <w:rFonts w:cs="Times New Roman"/>
        </w:rPr>
        <w:t>1.2 Chức năng sản phẩm</w:t>
      </w:r>
      <w:bookmarkEnd w:id="63"/>
    </w:p>
    <w:tbl>
      <w:tblPr>
        <w:tblStyle w:val="TableGrid"/>
        <w:tblW w:w="0" w:type="auto"/>
        <w:tblLook w:val="04A0" w:firstRow="1" w:lastRow="0" w:firstColumn="1" w:lastColumn="0" w:noHBand="0" w:noVBand="1"/>
      </w:tblPr>
      <w:tblGrid>
        <w:gridCol w:w="3209"/>
        <w:gridCol w:w="3209"/>
        <w:gridCol w:w="3210"/>
      </w:tblGrid>
      <w:tr w:rsidR="00426C2F" w:rsidRPr="00426C2F" w14:paraId="13CC994C" w14:textId="77777777" w:rsidTr="00426C2F">
        <w:tc>
          <w:tcPr>
            <w:tcW w:w="3209" w:type="dxa"/>
          </w:tcPr>
          <w:p w14:paraId="127A54AB" w14:textId="5A6ED001" w:rsidR="00426C2F" w:rsidRPr="00426C2F" w:rsidRDefault="00426C2F" w:rsidP="00426C2F">
            <w:pPr>
              <w:ind w:firstLine="0"/>
              <w:jc w:val="center"/>
              <w:rPr>
                <w:rFonts w:ascii="Times New Roman" w:hAnsi="Times New Roman" w:cs="Times New Roman"/>
                <w:b/>
                <w:bCs/>
              </w:rPr>
            </w:pPr>
            <w:r w:rsidRPr="00426C2F">
              <w:rPr>
                <w:rFonts w:ascii="Times New Roman" w:hAnsi="Times New Roman" w:cs="Times New Roman"/>
                <w:b/>
                <w:bCs/>
              </w:rPr>
              <w:t>Tên chức năng</w:t>
            </w:r>
          </w:p>
        </w:tc>
        <w:tc>
          <w:tcPr>
            <w:tcW w:w="3209" w:type="dxa"/>
          </w:tcPr>
          <w:p w14:paraId="7A0EEEBF" w14:textId="424DA96B" w:rsidR="00426C2F" w:rsidRPr="00426C2F" w:rsidRDefault="00426C2F" w:rsidP="00426C2F">
            <w:pPr>
              <w:ind w:firstLine="0"/>
              <w:jc w:val="center"/>
              <w:rPr>
                <w:rFonts w:ascii="Times New Roman" w:hAnsi="Times New Roman" w:cs="Times New Roman"/>
                <w:b/>
                <w:bCs/>
              </w:rPr>
            </w:pPr>
            <w:r w:rsidRPr="00426C2F">
              <w:rPr>
                <w:rFonts w:ascii="Times New Roman" w:hAnsi="Times New Roman" w:cs="Times New Roman"/>
                <w:b/>
                <w:bCs/>
              </w:rPr>
              <w:t>Mô tả chức năng</w:t>
            </w:r>
          </w:p>
        </w:tc>
        <w:tc>
          <w:tcPr>
            <w:tcW w:w="3210" w:type="dxa"/>
          </w:tcPr>
          <w:p w14:paraId="29EA124B" w14:textId="28508E78" w:rsidR="00426C2F" w:rsidRPr="00426C2F" w:rsidRDefault="00426C2F" w:rsidP="00426C2F">
            <w:pPr>
              <w:ind w:firstLine="0"/>
              <w:jc w:val="center"/>
              <w:rPr>
                <w:rFonts w:ascii="Times New Roman" w:hAnsi="Times New Roman" w:cs="Times New Roman"/>
                <w:b/>
                <w:bCs/>
              </w:rPr>
            </w:pPr>
            <w:r w:rsidRPr="00426C2F">
              <w:rPr>
                <w:rFonts w:ascii="Times New Roman" w:hAnsi="Times New Roman" w:cs="Times New Roman"/>
                <w:b/>
                <w:bCs/>
              </w:rPr>
              <w:t>Chú thích</w:t>
            </w:r>
          </w:p>
        </w:tc>
      </w:tr>
      <w:tr w:rsidR="00426C2F" w14:paraId="2B9C2D49" w14:textId="77777777" w:rsidTr="00426C2F">
        <w:tc>
          <w:tcPr>
            <w:tcW w:w="3209" w:type="dxa"/>
          </w:tcPr>
          <w:p w14:paraId="2B21A81E" w14:textId="168EA75B" w:rsidR="00426C2F" w:rsidRDefault="00135647">
            <w:pPr>
              <w:ind w:firstLine="0"/>
              <w:rPr>
                <w:rFonts w:ascii="Times New Roman" w:hAnsi="Times New Roman" w:cs="Times New Roman"/>
              </w:rPr>
            </w:pPr>
            <w:r>
              <w:rPr>
                <w:rFonts w:ascii="Times New Roman" w:hAnsi="Times New Roman" w:cs="Times New Roman"/>
              </w:rPr>
              <w:t>Đăng ký</w:t>
            </w:r>
            <w:r w:rsidR="00B55293">
              <w:rPr>
                <w:rFonts w:ascii="Times New Roman" w:hAnsi="Times New Roman" w:cs="Times New Roman"/>
              </w:rPr>
              <w:t>, đăng nhập, đăng xuất</w:t>
            </w:r>
          </w:p>
        </w:tc>
        <w:tc>
          <w:tcPr>
            <w:tcW w:w="3209" w:type="dxa"/>
          </w:tcPr>
          <w:p w14:paraId="453B4085" w14:textId="51FE2F5C" w:rsidR="00426C2F" w:rsidRDefault="00B55293">
            <w:pPr>
              <w:ind w:firstLine="0"/>
              <w:rPr>
                <w:rFonts w:ascii="Times New Roman" w:hAnsi="Times New Roman" w:cs="Times New Roman"/>
              </w:rPr>
            </w:pPr>
            <w:r>
              <w:rPr>
                <w:rFonts w:ascii="Times New Roman" w:hAnsi="Times New Roman" w:cs="Times New Roman"/>
              </w:rPr>
              <w:t>Việc đăng ký cho mình một tài khoản và đăng nhập sẽ giúp</w:t>
            </w:r>
            <w:r w:rsidR="00D4382C">
              <w:rPr>
                <w:rFonts w:ascii="Times New Roman" w:hAnsi="Times New Roman" w:cs="Times New Roman"/>
              </w:rPr>
              <w:t xml:space="preserve"> </w:t>
            </w:r>
            <w:r w:rsidR="00B47B25">
              <w:rPr>
                <w:rFonts w:ascii="Times New Roman" w:hAnsi="Times New Roman" w:cs="Times New Roman"/>
              </w:rPr>
              <w:t xml:space="preserve">người dùng </w:t>
            </w:r>
            <w:r w:rsidR="00D4382C">
              <w:rPr>
                <w:rFonts w:ascii="Times New Roman" w:hAnsi="Times New Roman" w:cs="Times New Roman"/>
              </w:rPr>
              <w:t>có được</w:t>
            </w:r>
            <w:r w:rsidR="00B47B25">
              <w:rPr>
                <w:rFonts w:ascii="Times New Roman" w:hAnsi="Times New Roman" w:cs="Times New Roman"/>
              </w:rPr>
              <w:t xml:space="preserve"> các quyền như quản lý sản phẩm (phía quản lý) hay </w:t>
            </w:r>
            <w:r w:rsidR="004714E1">
              <w:rPr>
                <w:rFonts w:ascii="Times New Roman" w:hAnsi="Times New Roman" w:cs="Times New Roman"/>
              </w:rPr>
              <w:t>thực hiện lựa chọn sách, mua sách</w:t>
            </w:r>
            <w:r w:rsidR="00B47B25">
              <w:rPr>
                <w:rFonts w:ascii="Times New Roman" w:hAnsi="Times New Roman" w:cs="Times New Roman"/>
              </w:rPr>
              <w:t xml:space="preserve"> (phía khách hàng)</w:t>
            </w:r>
          </w:p>
        </w:tc>
        <w:tc>
          <w:tcPr>
            <w:tcW w:w="3210" w:type="dxa"/>
          </w:tcPr>
          <w:p w14:paraId="7A45DBB7" w14:textId="77777777" w:rsidR="00426C2F" w:rsidRDefault="00135647">
            <w:pPr>
              <w:ind w:firstLine="0"/>
              <w:rPr>
                <w:rFonts w:ascii="Times New Roman" w:hAnsi="Times New Roman" w:cs="Times New Roman"/>
              </w:rPr>
            </w:pPr>
            <w:r>
              <w:rPr>
                <w:rFonts w:ascii="Times New Roman" w:hAnsi="Times New Roman" w:cs="Times New Roman"/>
              </w:rPr>
              <w:t>Tạo tài khoản mới</w:t>
            </w:r>
          </w:p>
          <w:p w14:paraId="421AF8D5" w14:textId="77777777" w:rsidR="00135647" w:rsidRDefault="00135647">
            <w:pPr>
              <w:ind w:firstLine="0"/>
              <w:rPr>
                <w:rFonts w:ascii="Times New Roman" w:hAnsi="Times New Roman" w:cs="Times New Roman"/>
              </w:rPr>
            </w:pPr>
            <w:r>
              <w:rPr>
                <w:rFonts w:ascii="Times New Roman" w:hAnsi="Times New Roman" w:cs="Times New Roman"/>
              </w:rPr>
              <w:t>Ghi thông tin vào cơ sở dữ liệu trên máy chủ</w:t>
            </w:r>
          </w:p>
          <w:p w14:paraId="0D26FBF2" w14:textId="3DC4F437" w:rsidR="00135647" w:rsidRDefault="00135647">
            <w:pPr>
              <w:ind w:firstLine="0"/>
              <w:rPr>
                <w:rFonts w:ascii="Times New Roman" w:hAnsi="Times New Roman" w:cs="Times New Roman"/>
              </w:rPr>
            </w:pPr>
            <w:r>
              <w:rPr>
                <w:rFonts w:ascii="Times New Roman" w:hAnsi="Times New Roman" w:cs="Times New Roman"/>
              </w:rPr>
              <w:t>Dùng thông tin đã đăng ký để đăng nhập</w:t>
            </w:r>
          </w:p>
        </w:tc>
      </w:tr>
      <w:tr w:rsidR="00426C2F" w14:paraId="4E8F4849" w14:textId="77777777" w:rsidTr="00426C2F">
        <w:tc>
          <w:tcPr>
            <w:tcW w:w="3209" w:type="dxa"/>
          </w:tcPr>
          <w:p w14:paraId="2182101B" w14:textId="00288E4B" w:rsidR="00426C2F" w:rsidRDefault="00295263">
            <w:pPr>
              <w:ind w:firstLine="0"/>
              <w:rPr>
                <w:rFonts w:ascii="Times New Roman" w:hAnsi="Times New Roman" w:cs="Times New Roman"/>
              </w:rPr>
            </w:pPr>
            <w:r>
              <w:rPr>
                <w:rFonts w:ascii="Times New Roman" w:hAnsi="Times New Roman" w:cs="Times New Roman"/>
              </w:rPr>
              <w:lastRenderedPageBreak/>
              <w:t>Xem sản phẩm (sách)</w:t>
            </w:r>
          </w:p>
        </w:tc>
        <w:tc>
          <w:tcPr>
            <w:tcW w:w="3209" w:type="dxa"/>
          </w:tcPr>
          <w:p w14:paraId="15B09355" w14:textId="1344E7B2" w:rsidR="00426C2F" w:rsidRDefault="00295263">
            <w:pPr>
              <w:ind w:firstLine="0"/>
              <w:rPr>
                <w:rFonts w:ascii="Times New Roman" w:hAnsi="Times New Roman" w:cs="Times New Roman"/>
              </w:rPr>
            </w:pPr>
            <w:r>
              <w:rPr>
                <w:rFonts w:ascii="Times New Roman" w:hAnsi="Times New Roman" w:cs="Times New Roman"/>
              </w:rPr>
              <w:t>Cho phép khách hàng xem thông tin chi tiết về sản phẩm</w:t>
            </w:r>
            <w:r w:rsidR="00C7038A">
              <w:rPr>
                <w:rFonts w:ascii="Times New Roman" w:hAnsi="Times New Roman" w:cs="Times New Roman"/>
              </w:rPr>
              <w:t xml:space="preserve"> (tên sách, </w:t>
            </w:r>
            <w:r w:rsidR="005752A6">
              <w:rPr>
                <w:rFonts w:ascii="Times New Roman" w:hAnsi="Times New Roman" w:cs="Times New Roman"/>
              </w:rPr>
              <w:t>giá bán, hình ảnh minh họa)</w:t>
            </w:r>
          </w:p>
        </w:tc>
        <w:tc>
          <w:tcPr>
            <w:tcW w:w="3210" w:type="dxa"/>
          </w:tcPr>
          <w:p w14:paraId="66DEB05F" w14:textId="77777777" w:rsidR="00426C2F" w:rsidRDefault="006051D9">
            <w:pPr>
              <w:ind w:firstLine="0"/>
              <w:rPr>
                <w:rFonts w:ascii="Times New Roman" w:hAnsi="Times New Roman" w:cs="Times New Roman"/>
              </w:rPr>
            </w:pPr>
            <w:r>
              <w:rPr>
                <w:rFonts w:ascii="Times New Roman" w:hAnsi="Times New Roman" w:cs="Times New Roman"/>
              </w:rPr>
              <w:t>Đăng nhập</w:t>
            </w:r>
          </w:p>
          <w:p w14:paraId="5EE0A8E7" w14:textId="77777777" w:rsidR="006051D9" w:rsidRDefault="006051D9">
            <w:pPr>
              <w:ind w:firstLine="0"/>
              <w:rPr>
                <w:rFonts w:ascii="Times New Roman" w:hAnsi="Times New Roman" w:cs="Times New Roman"/>
              </w:rPr>
            </w:pPr>
            <w:r>
              <w:rPr>
                <w:rFonts w:ascii="Times New Roman" w:hAnsi="Times New Roman" w:cs="Times New Roman"/>
              </w:rPr>
              <w:t>Nhấn vào một ảnh bìa sản phẩm cần xem</w:t>
            </w:r>
          </w:p>
          <w:p w14:paraId="3210EE35" w14:textId="1C00BCCC" w:rsidR="00E122E1" w:rsidRDefault="00E122E1">
            <w:pPr>
              <w:ind w:firstLine="0"/>
              <w:rPr>
                <w:rFonts w:ascii="Times New Roman" w:hAnsi="Times New Roman" w:cs="Times New Roman"/>
              </w:rPr>
            </w:pPr>
            <w:r>
              <w:rPr>
                <w:rFonts w:ascii="Times New Roman" w:hAnsi="Times New Roman" w:cs="Times New Roman"/>
              </w:rPr>
              <w:t>Nếu chưa đăng nhập, bắt buộc người dùng có tài khoản và đã đăng nhập trước khi có thể xem</w:t>
            </w:r>
          </w:p>
        </w:tc>
      </w:tr>
      <w:tr w:rsidR="00426C2F" w14:paraId="613D211C" w14:textId="77777777" w:rsidTr="00426C2F">
        <w:tc>
          <w:tcPr>
            <w:tcW w:w="3209" w:type="dxa"/>
          </w:tcPr>
          <w:p w14:paraId="4871EF3E" w14:textId="11995800" w:rsidR="00426C2F" w:rsidRDefault="000739E1">
            <w:pPr>
              <w:ind w:firstLine="0"/>
              <w:rPr>
                <w:rFonts w:ascii="Times New Roman" w:hAnsi="Times New Roman" w:cs="Times New Roman"/>
              </w:rPr>
            </w:pPr>
            <w:r>
              <w:rPr>
                <w:rFonts w:ascii="Times New Roman" w:hAnsi="Times New Roman" w:cs="Times New Roman"/>
              </w:rPr>
              <w:t>Xem và cập nhật giỏ hàng</w:t>
            </w:r>
          </w:p>
        </w:tc>
        <w:tc>
          <w:tcPr>
            <w:tcW w:w="3209" w:type="dxa"/>
          </w:tcPr>
          <w:p w14:paraId="55F3F26B" w14:textId="603CDBA9" w:rsidR="00426C2F" w:rsidRDefault="000424C7">
            <w:pPr>
              <w:ind w:firstLine="0"/>
              <w:rPr>
                <w:rFonts w:ascii="Times New Roman" w:hAnsi="Times New Roman" w:cs="Times New Roman"/>
              </w:rPr>
            </w:pPr>
            <w:r>
              <w:rPr>
                <w:rFonts w:ascii="Times New Roman" w:hAnsi="Times New Roman" w:cs="Times New Roman"/>
              </w:rPr>
              <w:t>Cho phép khách hàng thêm một</w:t>
            </w:r>
            <w:r w:rsidR="00954ACB">
              <w:rPr>
                <w:rFonts w:ascii="Times New Roman" w:hAnsi="Times New Roman" w:cs="Times New Roman"/>
              </w:rPr>
              <w:t xml:space="preserve"> sản phẩm, </w:t>
            </w:r>
            <w:r>
              <w:rPr>
                <w:rFonts w:ascii="Times New Roman" w:hAnsi="Times New Roman" w:cs="Times New Roman"/>
              </w:rPr>
              <w:t>nhiều sản phẩm</w:t>
            </w:r>
            <w:r w:rsidR="00954ACB">
              <w:rPr>
                <w:rFonts w:ascii="Times New Roman" w:hAnsi="Times New Roman" w:cs="Times New Roman"/>
              </w:rPr>
              <w:t xml:space="preserve"> hoặc một/nhiều loại sản phẩm với số lượng nhiều cho mỗi sản phẩm vào giỏ hàng cá nhân</w:t>
            </w:r>
            <w:r>
              <w:rPr>
                <w:rFonts w:ascii="Times New Roman" w:hAnsi="Times New Roman" w:cs="Times New Roman"/>
              </w:rPr>
              <w:t>, như là một cách để khách hàng đánh dấu những sản phẩm để thực hiện thanh toán sau</w:t>
            </w:r>
          </w:p>
        </w:tc>
        <w:tc>
          <w:tcPr>
            <w:tcW w:w="3210" w:type="dxa"/>
          </w:tcPr>
          <w:p w14:paraId="71A8634A" w14:textId="77777777" w:rsidR="00426C2F" w:rsidRDefault="00E65EB0">
            <w:pPr>
              <w:ind w:firstLine="0"/>
              <w:rPr>
                <w:rFonts w:ascii="Times New Roman" w:hAnsi="Times New Roman" w:cs="Times New Roman"/>
              </w:rPr>
            </w:pPr>
            <w:r>
              <w:rPr>
                <w:rFonts w:ascii="Times New Roman" w:hAnsi="Times New Roman" w:cs="Times New Roman"/>
              </w:rPr>
              <w:t>Bấm vào biểu tượng Giỏ hàng</w:t>
            </w:r>
          </w:p>
          <w:p w14:paraId="6EE5A528" w14:textId="77777777" w:rsidR="00E65EB0" w:rsidRDefault="00E65EB0">
            <w:pPr>
              <w:ind w:firstLine="0"/>
              <w:rPr>
                <w:rFonts w:ascii="Times New Roman" w:hAnsi="Times New Roman" w:cs="Times New Roman"/>
              </w:rPr>
            </w:pPr>
            <w:r>
              <w:rPr>
                <w:rFonts w:ascii="Times New Roman" w:hAnsi="Times New Roman" w:cs="Times New Roman"/>
              </w:rPr>
              <w:t>Xem danh sách giỏ hàng</w:t>
            </w:r>
          </w:p>
          <w:p w14:paraId="6C9E83D9" w14:textId="77777777" w:rsidR="00E65EB0" w:rsidRDefault="00E65EB0">
            <w:pPr>
              <w:ind w:firstLine="0"/>
              <w:rPr>
                <w:rFonts w:ascii="Times New Roman" w:hAnsi="Times New Roman" w:cs="Times New Roman"/>
              </w:rPr>
            </w:pPr>
            <w:r>
              <w:rPr>
                <w:rFonts w:ascii="Times New Roman" w:hAnsi="Times New Roman" w:cs="Times New Roman"/>
              </w:rPr>
              <w:t>Chỉnh sửa thông tin thanh toán</w:t>
            </w:r>
          </w:p>
          <w:p w14:paraId="0AA7C4FF" w14:textId="60CC1C1B" w:rsidR="00E65EB0" w:rsidRDefault="00E65EB0">
            <w:pPr>
              <w:ind w:firstLine="0"/>
              <w:rPr>
                <w:rFonts w:ascii="Times New Roman" w:hAnsi="Times New Roman" w:cs="Times New Roman"/>
              </w:rPr>
            </w:pPr>
            <w:r>
              <w:rPr>
                <w:rFonts w:ascii="Times New Roman" w:hAnsi="Times New Roman" w:cs="Times New Roman"/>
              </w:rPr>
              <w:t>Xóa bớt sản phẩm</w:t>
            </w:r>
          </w:p>
        </w:tc>
      </w:tr>
      <w:tr w:rsidR="00426C2F" w14:paraId="2D9941A3" w14:textId="77777777" w:rsidTr="00426C2F">
        <w:tc>
          <w:tcPr>
            <w:tcW w:w="3209" w:type="dxa"/>
          </w:tcPr>
          <w:p w14:paraId="012C0B0A" w14:textId="3AB92B4E" w:rsidR="00426C2F" w:rsidRDefault="009750D0">
            <w:pPr>
              <w:ind w:firstLine="0"/>
              <w:rPr>
                <w:rFonts w:ascii="Times New Roman" w:hAnsi="Times New Roman" w:cs="Times New Roman"/>
              </w:rPr>
            </w:pPr>
            <w:r>
              <w:rPr>
                <w:rFonts w:ascii="Times New Roman" w:hAnsi="Times New Roman" w:cs="Times New Roman"/>
              </w:rPr>
              <w:t>Đặt hàng</w:t>
            </w:r>
            <w:r w:rsidR="000739E1">
              <w:rPr>
                <w:rFonts w:ascii="Times New Roman" w:hAnsi="Times New Roman" w:cs="Times New Roman"/>
              </w:rPr>
              <w:t xml:space="preserve"> sản phẩm</w:t>
            </w:r>
          </w:p>
        </w:tc>
        <w:tc>
          <w:tcPr>
            <w:tcW w:w="3209" w:type="dxa"/>
          </w:tcPr>
          <w:p w14:paraId="11B02646" w14:textId="5629818A" w:rsidR="00426C2F" w:rsidRDefault="00D43486">
            <w:pPr>
              <w:ind w:firstLine="0"/>
              <w:rPr>
                <w:rFonts w:ascii="Times New Roman" w:hAnsi="Times New Roman" w:cs="Times New Roman"/>
              </w:rPr>
            </w:pPr>
            <w:r>
              <w:rPr>
                <w:rFonts w:ascii="Times New Roman" w:hAnsi="Times New Roman" w:cs="Times New Roman"/>
              </w:rPr>
              <w:t>Sau khi xác thực các thông tin hóa đơn, thông tin cá nhân (bao gồm địa chỉ giao hàng) của khách hàng mua hàng và sau sự kiện nhấn</w:t>
            </w:r>
            <w:r w:rsidR="008D7C28">
              <w:rPr>
                <w:rFonts w:ascii="Times New Roman" w:hAnsi="Times New Roman" w:cs="Times New Roman"/>
              </w:rPr>
              <w:t xml:space="preserve"> nút</w:t>
            </w:r>
            <w:r>
              <w:rPr>
                <w:rFonts w:ascii="Times New Roman" w:hAnsi="Times New Roman" w:cs="Times New Roman"/>
              </w:rPr>
              <w:t xml:space="preserve"> “</w:t>
            </w:r>
            <w:r w:rsidRPr="008D7C28">
              <w:rPr>
                <w:rFonts w:ascii="Times New Roman" w:hAnsi="Times New Roman" w:cs="Times New Roman"/>
                <w:i/>
                <w:iCs/>
              </w:rPr>
              <w:t>Thanh toán</w:t>
            </w:r>
            <w:r>
              <w:rPr>
                <w:rFonts w:ascii="Times New Roman" w:hAnsi="Times New Roman" w:cs="Times New Roman"/>
              </w:rPr>
              <w:t>”, trang web sẽ gửi e-mail xác thực tới địa chỉ thư điện tử của khách, cùng với việc kết nối với các đơn vị vận chuyển hàng hóa để giao sản phẩm tới tận tay khách hàng mua hàng</w:t>
            </w:r>
          </w:p>
        </w:tc>
        <w:tc>
          <w:tcPr>
            <w:tcW w:w="3210" w:type="dxa"/>
          </w:tcPr>
          <w:p w14:paraId="24D113DC" w14:textId="77777777" w:rsidR="00426C2F" w:rsidRDefault="00AD7888">
            <w:pPr>
              <w:ind w:firstLine="0"/>
              <w:rPr>
                <w:rFonts w:ascii="Times New Roman" w:hAnsi="Times New Roman" w:cs="Times New Roman"/>
              </w:rPr>
            </w:pPr>
            <w:r>
              <w:rPr>
                <w:rFonts w:ascii="Times New Roman" w:hAnsi="Times New Roman" w:cs="Times New Roman"/>
              </w:rPr>
              <w:t>Kiểm tra giỏ hàng</w:t>
            </w:r>
          </w:p>
          <w:p w14:paraId="08CFC5E0" w14:textId="77777777" w:rsidR="00AD7888" w:rsidRDefault="00AD7888">
            <w:pPr>
              <w:ind w:firstLine="0"/>
              <w:rPr>
                <w:rFonts w:ascii="Times New Roman" w:hAnsi="Times New Roman" w:cs="Times New Roman"/>
              </w:rPr>
            </w:pPr>
            <w:r>
              <w:rPr>
                <w:rFonts w:ascii="Times New Roman" w:hAnsi="Times New Roman" w:cs="Times New Roman"/>
              </w:rPr>
              <w:t>Kiểm tra thông tin giao hàng (Họ tên, địa chỉ, e-mail)</w:t>
            </w:r>
          </w:p>
          <w:p w14:paraId="2DB90248" w14:textId="4A6AB294" w:rsidR="00AD7888" w:rsidRDefault="00AD7888">
            <w:pPr>
              <w:ind w:firstLine="0"/>
              <w:rPr>
                <w:rFonts w:ascii="Times New Roman" w:hAnsi="Times New Roman" w:cs="Times New Roman"/>
              </w:rPr>
            </w:pPr>
            <w:r>
              <w:rPr>
                <w:rFonts w:ascii="Times New Roman" w:hAnsi="Times New Roman" w:cs="Times New Roman"/>
              </w:rPr>
              <w:t xml:space="preserve">Nhấn </w:t>
            </w:r>
            <w:r w:rsidRPr="008D7C28">
              <w:rPr>
                <w:rFonts w:ascii="Times New Roman" w:hAnsi="Times New Roman" w:cs="Times New Roman"/>
                <w:i/>
                <w:iCs/>
              </w:rPr>
              <w:t>Thanh toán</w:t>
            </w:r>
            <w:r>
              <w:rPr>
                <w:rFonts w:ascii="Times New Roman" w:hAnsi="Times New Roman" w:cs="Times New Roman"/>
              </w:rPr>
              <w:t>, sau đó hệ thống sẽ gửi e-mail xác nhận</w:t>
            </w:r>
          </w:p>
        </w:tc>
      </w:tr>
      <w:tr w:rsidR="004000CD" w14:paraId="717D941E" w14:textId="77777777" w:rsidTr="00426C2F">
        <w:tc>
          <w:tcPr>
            <w:tcW w:w="3209" w:type="dxa"/>
          </w:tcPr>
          <w:p w14:paraId="5A3A981C" w14:textId="7CCAA31F" w:rsidR="004000CD" w:rsidRDefault="004000CD">
            <w:pPr>
              <w:ind w:firstLine="0"/>
              <w:rPr>
                <w:rFonts w:ascii="Times New Roman" w:hAnsi="Times New Roman" w:cs="Times New Roman"/>
              </w:rPr>
            </w:pPr>
            <w:r>
              <w:rPr>
                <w:rFonts w:ascii="Times New Roman" w:hAnsi="Times New Roman" w:cs="Times New Roman"/>
              </w:rPr>
              <w:t>Quản lý danh sách hiển thị sản phẩm</w:t>
            </w:r>
          </w:p>
        </w:tc>
        <w:tc>
          <w:tcPr>
            <w:tcW w:w="3209" w:type="dxa"/>
          </w:tcPr>
          <w:p w14:paraId="42E3A2A1" w14:textId="61C9B3C4" w:rsidR="004000CD" w:rsidRDefault="00CC6BBD">
            <w:pPr>
              <w:ind w:firstLine="0"/>
              <w:rPr>
                <w:rFonts w:ascii="Times New Roman" w:hAnsi="Times New Roman" w:cs="Times New Roman"/>
              </w:rPr>
            </w:pPr>
            <w:r>
              <w:rPr>
                <w:rFonts w:ascii="Times New Roman" w:hAnsi="Times New Roman" w:cs="Times New Roman"/>
              </w:rPr>
              <w:t xml:space="preserve">Chỉ tài khoản được cấp quyền quản trị mới mặc định được truy cập tính năng này, bao gồm các tùy chọn như: </w:t>
            </w:r>
            <w:r w:rsidRPr="00583D6E">
              <w:rPr>
                <w:rFonts w:ascii="Times New Roman" w:hAnsi="Times New Roman" w:cs="Times New Roman"/>
                <w:i/>
                <w:iCs/>
              </w:rPr>
              <w:t>Thêm, Xóa, Sửa (Cập nhật)</w:t>
            </w:r>
            <w:r>
              <w:rPr>
                <w:rFonts w:ascii="Times New Roman" w:hAnsi="Times New Roman" w:cs="Times New Roman"/>
              </w:rPr>
              <w:t xml:space="preserve"> lại thông tin của sản phẩm</w:t>
            </w:r>
          </w:p>
          <w:p w14:paraId="145B5CE3" w14:textId="77777777" w:rsidR="00CC6BBD" w:rsidRDefault="00CC6BBD">
            <w:pPr>
              <w:ind w:firstLine="0"/>
              <w:rPr>
                <w:rFonts w:ascii="Times New Roman" w:hAnsi="Times New Roman" w:cs="Times New Roman"/>
              </w:rPr>
            </w:pPr>
            <w:r>
              <w:rPr>
                <w:rFonts w:ascii="Times New Roman" w:hAnsi="Times New Roman" w:cs="Times New Roman"/>
              </w:rPr>
              <w:t>Có thể thêm, sửa hình ảnh mẫu, tên, giá niêm yết, phân loại của từng sản phẩm</w:t>
            </w:r>
          </w:p>
          <w:p w14:paraId="14EA4417" w14:textId="11E2D1D0" w:rsidR="00CC6BBD" w:rsidRDefault="00CC6BBD">
            <w:pPr>
              <w:ind w:firstLine="0"/>
              <w:rPr>
                <w:rFonts w:ascii="Times New Roman" w:hAnsi="Times New Roman" w:cs="Times New Roman"/>
              </w:rPr>
            </w:pPr>
            <w:r>
              <w:rPr>
                <w:rFonts w:ascii="Times New Roman" w:hAnsi="Times New Roman" w:cs="Times New Roman"/>
              </w:rPr>
              <w:t>Khi xóa đi sản phẩm</w:t>
            </w:r>
            <w:r w:rsidR="00F25E22">
              <w:rPr>
                <w:rFonts w:ascii="Times New Roman" w:hAnsi="Times New Roman" w:cs="Times New Roman"/>
              </w:rPr>
              <w:t xml:space="preserve">, toàn bộ thông tin của sản phẩm đó cũng sẽ biến mất khỏi giao diện trang chủ mà khách </w:t>
            </w:r>
            <w:r w:rsidR="00F25E22">
              <w:rPr>
                <w:rFonts w:ascii="Times New Roman" w:hAnsi="Times New Roman" w:cs="Times New Roman"/>
              </w:rPr>
              <w:lastRenderedPageBreak/>
              <w:t>hàng tương tác, cũng như trên cơ sở dữ liệu chính của trang web</w:t>
            </w:r>
          </w:p>
        </w:tc>
        <w:tc>
          <w:tcPr>
            <w:tcW w:w="3210" w:type="dxa"/>
          </w:tcPr>
          <w:p w14:paraId="7A42D8A1" w14:textId="7D766C6B" w:rsidR="006926CA" w:rsidRDefault="006926CA">
            <w:pPr>
              <w:ind w:firstLine="0"/>
              <w:rPr>
                <w:rFonts w:ascii="Times New Roman" w:hAnsi="Times New Roman" w:cs="Times New Roman"/>
              </w:rPr>
            </w:pPr>
            <w:r>
              <w:rPr>
                <w:rFonts w:ascii="Times New Roman" w:hAnsi="Times New Roman" w:cs="Times New Roman"/>
              </w:rPr>
              <w:lastRenderedPageBreak/>
              <w:t>Đăng nhập bằng tài khoản quản trị</w:t>
            </w:r>
          </w:p>
        </w:tc>
      </w:tr>
      <w:tr w:rsidR="00815378" w14:paraId="5CC4B2EE" w14:textId="77777777" w:rsidTr="00426C2F">
        <w:tc>
          <w:tcPr>
            <w:tcW w:w="3209" w:type="dxa"/>
          </w:tcPr>
          <w:p w14:paraId="79869509" w14:textId="0A977DFA" w:rsidR="00815378" w:rsidRDefault="00815378">
            <w:pPr>
              <w:ind w:firstLine="0"/>
              <w:rPr>
                <w:rFonts w:ascii="Times New Roman" w:hAnsi="Times New Roman" w:cs="Times New Roman"/>
              </w:rPr>
            </w:pPr>
            <w:r>
              <w:rPr>
                <w:rFonts w:ascii="Times New Roman" w:hAnsi="Times New Roman" w:cs="Times New Roman"/>
              </w:rPr>
              <w:t>Quản lý danh sách người dùng</w:t>
            </w:r>
          </w:p>
        </w:tc>
        <w:tc>
          <w:tcPr>
            <w:tcW w:w="3209" w:type="dxa"/>
          </w:tcPr>
          <w:p w14:paraId="3B106F62" w14:textId="104A5269" w:rsidR="00815378" w:rsidRDefault="009D0018" w:rsidP="009D0018">
            <w:pPr>
              <w:ind w:firstLine="0"/>
              <w:rPr>
                <w:rFonts w:ascii="Times New Roman" w:hAnsi="Times New Roman" w:cs="Times New Roman"/>
              </w:rPr>
            </w:pPr>
            <w:r>
              <w:rPr>
                <w:rFonts w:ascii="Times New Roman" w:hAnsi="Times New Roman" w:cs="Times New Roman"/>
              </w:rPr>
              <w:t>Chỉ tài khoản được cấp quyền quản trị mới mặc định được truy cập tính năng này, bao gồm tùy chọn xem lại thông tin những người dùng đã đăng ký</w:t>
            </w:r>
          </w:p>
        </w:tc>
        <w:tc>
          <w:tcPr>
            <w:tcW w:w="3210" w:type="dxa"/>
          </w:tcPr>
          <w:p w14:paraId="008DD8D9" w14:textId="45F3CF4E" w:rsidR="00815378" w:rsidRDefault="00F90E7D">
            <w:pPr>
              <w:ind w:firstLine="0"/>
              <w:rPr>
                <w:rFonts w:ascii="Times New Roman" w:hAnsi="Times New Roman" w:cs="Times New Roman"/>
              </w:rPr>
            </w:pPr>
            <w:r>
              <w:rPr>
                <w:rFonts w:ascii="Times New Roman" w:hAnsi="Times New Roman" w:cs="Times New Roman"/>
              </w:rPr>
              <w:t>Đăng nhập bằng tài khoản quản trị</w:t>
            </w:r>
          </w:p>
        </w:tc>
      </w:tr>
      <w:tr w:rsidR="00815378" w14:paraId="6EC3A91F" w14:textId="77777777" w:rsidTr="00426C2F">
        <w:tc>
          <w:tcPr>
            <w:tcW w:w="3209" w:type="dxa"/>
          </w:tcPr>
          <w:p w14:paraId="13D45A0F" w14:textId="5882C7FE" w:rsidR="00815378" w:rsidRDefault="00815378">
            <w:pPr>
              <w:ind w:firstLine="0"/>
              <w:rPr>
                <w:rFonts w:ascii="Times New Roman" w:hAnsi="Times New Roman" w:cs="Times New Roman"/>
              </w:rPr>
            </w:pPr>
            <w:r>
              <w:rPr>
                <w:rFonts w:ascii="Times New Roman" w:hAnsi="Times New Roman" w:cs="Times New Roman"/>
              </w:rPr>
              <w:t>Quản lý doanh thu, danh sách sản phẩm bán chạy</w:t>
            </w:r>
            <w:r w:rsidR="009D0018">
              <w:rPr>
                <w:rFonts w:ascii="Times New Roman" w:hAnsi="Times New Roman" w:cs="Times New Roman"/>
              </w:rPr>
              <w:t xml:space="preserve"> (Thống kê)</w:t>
            </w:r>
          </w:p>
        </w:tc>
        <w:tc>
          <w:tcPr>
            <w:tcW w:w="3209" w:type="dxa"/>
          </w:tcPr>
          <w:p w14:paraId="2C3F2E25" w14:textId="35D34E73" w:rsidR="009D0018" w:rsidRPr="00966A91" w:rsidRDefault="009D0018" w:rsidP="009D0018">
            <w:pPr>
              <w:ind w:firstLine="0"/>
              <w:rPr>
                <w:rFonts w:ascii="Times New Roman" w:hAnsi="Times New Roman" w:cs="Times New Roman"/>
                <w:i/>
                <w:iCs/>
              </w:rPr>
            </w:pPr>
            <w:r>
              <w:rPr>
                <w:rFonts w:ascii="Times New Roman" w:hAnsi="Times New Roman" w:cs="Times New Roman"/>
              </w:rPr>
              <w:t xml:space="preserve">Chỉ tài khoản được cấp quyền quản trị mới mặc định được truy cập tính năng này, bao gồm các tùy chọn như: </w:t>
            </w:r>
            <w:r w:rsidRPr="00966A91">
              <w:rPr>
                <w:rFonts w:ascii="Times New Roman" w:hAnsi="Times New Roman" w:cs="Times New Roman"/>
                <w:i/>
                <w:iCs/>
              </w:rPr>
              <w:t>xem thông tin giỏ hàng đã được thanh toán</w:t>
            </w:r>
            <w:r w:rsidR="00966A91">
              <w:rPr>
                <w:rFonts w:ascii="Times New Roman" w:hAnsi="Times New Roman" w:cs="Times New Roman"/>
              </w:rPr>
              <w:t>;</w:t>
            </w:r>
            <w:r w:rsidRPr="00966A91">
              <w:rPr>
                <w:rFonts w:ascii="Times New Roman" w:hAnsi="Times New Roman" w:cs="Times New Roman"/>
                <w:i/>
                <w:iCs/>
              </w:rPr>
              <w:t xml:space="preserve"> xem thông tin những sản phẩm bán chạy</w:t>
            </w:r>
          </w:p>
          <w:p w14:paraId="548FBA0E" w14:textId="3FBCD3E3" w:rsidR="00815378" w:rsidRDefault="009D0018" w:rsidP="009D0018">
            <w:pPr>
              <w:ind w:firstLine="0"/>
              <w:rPr>
                <w:rFonts w:ascii="Times New Roman" w:hAnsi="Times New Roman" w:cs="Times New Roman"/>
              </w:rPr>
            </w:pPr>
            <w:r>
              <w:rPr>
                <w:rFonts w:ascii="Times New Roman" w:hAnsi="Times New Roman" w:cs="Times New Roman"/>
              </w:rPr>
              <w:t>Có thể thêm, sửa hình ảnh mẫu, tên, giá niêm yết, phân loại của từng sản phẩm</w:t>
            </w:r>
          </w:p>
        </w:tc>
        <w:tc>
          <w:tcPr>
            <w:tcW w:w="3210" w:type="dxa"/>
          </w:tcPr>
          <w:p w14:paraId="28E1854D" w14:textId="6231B5FB" w:rsidR="00815378" w:rsidRDefault="00F90E7D">
            <w:pPr>
              <w:ind w:firstLine="0"/>
              <w:rPr>
                <w:rFonts w:ascii="Times New Roman" w:hAnsi="Times New Roman" w:cs="Times New Roman"/>
              </w:rPr>
            </w:pPr>
            <w:r>
              <w:rPr>
                <w:rFonts w:ascii="Times New Roman" w:hAnsi="Times New Roman" w:cs="Times New Roman"/>
              </w:rPr>
              <w:t>Đăng nhập bằng tài khoản quản trị</w:t>
            </w:r>
          </w:p>
        </w:tc>
      </w:tr>
    </w:tbl>
    <w:p w14:paraId="2B8F784C" w14:textId="39ACC0F9" w:rsidR="00B66CEC" w:rsidRPr="00EA0323" w:rsidRDefault="009D1170" w:rsidP="00EA0323">
      <w:pPr>
        <w:ind w:firstLine="0"/>
        <w:jc w:val="center"/>
        <w:rPr>
          <w:rFonts w:ascii="Times New Roman" w:hAnsi="Times New Roman" w:cs="Times New Roman"/>
          <w:i/>
          <w:iCs/>
          <w:sz w:val="24"/>
          <w:szCs w:val="24"/>
        </w:rPr>
      </w:pPr>
      <w:r w:rsidRPr="00EA0323">
        <w:rPr>
          <w:rFonts w:ascii="Times New Roman" w:hAnsi="Times New Roman" w:cs="Times New Roman"/>
          <w:i/>
          <w:iCs/>
          <w:sz w:val="24"/>
          <w:szCs w:val="24"/>
        </w:rPr>
        <w:t xml:space="preserve">Bảng 1.2. </w:t>
      </w:r>
      <w:r w:rsidR="00EA0323" w:rsidRPr="00EA0323">
        <w:rPr>
          <w:rFonts w:ascii="Times New Roman" w:hAnsi="Times New Roman" w:cs="Times New Roman"/>
          <w:i/>
          <w:iCs/>
          <w:sz w:val="24"/>
          <w:szCs w:val="24"/>
        </w:rPr>
        <w:t>Chức năng sản phẩm</w:t>
      </w:r>
    </w:p>
    <w:p w14:paraId="3A06CAE2" w14:textId="77777777" w:rsidR="00B66CEC" w:rsidRPr="00436EDC" w:rsidRDefault="00B66CEC">
      <w:pPr>
        <w:ind w:firstLine="0"/>
        <w:rPr>
          <w:rFonts w:ascii="Times New Roman" w:hAnsi="Times New Roman" w:cs="Times New Roman"/>
        </w:rPr>
      </w:pPr>
    </w:p>
    <w:p w14:paraId="31A220AF" w14:textId="77777777" w:rsidR="00B66CEC" w:rsidRPr="00436EDC" w:rsidRDefault="00853152">
      <w:pPr>
        <w:pStyle w:val="Heading3"/>
        <w:rPr>
          <w:rFonts w:cs="Times New Roman"/>
        </w:rPr>
      </w:pPr>
      <w:bookmarkStart w:id="64" w:name="_Toc119108286"/>
      <w:r w:rsidRPr="00436EDC">
        <w:rPr>
          <w:rFonts w:cs="Times New Roman"/>
        </w:rPr>
        <w:t>1.3 Hướng dẫn cài đặt</w:t>
      </w:r>
      <w:bookmarkEnd w:id="64"/>
    </w:p>
    <w:p w14:paraId="4913378E" w14:textId="59A9FDD3" w:rsidR="00B66CEC" w:rsidRDefault="00853152" w:rsidP="00D814BC">
      <w:pPr>
        <w:pStyle w:val="Heading4"/>
      </w:pPr>
      <w:bookmarkStart w:id="65" w:name="_Toc119108287"/>
      <w:r w:rsidRPr="00436EDC">
        <w:t>1.3.1 Trên tr</w:t>
      </w:r>
      <w:r w:rsidR="00F40DEF">
        <w:t>ình duyệt</w:t>
      </w:r>
      <w:bookmarkEnd w:id="65"/>
    </w:p>
    <w:p w14:paraId="54D4E990" w14:textId="6E4FDAEB" w:rsidR="00F40DEF" w:rsidRDefault="00C03238" w:rsidP="00F40DEF">
      <w:pPr>
        <w:rPr>
          <w:rFonts w:ascii="Times New Roman" w:hAnsi="Times New Roman" w:cs="Times New Roman"/>
        </w:rPr>
      </w:pPr>
      <w:r>
        <w:rPr>
          <w:rFonts w:ascii="Times New Roman" w:hAnsi="Times New Roman" w:cs="Times New Roman"/>
        </w:rPr>
        <w:t xml:space="preserve">- </w:t>
      </w:r>
      <w:r w:rsidR="00F40DEF">
        <w:rPr>
          <w:rFonts w:ascii="Times New Roman" w:hAnsi="Times New Roman" w:cs="Times New Roman"/>
        </w:rPr>
        <w:t>Yêu cầu phiên bản hệ điều hành:</w:t>
      </w:r>
    </w:p>
    <w:p w14:paraId="59C49D1A" w14:textId="6082721A" w:rsidR="00F40DEF" w:rsidRDefault="00C03238" w:rsidP="00C03238">
      <w:pPr>
        <w:ind w:left="720"/>
        <w:rPr>
          <w:rFonts w:ascii="Times New Roman" w:hAnsi="Times New Roman" w:cs="Times New Roman"/>
        </w:rPr>
      </w:pPr>
      <w:r>
        <w:rPr>
          <w:rFonts w:ascii="Times New Roman" w:hAnsi="Times New Roman" w:cs="Times New Roman"/>
        </w:rPr>
        <w:t xml:space="preserve">+ </w:t>
      </w:r>
      <w:r w:rsidR="00F40DEF">
        <w:rPr>
          <w:rFonts w:ascii="Times New Roman" w:hAnsi="Times New Roman" w:cs="Times New Roman"/>
        </w:rPr>
        <w:t>Windows: Từ Windows 7 trở lên</w:t>
      </w:r>
      <w:r>
        <w:rPr>
          <w:rFonts w:ascii="Times New Roman" w:hAnsi="Times New Roman" w:cs="Times New Roman"/>
        </w:rPr>
        <w:t>, tương thích với XAMPP</w:t>
      </w:r>
    </w:p>
    <w:p w14:paraId="2A86D99B" w14:textId="3EB6C9C8" w:rsidR="00C03238" w:rsidRDefault="00C03238" w:rsidP="00C03238">
      <w:pPr>
        <w:ind w:left="720"/>
        <w:rPr>
          <w:rFonts w:ascii="Times New Roman" w:hAnsi="Times New Roman" w:cs="Times New Roman"/>
        </w:rPr>
      </w:pPr>
      <w:r>
        <w:rPr>
          <w:rFonts w:ascii="Times New Roman" w:hAnsi="Times New Roman" w:cs="Times New Roman"/>
        </w:rPr>
        <w:t xml:space="preserve">+ </w:t>
      </w:r>
      <w:r w:rsidR="00F40DEF">
        <w:rPr>
          <w:rFonts w:ascii="Times New Roman" w:hAnsi="Times New Roman" w:cs="Times New Roman"/>
        </w:rPr>
        <w:t>M</w:t>
      </w:r>
      <w:r>
        <w:rPr>
          <w:rFonts w:ascii="Times New Roman" w:hAnsi="Times New Roman" w:cs="Times New Roman"/>
        </w:rPr>
        <w:t>acOS: Từ OSX trở lên, tương thích với XAMPP</w:t>
      </w:r>
    </w:p>
    <w:p w14:paraId="2C75022D" w14:textId="3A5C926D" w:rsidR="00C03238" w:rsidRDefault="00C03238" w:rsidP="00C03238">
      <w:pPr>
        <w:rPr>
          <w:rFonts w:ascii="Times New Roman" w:hAnsi="Times New Roman" w:cs="Times New Roman"/>
        </w:rPr>
      </w:pPr>
      <w:r>
        <w:rPr>
          <w:rFonts w:ascii="Times New Roman" w:hAnsi="Times New Roman" w:cs="Times New Roman"/>
        </w:rPr>
        <w:t>- Cài đặt XAMPP, kết nối cơ sở dữ liệu được hướng dẫn ở mục 1.4.2</w:t>
      </w:r>
    </w:p>
    <w:p w14:paraId="0C6A24AF" w14:textId="704E224E" w:rsidR="00C03238" w:rsidRPr="00F40DEF" w:rsidRDefault="00C03238" w:rsidP="00C03238">
      <w:pPr>
        <w:rPr>
          <w:rFonts w:ascii="Times New Roman" w:hAnsi="Times New Roman" w:cs="Times New Roman"/>
        </w:rPr>
      </w:pPr>
      <w:r>
        <w:rPr>
          <w:rFonts w:ascii="Times New Roman" w:hAnsi="Times New Roman" w:cs="Times New Roman"/>
        </w:rPr>
        <w:t>- Cài đặt trình duyệt có thể kết nối Internet (đề xuất những trình duyệt sử dụng nhân C</w:t>
      </w:r>
      <w:r w:rsidRPr="00C03238">
        <w:rPr>
          <w:rFonts w:ascii="Times New Roman" w:hAnsi="Times New Roman" w:cs="Times New Roman"/>
        </w:rPr>
        <w:t>hromium</w:t>
      </w:r>
      <w:r w:rsidR="004E6107">
        <w:rPr>
          <w:rFonts w:ascii="Times New Roman" w:hAnsi="Times New Roman" w:cs="Times New Roman"/>
        </w:rPr>
        <w:t>, phiên bản mới)</w:t>
      </w:r>
    </w:p>
    <w:p w14:paraId="1A8C0298" w14:textId="0087055F" w:rsidR="007150E8" w:rsidRDefault="00853152" w:rsidP="00D814BC">
      <w:pPr>
        <w:pStyle w:val="Heading4"/>
      </w:pPr>
      <w:bookmarkStart w:id="66" w:name="_Toc119108288"/>
      <w:r>
        <w:t>1.3.2 Trên thiết bị di động</w:t>
      </w:r>
      <w:bookmarkEnd w:id="66"/>
    </w:p>
    <w:p w14:paraId="56E5CAE0" w14:textId="3738BF8A" w:rsidR="004E6107" w:rsidRPr="004E6107" w:rsidRDefault="004E6107" w:rsidP="004E6107">
      <w:pPr>
        <w:rPr>
          <w:rFonts w:ascii="Times New Roman" w:hAnsi="Times New Roman" w:cs="Times New Roman"/>
          <w:i/>
          <w:iCs/>
        </w:rPr>
      </w:pPr>
      <w:r>
        <w:t xml:space="preserve"> </w:t>
      </w:r>
      <w:r w:rsidRPr="004E6107">
        <w:rPr>
          <w:rFonts w:ascii="Times New Roman" w:hAnsi="Times New Roman" w:cs="Times New Roman"/>
          <w:i/>
          <w:iCs/>
        </w:rPr>
        <w:t>Không có</w:t>
      </w:r>
    </w:p>
    <w:p w14:paraId="6DD66A9C" w14:textId="261C0709" w:rsidR="007150E8" w:rsidRDefault="007150E8" w:rsidP="00541AD3">
      <w:pPr>
        <w:pStyle w:val="Heading4"/>
        <w:rPr>
          <w:bCs/>
        </w:rPr>
      </w:pPr>
      <w:bookmarkStart w:id="67" w:name="_Toc119108289"/>
      <w:r>
        <w:rPr>
          <w:bCs/>
        </w:rPr>
        <w:lastRenderedPageBreak/>
        <w:t>1.3.3. Trên máy tính (ứng dụng thuần cho Windows, MacOS, Linux)</w:t>
      </w:r>
      <w:bookmarkEnd w:id="67"/>
    </w:p>
    <w:p w14:paraId="1C46B7D1" w14:textId="0A40EC88" w:rsidR="002C0D94" w:rsidRPr="00D14089" w:rsidRDefault="002C0D94" w:rsidP="002C0D94">
      <w:pPr>
        <w:rPr>
          <w:rFonts w:ascii="Times New Roman" w:hAnsi="Times New Roman" w:cs="Times New Roman"/>
          <w:i/>
          <w:iCs/>
        </w:rPr>
      </w:pPr>
      <w:r w:rsidRPr="00D14089">
        <w:rPr>
          <w:rFonts w:ascii="Times New Roman" w:hAnsi="Times New Roman" w:cs="Times New Roman"/>
          <w:i/>
          <w:iCs/>
        </w:rPr>
        <w:t>Không có</w:t>
      </w:r>
    </w:p>
    <w:p w14:paraId="6666D39E" w14:textId="7438AB05" w:rsidR="00541AD3" w:rsidRDefault="00541AD3" w:rsidP="00541AD3">
      <w:pPr>
        <w:pStyle w:val="Heading3"/>
      </w:pPr>
      <w:bookmarkStart w:id="68" w:name="_Toc119108290"/>
      <w:r>
        <w:t>1.4. Mô hình ứng dụng</w:t>
      </w:r>
      <w:bookmarkEnd w:id="68"/>
    </w:p>
    <w:p w14:paraId="6D7F0445" w14:textId="37DBE398" w:rsidR="000D08D5" w:rsidRDefault="00541AD3" w:rsidP="00FA34C3">
      <w:pPr>
        <w:pStyle w:val="Heading4"/>
      </w:pPr>
      <w:bookmarkStart w:id="69" w:name="_Toc119108291"/>
      <w:r w:rsidRPr="00541AD3">
        <w:t xml:space="preserve">1.4.1. </w:t>
      </w:r>
      <w:r>
        <w:t>Sơ đồ minh họa các tác nhân tương tác với hệ thống:</w:t>
      </w:r>
      <w:bookmarkEnd w:id="69"/>
    </w:p>
    <w:p w14:paraId="1003FBA0" w14:textId="12A5BC11" w:rsidR="00FA34C3" w:rsidRDefault="00FA34C3" w:rsidP="00FA34C3">
      <w:pPr>
        <w:pStyle w:val="Heading5"/>
        <w:ind w:firstLine="1134"/>
      </w:pPr>
      <w:bookmarkStart w:id="70" w:name="_Toc119108292"/>
      <w:r>
        <w:t>1.4.1.1. Use-case tổng quan:</w:t>
      </w:r>
      <w:bookmarkEnd w:id="70"/>
    </w:p>
    <w:p w14:paraId="7B2CA69F" w14:textId="28F33BAD" w:rsidR="00FA34C3" w:rsidRDefault="006312FF" w:rsidP="00FA34C3">
      <w:r w:rsidRPr="006312FF">
        <w:rPr>
          <w:noProof/>
        </w:rPr>
        <w:drawing>
          <wp:inline distT="0" distB="0" distL="0" distR="0" wp14:anchorId="16452D3A" wp14:editId="3CF6F0CF">
            <wp:extent cx="6120130" cy="4817745"/>
            <wp:effectExtent l="0" t="0" r="0" b="1905"/>
            <wp:docPr id="30" name="Picture 30"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iagram, schematic&#10;&#10;Description automatically generated"/>
                    <pic:cNvPicPr/>
                  </pic:nvPicPr>
                  <pic:blipFill>
                    <a:blip r:embed="rId42"/>
                    <a:stretch>
                      <a:fillRect/>
                    </a:stretch>
                  </pic:blipFill>
                  <pic:spPr>
                    <a:xfrm>
                      <a:off x="0" y="0"/>
                      <a:ext cx="6120130" cy="4817745"/>
                    </a:xfrm>
                    <a:prstGeom prst="rect">
                      <a:avLst/>
                    </a:prstGeom>
                  </pic:spPr>
                </pic:pic>
              </a:graphicData>
            </a:graphic>
          </wp:inline>
        </w:drawing>
      </w:r>
    </w:p>
    <w:p w14:paraId="03FB324C" w14:textId="2D1DB76F" w:rsidR="00FD231F" w:rsidRPr="003C4832" w:rsidRDefault="006B0173" w:rsidP="003C4832">
      <w:pPr>
        <w:jc w:val="center"/>
        <w:rPr>
          <w:rFonts w:ascii="Times New Roman" w:hAnsi="Times New Roman" w:cs="Times New Roman"/>
          <w:i/>
          <w:iCs/>
          <w:sz w:val="22"/>
          <w:szCs w:val="22"/>
        </w:rPr>
      </w:pPr>
      <w:r w:rsidRPr="003C4832">
        <w:rPr>
          <w:rFonts w:ascii="Times New Roman" w:hAnsi="Times New Roman" w:cs="Times New Roman"/>
          <w:i/>
          <w:iCs/>
          <w:sz w:val="22"/>
          <w:szCs w:val="22"/>
        </w:rPr>
        <w:t xml:space="preserve">Hình 1.4.1.1. </w:t>
      </w:r>
      <w:r w:rsidR="003C4832" w:rsidRPr="003C4832">
        <w:rPr>
          <w:rFonts w:ascii="Times New Roman" w:hAnsi="Times New Roman" w:cs="Times New Roman"/>
          <w:i/>
          <w:iCs/>
          <w:sz w:val="22"/>
          <w:szCs w:val="22"/>
        </w:rPr>
        <w:t>Minh họa sơ đồ use-case tổng quan</w:t>
      </w:r>
    </w:p>
    <w:p w14:paraId="3E81650B" w14:textId="433DBC9B" w:rsidR="00FA34C3" w:rsidRDefault="00FA34C3" w:rsidP="00FA34C3">
      <w:pPr>
        <w:pStyle w:val="Heading5"/>
        <w:ind w:firstLine="1134"/>
      </w:pPr>
      <w:bookmarkStart w:id="71" w:name="_Toc119108293"/>
      <w:r>
        <w:t>1.4.1.2. Use-case của các tác nhân bên phía quản lý</w:t>
      </w:r>
      <w:bookmarkEnd w:id="71"/>
    </w:p>
    <w:p w14:paraId="32797128" w14:textId="33893A77" w:rsidR="00FA34C3" w:rsidRDefault="00FA34C3" w:rsidP="00FA34C3">
      <w:pPr>
        <w:pStyle w:val="ListParagraph"/>
        <w:numPr>
          <w:ilvl w:val="0"/>
          <w:numId w:val="10"/>
        </w:numPr>
        <w:rPr>
          <w:rFonts w:ascii="Times New Roman" w:hAnsi="Times New Roman" w:cs="Times New Roman"/>
          <w:b/>
          <w:bCs/>
        </w:rPr>
      </w:pPr>
      <w:r w:rsidRPr="00FA34C3">
        <w:rPr>
          <w:rFonts w:ascii="Times New Roman" w:hAnsi="Times New Roman" w:cs="Times New Roman"/>
          <w:b/>
          <w:bCs/>
        </w:rPr>
        <w:t>Quản lý hệ thống</w:t>
      </w:r>
    </w:p>
    <w:p w14:paraId="1D2C6EF8" w14:textId="62088B56" w:rsidR="00FA34C3" w:rsidRDefault="00FA34C3" w:rsidP="00D638C0">
      <w:pPr>
        <w:jc w:val="center"/>
        <w:rPr>
          <w:rFonts w:ascii="Times New Roman" w:hAnsi="Times New Roman" w:cs="Times New Roman"/>
          <w:b/>
          <w:bCs/>
        </w:rPr>
      </w:pPr>
      <w:r>
        <w:rPr>
          <w:noProof/>
          <w:color w:val="000000"/>
          <w:bdr w:val="none" w:sz="0" w:space="0" w:color="auto" w:frame="1"/>
        </w:rPr>
        <w:lastRenderedPageBreak/>
        <w:drawing>
          <wp:inline distT="0" distB="0" distL="0" distR="0" wp14:anchorId="6433ABDD" wp14:editId="4F124D7D">
            <wp:extent cx="6120130" cy="2313940"/>
            <wp:effectExtent l="0" t="0" r="0" b="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120130" cy="2313940"/>
                    </a:xfrm>
                    <a:prstGeom prst="rect">
                      <a:avLst/>
                    </a:prstGeom>
                    <a:noFill/>
                    <a:ln>
                      <a:noFill/>
                    </a:ln>
                  </pic:spPr>
                </pic:pic>
              </a:graphicData>
            </a:graphic>
          </wp:inline>
        </w:drawing>
      </w:r>
    </w:p>
    <w:p w14:paraId="7CD64B70" w14:textId="7E13E376" w:rsidR="00833F5D" w:rsidRPr="00021E2A" w:rsidRDefault="00833F5D" w:rsidP="00021E2A">
      <w:pPr>
        <w:jc w:val="center"/>
        <w:rPr>
          <w:rFonts w:ascii="Times New Roman" w:hAnsi="Times New Roman" w:cs="Times New Roman"/>
          <w:i/>
          <w:iCs/>
          <w:sz w:val="24"/>
          <w:szCs w:val="24"/>
        </w:rPr>
      </w:pPr>
      <w:r w:rsidRPr="00021E2A">
        <w:rPr>
          <w:rFonts w:ascii="Times New Roman" w:hAnsi="Times New Roman" w:cs="Times New Roman"/>
          <w:i/>
          <w:iCs/>
          <w:sz w:val="24"/>
          <w:szCs w:val="24"/>
        </w:rPr>
        <w:t xml:space="preserve">Hình </w:t>
      </w:r>
      <w:r w:rsidR="00CB7E6F" w:rsidRPr="00021E2A">
        <w:rPr>
          <w:rFonts w:ascii="Times New Roman" w:hAnsi="Times New Roman" w:cs="Times New Roman"/>
          <w:i/>
          <w:iCs/>
          <w:sz w:val="24"/>
          <w:szCs w:val="24"/>
        </w:rPr>
        <w:t xml:space="preserve">1.4.1.2.a. Use-case </w:t>
      </w:r>
      <w:r w:rsidR="0040132F" w:rsidRPr="00021E2A">
        <w:rPr>
          <w:rFonts w:ascii="Times New Roman" w:hAnsi="Times New Roman" w:cs="Times New Roman"/>
          <w:i/>
          <w:iCs/>
          <w:sz w:val="24"/>
          <w:szCs w:val="24"/>
        </w:rPr>
        <w:t>của các tác nhân bên phía quản lý hệ thống</w:t>
      </w:r>
    </w:p>
    <w:p w14:paraId="7787F11D" w14:textId="4BB171B8" w:rsidR="00FA34C3" w:rsidRDefault="00FA34C3" w:rsidP="00FA34C3">
      <w:pPr>
        <w:pStyle w:val="ListParagraph"/>
        <w:numPr>
          <w:ilvl w:val="0"/>
          <w:numId w:val="10"/>
        </w:numPr>
        <w:rPr>
          <w:rFonts w:ascii="Times New Roman" w:hAnsi="Times New Roman" w:cs="Times New Roman"/>
          <w:b/>
          <w:bCs/>
        </w:rPr>
      </w:pPr>
      <w:r>
        <w:rPr>
          <w:rFonts w:ascii="Times New Roman" w:hAnsi="Times New Roman" w:cs="Times New Roman"/>
          <w:b/>
          <w:bCs/>
        </w:rPr>
        <w:t>Nhân viên cửa hàng</w:t>
      </w:r>
    </w:p>
    <w:p w14:paraId="71646DC4" w14:textId="6D48EAD9" w:rsidR="00FA34C3" w:rsidRDefault="00FA34C3" w:rsidP="00FA34C3">
      <w:pPr>
        <w:rPr>
          <w:rFonts w:ascii="Times New Roman" w:hAnsi="Times New Roman" w:cs="Times New Roman"/>
          <w:b/>
          <w:bCs/>
        </w:rPr>
      </w:pPr>
      <w:r>
        <w:rPr>
          <w:b/>
          <w:bCs/>
          <w:noProof/>
          <w:color w:val="000000"/>
          <w:bdr w:val="none" w:sz="0" w:space="0" w:color="auto" w:frame="1"/>
        </w:rPr>
        <w:drawing>
          <wp:inline distT="0" distB="0" distL="0" distR="0" wp14:anchorId="02DF3705" wp14:editId="534BA3F3">
            <wp:extent cx="6120130" cy="3768090"/>
            <wp:effectExtent l="0" t="0" r="0" b="381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120130" cy="3768090"/>
                    </a:xfrm>
                    <a:prstGeom prst="rect">
                      <a:avLst/>
                    </a:prstGeom>
                    <a:noFill/>
                    <a:ln>
                      <a:noFill/>
                    </a:ln>
                  </pic:spPr>
                </pic:pic>
              </a:graphicData>
            </a:graphic>
          </wp:inline>
        </w:drawing>
      </w:r>
    </w:p>
    <w:p w14:paraId="21666F22" w14:textId="60CA21FD" w:rsidR="00402266" w:rsidRPr="00B35F40" w:rsidRDefault="00402266" w:rsidP="00B35F40">
      <w:pPr>
        <w:jc w:val="center"/>
        <w:rPr>
          <w:rFonts w:ascii="Times New Roman" w:hAnsi="Times New Roman" w:cs="Times New Roman"/>
          <w:i/>
          <w:iCs/>
          <w:sz w:val="24"/>
          <w:szCs w:val="24"/>
        </w:rPr>
      </w:pPr>
      <w:r w:rsidRPr="00B35F40">
        <w:rPr>
          <w:rFonts w:ascii="Times New Roman" w:hAnsi="Times New Roman" w:cs="Times New Roman"/>
          <w:i/>
          <w:iCs/>
          <w:sz w:val="24"/>
          <w:szCs w:val="24"/>
        </w:rPr>
        <w:t xml:space="preserve">Hình 1.4.1.2.b. </w:t>
      </w:r>
      <w:r w:rsidR="00B35F40" w:rsidRPr="00B35F40">
        <w:rPr>
          <w:rFonts w:ascii="Times New Roman" w:hAnsi="Times New Roman" w:cs="Times New Roman"/>
          <w:i/>
          <w:iCs/>
          <w:sz w:val="24"/>
          <w:szCs w:val="24"/>
        </w:rPr>
        <w:t>Use-case của tác nhân bên phía nhân viên đơn vị kinh doanh</w:t>
      </w:r>
    </w:p>
    <w:p w14:paraId="2AB15291" w14:textId="49C84FDE" w:rsidR="00FA34C3" w:rsidRDefault="00FA34C3" w:rsidP="00FA34C3">
      <w:pPr>
        <w:pStyle w:val="Heading5"/>
      </w:pPr>
      <w:bookmarkStart w:id="72" w:name="_Toc119108294"/>
      <w:r>
        <w:lastRenderedPageBreak/>
        <w:t>1.4.1.3. Use-case của tác nhân khách hàng</w:t>
      </w:r>
      <w:bookmarkEnd w:id="72"/>
    </w:p>
    <w:p w14:paraId="24ACD11D" w14:textId="6585C4EF" w:rsidR="00FA34C3" w:rsidRPr="00FA34C3" w:rsidRDefault="00FA34C3" w:rsidP="00FA34C3">
      <w:r>
        <w:rPr>
          <w:noProof/>
          <w:color w:val="000000"/>
          <w:bdr w:val="none" w:sz="0" w:space="0" w:color="auto" w:frame="1"/>
        </w:rPr>
        <w:drawing>
          <wp:inline distT="0" distB="0" distL="0" distR="0" wp14:anchorId="4D207F0C" wp14:editId="205702CF">
            <wp:extent cx="6120130" cy="3166745"/>
            <wp:effectExtent l="0" t="0" r="0" b="0"/>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120130" cy="3166745"/>
                    </a:xfrm>
                    <a:prstGeom prst="rect">
                      <a:avLst/>
                    </a:prstGeom>
                    <a:noFill/>
                    <a:ln>
                      <a:noFill/>
                    </a:ln>
                  </pic:spPr>
                </pic:pic>
              </a:graphicData>
            </a:graphic>
          </wp:inline>
        </w:drawing>
      </w:r>
    </w:p>
    <w:p w14:paraId="251BB8B2" w14:textId="1A6BB295" w:rsidR="00FA34C3" w:rsidRPr="00733F4F" w:rsidRDefault="00E4769B" w:rsidP="00733F4F">
      <w:pPr>
        <w:pStyle w:val="ListParagraph"/>
        <w:ind w:left="1440" w:firstLine="0"/>
        <w:jc w:val="center"/>
        <w:rPr>
          <w:rFonts w:ascii="Times New Roman" w:hAnsi="Times New Roman" w:cs="Times New Roman"/>
          <w:i/>
          <w:iCs/>
          <w:sz w:val="24"/>
          <w:szCs w:val="24"/>
        </w:rPr>
      </w:pPr>
      <w:r w:rsidRPr="00733F4F">
        <w:rPr>
          <w:rFonts w:ascii="Times New Roman" w:hAnsi="Times New Roman" w:cs="Times New Roman"/>
          <w:i/>
          <w:iCs/>
          <w:sz w:val="24"/>
          <w:szCs w:val="24"/>
        </w:rPr>
        <w:t xml:space="preserve">Hình 1.4.1.3. Use-case </w:t>
      </w:r>
      <w:r w:rsidR="00733F4F" w:rsidRPr="00733F4F">
        <w:rPr>
          <w:rFonts w:ascii="Times New Roman" w:hAnsi="Times New Roman" w:cs="Times New Roman"/>
          <w:i/>
          <w:iCs/>
          <w:sz w:val="24"/>
          <w:szCs w:val="24"/>
        </w:rPr>
        <w:t>của tác nhân khách hàng</w:t>
      </w:r>
    </w:p>
    <w:p w14:paraId="0D87CDA1" w14:textId="15FB01A1" w:rsidR="00541AD3" w:rsidRDefault="00541AD3" w:rsidP="00541AD3">
      <w:pPr>
        <w:pStyle w:val="Heading4"/>
      </w:pPr>
      <w:bookmarkStart w:id="73" w:name="_Toc119108295"/>
      <w:r>
        <w:lastRenderedPageBreak/>
        <w:t>1.4.2. Mô hình khái quát hệ cơ sở dữ liệu của hệ thống:</w:t>
      </w:r>
      <w:bookmarkEnd w:id="73"/>
    </w:p>
    <w:p w14:paraId="597A4558" w14:textId="1FD07584" w:rsidR="00347944" w:rsidRDefault="000D5E8C" w:rsidP="000D5E8C">
      <w:pPr>
        <w:jc w:val="center"/>
        <w:rPr>
          <w:rFonts w:ascii="Times New Roman" w:hAnsi="Times New Roman" w:cs="Times New Roman"/>
        </w:rPr>
      </w:pPr>
      <w:r w:rsidRPr="000D5E8C">
        <w:rPr>
          <w:rFonts w:ascii="Times New Roman" w:hAnsi="Times New Roman" w:cs="Times New Roman"/>
          <w:noProof/>
        </w:rPr>
        <w:drawing>
          <wp:inline distT="0" distB="0" distL="0" distR="0" wp14:anchorId="39A6FE14" wp14:editId="5C4ADE13">
            <wp:extent cx="6120130" cy="5594985"/>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120130" cy="5594985"/>
                    </a:xfrm>
                    <a:prstGeom prst="rect">
                      <a:avLst/>
                    </a:prstGeom>
                  </pic:spPr>
                </pic:pic>
              </a:graphicData>
            </a:graphic>
          </wp:inline>
        </w:drawing>
      </w:r>
    </w:p>
    <w:p w14:paraId="1B39037A" w14:textId="7834314E" w:rsidR="00E96504" w:rsidRPr="00E96504" w:rsidRDefault="00E96504" w:rsidP="00E96504">
      <w:pPr>
        <w:jc w:val="center"/>
        <w:rPr>
          <w:rFonts w:ascii="Times New Roman" w:hAnsi="Times New Roman" w:cs="Times New Roman"/>
          <w:i/>
          <w:iCs/>
          <w:sz w:val="24"/>
          <w:szCs w:val="24"/>
        </w:rPr>
      </w:pPr>
      <w:r w:rsidRPr="00E96504">
        <w:rPr>
          <w:rFonts w:ascii="Times New Roman" w:hAnsi="Times New Roman" w:cs="Times New Roman"/>
          <w:i/>
          <w:iCs/>
          <w:sz w:val="24"/>
          <w:szCs w:val="24"/>
        </w:rPr>
        <w:t>Hình 1.4.2. Mô hình khái quát hệ cơ sở dữ liệu của toàn hệ thống</w:t>
      </w:r>
    </w:p>
    <w:p w14:paraId="74A34EEE" w14:textId="0E89D639" w:rsidR="00541AD3" w:rsidRDefault="00541AD3" w:rsidP="00541AD3">
      <w:pPr>
        <w:pStyle w:val="Heading4"/>
      </w:pPr>
      <w:bookmarkStart w:id="74" w:name="_Toc119108296"/>
      <w:r>
        <w:lastRenderedPageBreak/>
        <w:t>1.4.3. Bước đầu mô tả giao diện:</w:t>
      </w:r>
      <w:bookmarkEnd w:id="74"/>
    </w:p>
    <w:p w14:paraId="58EC0A0B" w14:textId="34892D16" w:rsidR="00347944" w:rsidRDefault="001C4433" w:rsidP="00347944">
      <w:pPr>
        <w:rPr>
          <w:rFonts w:ascii="Times New Roman" w:hAnsi="Times New Roman" w:cs="Times New Roman"/>
        </w:rPr>
      </w:pPr>
      <w:r w:rsidRPr="001C4433">
        <w:rPr>
          <w:rFonts w:ascii="Times New Roman" w:hAnsi="Times New Roman" w:cs="Times New Roman"/>
          <w:noProof/>
        </w:rPr>
        <w:drawing>
          <wp:inline distT="0" distB="0" distL="0" distR="0" wp14:anchorId="3B4FC5C9" wp14:editId="790D4CDB">
            <wp:extent cx="6120130" cy="3420745"/>
            <wp:effectExtent l="0" t="0" r="0" b="8255"/>
            <wp:docPr id="14" name="Picture 14"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omputer&#10;&#10;Description automatically generated with low confidence"/>
                    <pic:cNvPicPr/>
                  </pic:nvPicPr>
                  <pic:blipFill>
                    <a:blip r:embed="rId47"/>
                    <a:stretch>
                      <a:fillRect/>
                    </a:stretch>
                  </pic:blipFill>
                  <pic:spPr>
                    <a:xfrm>
                      <a:off x="0" y="0"/>
                      <a:ext cx="6120130" cy="3420745"/>
                    </a:xfrm>
                    <a:prstGeom prst="rect">
                      <a:avLst/>
                    </a:prstGeom>
                  </pic:spPr>
                </pic:pic>
              </a:graphicData>
            </a:graphic>
          </wp:inline>
        </w:drawing>
      </w:r>
    </w:p>
    <w:p w14:paraId="0D937B17" w14:textId="5CC13B0E" w:rsidR="00A71BCB" w:rsidRPr="00130E06" w:rsidRDefault="00882872" w:rsidP="00130E06">
      <w:pPr>
        <w:jc w:val="center"/>
        <w:rPr>
          <w:rFonts w:ascii="Times New Roman" w:hAnsi="Times New Roman" w:cs="Times New Roman"/>
          <w:i/>
          <w:iCs/>
          <w:sz w:val="24"/>
          <w:szCs w:val="24"/>
        </w:rPr>
      </w:pPr>
      <w:r w:rsidRPr="00130E06">
        <w:rPr>
          <w:rFonts w:ascii="Times New Roman" w:hAnsi="Times New Roman" w:cs="Times New Roman"/>
          <w:i/>
          <w:iCs/>
          <w:sz w:val="24"/>
          <w:szCs w:val="24"/>
        </w:rPr>
        <w:t>Hình 1.4.3. Bước đầu mô tả giao diện</w:t>
      </w:r>
      <w:r w:rsidR="00130E06" w:rsidRPr="00130E06">
        <w:rPr>
          <w:rFonts w:ascii="Times New Roman" w:hAnsi="Times New Roman" w:cs="Times New Roman"/>
          <w:i/>
          <w:iCs/>
          <w:sz w:val="24"/>
          <w:szCs w:val="24"/>
        </w:rPr>
        <w:t xml:space="preserve"> cho hệ thống</w:t>
      </w:r>
    </w:p>
    <w:p w14:paraId="444253AD" w14:textId="7622E135" w:rsidR="00DA7BD8" w:rsidRDefault="00DA7BD8" w:rsidP="00E708C4">
      <w:pPr>
        <w:rPr>
          <w:rFonts w:ascii="Times New Roman" w:hAnsi="Times New Roman" w:cs="Times New Roman"/>
        </w:rPr>
      </w:pPr>
      <w:r w:rsidRPr="00DA7BD8">
        <w:rPr>
          <w:rFonts w:ascii="Times New Roman" w:hAnsi="Times New Roman" w:cs="Times New Roman"/>
          <w:i/>
          <w:iCs/>
        </w:rPr>
        <w:t>Mô tả sơ cấp cho từng màn hình giao diện gồm có:</w:t>
      </w:r>
    </w:p>
    <w:p w14:paraId="3326A072" w14:textId="17A19364" w:rsidR="00E708C4" w:rsidRDefault="00F604EB" w:rsidP="00E708C4">
      <w:pPr>
        <w:pStyle w:val="ListParagraph"/>
        <w:numPr>
          <w:ilvl w:val="0"/>
          <w:numId w:val="10"/>
        </w:numPr>
        <w:rPr>
          <w:rFonts w:ascii="Times New Roman" w:hAnsi="Times New Roman" w:cs="Times New Roman"/>
        </w:rPr>
      </w:pPr>
      <w:r>
        <w:rPr>
          <w:rFonts w:ascii="Times New Roman" w:hAnsi="Times New Roman" w:cs="Times New Roman"/>
        </w:rPr>
        <w:t xml:space="preserve">Màn hình trang chủ: </w:t>
      </w:r>
      <w:r w:rsidR="004F5D41">
        <w:rPr>
          <w:rFonts w:ascii="Times New Roman" w:hAnsi="Times New Roman" w:cs="Times New Roman"/>
        </w:rPr>
        <w:t xml:space="preserve">tối thiểu </w:t>
      </w:r>
      <w:r w:rsidR="00956CCC">
        <w:rPr>
          <w:rFonts w:ascii="Times New Roman" w:hAnsi="Times New Roman" w:cs="Times New Roman"/>
        </w:rPr>
        <w:t xml:space="preserve">ở phần đầu trang </w:t>
      </w:r>
      <w:r w:rsidR="004F5D41">
        <w:rPr>
          <w:rFonts w:ascii="Times New Roman" w:hAnsi="Times New Roman" w:cs="Times New Roman"/>
        </w:rPr>
        <w:t xml:space="preserve">phải hiển thị một </w:t>
      </w:r>
      <w:r w:rsidR="00E4517A">
        <w:rPr>
          <w:rFonts w:ascii="Times New Roman" w:hAnsi="Times New Roman" w:cs="Times New Roman"/>
        </w:rPr>
        <w:t xml:space="preserve">thanh điều hướng gồm các </w:t>
      </w:r>
      <w:r w:rsidR="00542755">
        <w:rPr>
          <w:rFonts w:ascii="Times New Roman" w:hAnsi="Times New Roman" w:cs="Times New Roman"/>
        </w:rPr>
        <w:t xml:space="preserve">tùy chọn </w:t>
      </w:r>
      <w:r w:rsidR="00542755" w:rsidRPr="000937D2">
        <w:rPr>
          <w:rFonts w:ascii="Times New Roman" w:hAnsi="Times New Roman" w:cs="Times New Roman"/>
          <w:i/>
          <w:iCs/>
        </w:rPr>
        <w:t>Đăng nhập</w:t>
      </w:r>
      <w:r w:rsidR="00542755">
        <w:rPr>
          <w:rFonts w:ascii="Times New Roman" w:hAnsi="Times New Roman" w:cs="Times New Roman"/>
        </w:rPr>
        <w:t xml:space="preserve">, </w:t>
      </w:r>
      <w:r w:rsidR="00542755" w:rsidRPr="000937D2">
        <w:rPr>
          <w:rFonts w:ascii="Times New Roman" w:hAnsi="Times New Roman" w:cs="Times New Roman"/>
          <w:i/>
          <w:iCs/>
        </w:rPr>
        <w:t>Tìm kiếm</w:t>
      </w:r>
      <w:r w:rsidR="00956CCC">
        <w:rPr>
          <w:rFonts w:ascii="Times New Roman" w:hAnsi="Times New Roman" w:cs="Times New Roman"/>
        </w:rPr>
        <w:t>. Ở phần thân</w:t>
      </w:r>
      <w:r w:rsidR="00346582">
        <w:rPr>
          <w:rFonts w:ascii="Times New Roman" w:hAnsi="Times New Roman" w:cs="Times New Roman"/>
        </w:rPr>
        <w:t xml:space="preserve"> phải có danh sách các sản phẩm (hình ảnh, tên sản phẩm, giá bán)</w:t>
      </w:r>
      <w:r w:rsidR="00D830D0">
        <w:rPr>
          <w:rFonts w:ascii="Times New Roman" w:hAnsi="Times New Roman" w:cs="Times New Roman"/>
        </w:rPr>
        <w:t xml:space="preserve">. Và cuối cùng ở phần đáy của trang phải </w:t>
      </w:r>
      <w:r w:rsidR="0084539E">
        <w:rPr>
          <w:rFonts w:ascii="Times New Roman" w:hAnsi="Times New Roman" w:cs="Times New Roman"/>
        </w:rPr>
        <w:t xml:space="preserve">hiển thị </w:t>
      </w:r>
      <w:r w:rsidR="00D830D0">
        <w:rPr>
          <w:rFonts w:ascii="Times New Roman" w:hAnsi="Times New Roman" w:cs="Times New Roman"/>
        </w:rPr>
        <w:t xml:space="preserve">thông tin </w:t>
      </w:r>
      <w:r w:rsidR="0084539E">
        <w:rPr>
          <w:rFonts w:ascii="Times New Roman" w:hAnsi="Times New Roman" w:cs="Times New Roman"/>
        </w:rPr>
        <w:t>liên hệ với đơn vị kinh doanh</w:t>
      </w:r>
    </w:p>
    <w:p w14:paraId="769BF65D" w14:textId="010F0098" w:rsidR="00956CCC" w:rsidRPr="009B7A3A" w:rsidRDefault="00956CCC" w:rsidP="00E708C4">
      <w:pPr>
        <w:pStyle w:val="ListParagraph"/>
        <w:numPr>
          <w:ilvl w:val="0"/>
          <w:numId w:val="10"/>
        </w:numPr>
        <w:rPr>
          <w:rFonts w:ascii="Times New Roman" w:hAnsi="Times New Roman" w:cs="Times New Roman"/>
        </w:rPr>
      </w:pPr>
      <w:r>
        <w:rPr>
          <w:rFonts w:ascii="Times New Roman" w:hAnsi="Times New Roman" w:cs="Times New Roman"/>
        </w:rPr>
        <w:t xml:space="preserve">Màn hình </w:t>
      </w:r>
      <w:r w:rsidR="0084539E">
        <w:rPr>
          <w:rFonts w:ascii="Times New Roman" w:hAnsi="Times New Roman" w:cs="Times New Roman"/>
        </w:rPr>
        <w:t xml:space="preserve">đăng nhập: tối thiểu phải có một biểu mẫu cho phép nhập tên đăng nhập và mật khẩu, ngoài ra phải có nút </w:t>
      </w:r>
      <w:r w:rsidR="0084539E" w:rsidRPr="009B7A3A">
        <w:rPr>
          <w:rFonts w:ascii="Times New Roman" w:hAnsi="Times New Roman" w:cs="Times New Roman"/>
          <w:i/>
          <w:iCs/>
        </w:rPr>
        <w:t>Xác nhận đăng nhập</w:t>
      </w:r>
      <w:r w:rsidR="0084539E">
        <w:rPr>
          <w:rFonts w:ascii="Times New Roman" w:hAnsi="Times New Roman" w:cs="Times New Roman"/>
        </w:rPr>
        <w:t xml:space="preserve">, </w:t>
      </w:r>
      <w:r w:rsidR="009B7A3A">
        <w:rPr>
          <w:rFonts w:ascii="Times New Roman" w:hAnsi="Times New Roman" w:cs="Times New Roman"/>
        </w:rPr>
        <w:t xml:space="preserve">tùy chọn </w:t>
      </w:r>
      <w:r w:rsidR="0084539E" w:rsidRPr="009B7A3A">
        <w:rPr>
          <w:rFonts w:ascii="Times New Roman" w:hAnsi="Times New Roman" w:cs="Times New Roman"/>
          <w:i/>
          <w:iCs/>
        </w:rPr>
        <w:t>Quên mật khẩu</w:t>
      </w:r>
      <w:r w:rsidR="0084539E">
        <w:rPr>
          <w:rFonts w:ascii="Times New Roman" w:hAnsi="Times New Roman" w:cs="Times New Roman"/>
        </w:rPr>
        <w:t xml:space="preserve"> và </w:t>
      </w:r>
      <w:r w:rsidR="009B7A3A" w:rsidRPr="009B7A3A">
        <w:rPr>
          <w:rFonts w:ascii="Times New Roman" w:hAnsi="Times New Roman" w:cs="Times New Roman"/>
          <w:i/>
          <w:iCs/>
        </w:rPr>
        <w:t>Đăng ký tài khoản mới</w:t>
      </w:r>
    </w:p>
    <w:p w14:paraId="37966A96" w14:textId="7D01BA74" w:rsidR="009B7A3A" w:rsidRDefault="009B7A3A" w:rsidP="00E708C4">
      <w:pPr>
        <w:pStyle w:val="ListParagraph"/>
        <w:numPr>
          <w:ilvl w:val="0"/>
          <w:numId w:val="10"/>
        </w:numPr>
        <w:rPr>
          <w:rFonts w:ascii="Times New Roman" w:hAnsi="Times New Roman" w:cs="Times New Roman"/>
        </w:rPr>
      </w:pPr>
      <w:r>
        <w:rPr>
          <w:rFonts w:ascii="Times New Roman" w:hAnsi="Times New Roman" w:cs="Times New Roman"/>
        </w:rPr>
        <w:t xml:space="preserve">Màn hình đăng ký: tối thiểu phải có một biểu mẫu cho phép nhập </w:t>
      </w:r>
      <w:r w:rsidR="00E57702">
        <w:rPr>
          <w:rFonts w:ascii="Times New Roman" w:hAnsi="Times New Roman" w:cs="Times New Roman"/>
        </w:rPr>
        <w:t xml:space="preserve">các thông tin cá nhân của khách (Họ tên, số điện thoại, e-mail), </w:t>
      </w:r>
      <w:r>
        <w:rPr>
          <w:rFonts w:ascii="Times New Roman" w:hAnsi="Times New Roman" w:cs="Times New Roman"/>
        </w:rPr>
        <w:t>tên đăng nhập và mật khẩu, ngoài ra</w:t>
      </w:r>
      <w:r w:rsidR="0059239E">
        <w:rPr>
          <w:rFonts w:ascii="Times New Roman" w:hAnsi="Times New Roman" w:cs="Times New Roman"/>
        </w:rPr>
        <w:t xml:space="preserve"> phải có nút </w:t>
      </w:r>
      <w:r w:rsidR="0059239E" w:rsidRPr="0059239E">
        <w:rPr>
          <w:rFonts w:ascii="Times New Roman" w:hAnsi="Times New Roman" w:cs="Times New Roman"/>
          <w:i/>
          <w:iCs/>
        </w:rPr>
        <w:t>Xác nhận đăng ký</w:t>
      </w:r>
      <w:r w:rsidR="0059239E">
        <w:rPr>
          <w:rFonts w:ascii="Times New Roman" w:hAnsi="Times New Roman" w:cs="Times New Roman"/>
        </w:rPr>
        <w:t xml:space="preserve">, tùy chọn </w:t>
      </w:r>
      <w:r w:rsidR="0059239E" w:rsidRPr="0059239E">
        <w:rPr>
          <w:rFonts w:ascii="Times New Roman" w:hAnsi="Times New Roman" w:cs="Times New Roman"/>
          <w:i/>
          <w:iCs/>
        </w:rPr>
        <w:t>Quay lại đăng nhập</w:t>
      </w:r>
    </w:p>
    <w:p w14:paraId="465AE608" w14:textId="2F2F0BEB" w:rsidR="00CB0862" w:rsidRDefault="00CB0862" w:rsidP="00E708C4">
      <w:pPr>
        <w:pStyle w:val="ListParagraph"/>
        <w:numPr>
          <w:ilvl w:val="0"/>
          <w:numId w:val="10"/>
        </w:numPr>
        <w:rPr>
          <w:rFonts w:ascii="Times New Roman" w:hAnsi="Times New Roman" w:cs="Times New Roman"/>
        </w:rPr>
      </w:pPr>
      <w:r>
        <w:rPr>
          <w:rFonts w:ascii="Times New Roman" w:hAnsi="Times New Roman" w:cs="Times New Roman"/>
        </w:rPr>
        <w:t xml:space="preserve">Màn hình chi tiết sản phẩm: </w:t>
      </w:r>
      <w:r w:rsidR="003E4E2C">
        <w:rPr>
          <w:rFonts w:ascii="Times New Roman" w:hAnsi="Times New Roman" w:cs="Times New Roman"/>
        </w:rPr>
        <w:t xml:space="preserve">Tối thiểu phải hiển thị hình ảnh </w:t>
      </w:r>
      <w:r w:rsidR="00A875B4">
        <w:rPr>
          <w:rFonts w:ascii="Times New Roman" w:hAnsi="Times New Roman" w:cs="Times New Roman"/>
        </w:rPr>
        <w:t xml:space="preserve">minh họa được phóng to của sản phẩm, cùng với tên, giá bán, thông tin mô tả của sản phẩm. </w:t>
      </w:r>
      <w:r w:rsidR="00A875B4">
        <w:rPr>
          <w:rFonts w:ascii="Times New Roman" w:hAnsi="Times New Roman" w:cs="Times New Roman"/>
        </w:rPr>
        <w:lastRenderedPageBreak/>
        <w:t xml:space="preserve">Ngoài ra còn có một </w:t>
      </w:r>
      <w:r w:rsidR="00394F1D">
        <w:rPr>
          <w:rFonts w:ascii="Times New Roman" w:hAnsi="Times New Roman" w:cs="Times New Roman"/>
        </w:rPr>
        <w:t xml:space="preserve">tùy chọn cho phép thay đổi số lượng sản phẩm muốn mua (tăng/giảm) và một nút </w:t>
      </w:r>
      <w:r w:rsidR="00080A31" w:rsidRPr="00080A31">
        <w:rPr>
          <w:rFonts w:ascii="Times New Roman" w:hAnsi="Times New Roman" w:cs="Times New Roman"/>
          <w:i/>
          <w:iCs/>
        </w:rPr>
        <w:t>Thêm vào giỏ hàng</w:t>
      </w:r>
    </w:p>
    <w:p w14:paraId="4511098D" w14:textId="7B5ABA21" w:rsidR="0023463F" w:rsidRDefault="0023463F" w:rsidP="00E708C4">
      <w:pPr>
        <w:pStyle w:val="ListParagraph"/>
        <w:numPr>
          <w:ilvl w:val="0"/>
          <w:numId w:val="10"/>
        </w:numPr>
        <w:rPr>
          <w:rFonts w:ascii="Times New Roman" w:hAnsi="Times New Roman" w:cs="Times New Roman"/>
        </w:rPr>
      </w:pPr>
      <w:r>
        <w:rPr>
          <w:rFonts w:ascii="Times New Roman" w:hAnsi="Times New Roman" w:cs="Times New Roman"/>
        </w:rPr>
        <w:t xml:space="preserve">Màn hình giỏ hàng: tối thiểu </w:t>
      </w:r>
      <w:r w:rsidR="00B2082E">
        <w:rPr>
          <w:rFonts w:ascii="Times New Roman" w:hAnsi="Times New Roman" w:cs="Times New Roman"/>
        </w:rPr>
        <w:t>phải có danh sách các sản phẩm mà khách hàng sẽ chọn mua</w:t>
      </w:r>
      <w:r w:rsidR="00592EA3">
        <w:rPr>
          <w:rFonts w:ascii="Times New Roman" w:hAnsi="Times New Roman" w:cs="Times New Roman"/>
        </w:rPr>
        <w:t xml:space="preserve"> (thông tin sản phẩm, giá bán, số lượng khách muốn mua cho từng loại sản phẩm), thông tin </w:t>
      </w:r>
      <w:r w:rsidR="00350F68">
        <w:rPr>
          <w:rFonts w:ascii="Times New Roman" w:hAnsi="Times New Roman" w:cs="Times New Roman"/>
        </w:rPr>
        <w:t xml:space="preserve">vận chuyển cũng như thông tin cá nhân của khách, </w:t>
      </w:r>
      <w:r w:rsidR="00486340">
        <w:rPr>
          <w:rFonts w:ascii="Times New Roman" w:hAnsi="Times New Roman" w:cs="Times New Roman"/>
        </w:rPr>
        <w:t xml:space="preserve">cũng </w:t>
      </w:r>
      <w:r w:rsidR="00702C5F">
        <w:rPr>
          <w:rFonts w:ascii="Times New Roman" w:hAnsi="Times New Roman" w:cs="Times New Roman"/>
        </w:rPr>
        <w:t xml:space="preserve">chính là </w:t>
      </w:r>
      <w:r w:rsidR="00486340">
        <w:rPr>
          <w:rFonts w:ascii="Times New Roman" w:hAnsi="Times New Roman" w:cs="Times New Roman"/>
        </w:rPr>
        <w:t>thông tin</w:t>
      </w:r>
      <w:r w:rsidR="00350F68">
        <w:rPr>
          <w:rFonts w:ascii="Times New Roman" w:hAnsi="Times New Roman" w:cs="Times New Roman"/>
        </w:rPr>
        <w:t xml:space="preserve"> sẽ được </w:t>
      </w:r>
      <w:r w:rsidR="00702C5F">
        <w:rPr>
          <w:rFonts w:ascii="Times New Roman" w:hAnsi="Times New Roman" w:cs="Times New Roman"/>
        </w:rPr>
        <w:t>bên vận chuyển dùng để giao sản phẩm tới tay khách hàng</w:t>
      </w:r>
    </w:p>
    <w:p w14:paraId="62A382FD" w14:textId="0135AA32" w:rsidR="00817B25" w:rsidRDefault="00817B25" w:rsidP="00E708C4">
      <w:pPr>
        <w:pStyle w:val="ListParagraph"/>
        <w:numPr>
          <w:ilvl w:val="0"/>
          <w:numId w:val="10"/>
        </w:numPr>
        <w:rPr>
          <w:rFonts w:ascii="Times New Roman" w:hAnsi="Times New Roman" w:cs="Times New Roman"/>
        </w:rPr>
      </w:pPr>
      <w:r>
        <w:rPr>
          <w:rFonts w:ascii="Times New Roman" w:hAnsi="Times New Roman" w:cs="Times New Roman"/>
        </w:rPr>
        <w:t xml:space="preserve">Màn hình hiển thị đặt hàng thành công: Đơn thuần chỉ là </w:t>
      </w:r>
      <w:r w:rsidR="005E653C">
        <w:rPr>
          <w:rFonts w:ascii="Times New Roman" w:hAnsi="Times New Roman" w:cs="Times New Roman"/>
        </w:rPr>
        <w:t xml:space="preserve">thông báo </w:t>
      </w:r>
      <w:r w:rsidR="00CB0862">
        <w:rPr>
          <w:rFonts w:ascii="Times New Roman" w:hAnsi="Times New Roman" w:cs="Times New Roman"/>
        </w:rPr>
        <w:t xml:space="preserve">cho biết </w:t>
      </w:r>
      <w:r w:rsidR="005E653C">
        <w:rPr>
          <w:rFonts w:ascii="Times New Roman" w:hAnsi="Times New Roman" w:cs="Times New Roman"/>
        </w:rPr>
        <w:t>rằng những sản phẩm trong giỏ hàng đã được khách xác nhận mua</w:t>
      </w:r>
    </w:p>
    <w:p w14:paraId="02CEF225" w14:textId="5FA3B25E" w:rsidR="00A6079B" w:rsidRDefault="00A6079B" w:rsidP="00E708C4">
      <w:pPr>
        <w:pStyle w:val="ListParagraph"/>
        <w:numPr>
          <w:ilvl w:val="0"/>
          <w:numId w:val="10"/>
        </w:numPr>
        <w:rPr>
          <w:rFonts w:ascii="Times New Roman" w:hAnsi="Times New Roman" w:cs="Times New Roman"/>
        </w:rPr>
      </w:pPr>
      <w:r>
        <w:rPr>
          <w:rFonts w:ascii="Times New Roman" w:hAnsi="Times New Roman" w:cs="Times New Roman"/>
        </w:rPr>
        <w:t>Màn hình quản lý</w:t>
      </w:r>
      <w:r w:rsidR="00DC0061">
        <w:rPr>
          <w:rFonts w:ascii="Times New Roman" w:hAnsi="Times New Roman" w:cs="Times New Roman"/>
        </w:rPr>
        <w:t xml:space="preserve"> chung</w:t>
      </w:r>
      <w:r w:rsidR="002558B2">
        <w:rPr>
          <w:rFonts w:ascii="Times New Roman" w:hAnsi="Times New Roman" w:cs="Times New Roman"/>
        </w:rPr>
        <w:t xml:space="preserve">: chia ra nhiều phân trang nhỏ hơn, đảm bảo quản lý thêm xóa sửa </w:t>
      </w:r>
      <w:r w:rsidR="00DC0061">
        <w:rPr>
          <w:rFonts w:ascii="Times New Roman" w:hAnsi="Times New Roman" w:cs="Times New Roman"/>
        </w:rPr>
        <w:t>sản phẩm, người dùng và quản lý đơn đặt hàng</w:t>
      </w:r>
    </w:p>
    <w:p w14:paraId="25FE9AE3" w14:textId="433DCCFC" w:rsidR="00350FC3" w:rsidRPr="00E708C4" w:rsidRDefault="00350FC3" w:rsidP="00E708C4">
      <w:pPr>
        <w:pStyle w:val="ListParagraph"/>
        <w:numPr>
          <w:ilvl w:val="0"/>
          <w:numId w:val="10"/>
        </w:numPr>
        <w:rPr>
          <w:rFonts w:ascii="Times New Roman" w:hAnsi="Times New Roman" w:cs="Times New Roman"/>
        </w:rPr>
      </w:pPr>
      <w:r>
        <w:rPr>
          <w:rFonts w:ascii="Times New Roman" w:hAnsi="Times New Roman" w:cs="Times New Roman"/>
        </w:rPr>
        <w:t xml:space="preserve">Màn hình thống kê: đơn thuần hiển thị các số liệu như thống kê doanh thu </w:t>
      </w:r>
      <w:r w:rsidR="0024006A">
        <w:rPr>
          <w:rFonts w:ascii="Times New Roman" w:hAnsi="Times New Roman" w:cs="Times New Roman"/>
        </w:rPr>
        <w:t>hoặc thống kê số lượng sản phẩm bán chạy</w:t>
      </w:r>
      <w:r w:rsidR="00B57974">
        <w:rPr>
          <w:rFonts w:ascii="Times New Roman" w:hAnsi="Times New Roman" w:cs="Times New Roman"/>
        </w:rPr>
        <w:t xml:space="preserve">. Từ đó mà bên phía quản lý dễ dàng lập được thống kê báo cáo </w:t>
      </w:r>
      <w:r w:rsidR="004F1B5F">
        <w:rPr>
          <w:rFonts w:ascii="Times New Roman" w:hAnsi="Times New Roman" w:cs="Times New Roman"/>
        </w:rPr>
        <w:t>doanh số bán hàng của đơn vị kinh doanh</w:t>
      </w:r>
      <w:r w:rsidR="00853152">
        <w:rPr>
          <w:rFonts w:ascii="Times New Roman" w:hAnsi="Times New Roman" w:cs="Times New Roman"/>
        </w:rPr>
        <w:t>.</w:t>
      </w:r>
    </w:p>
    <w:p w14:paraId="1D19E97A" w14:textId="23C6032A" w:rsidR="00D814BC" w:rsidRDefault="00D814BC" w:rsidP="00D814BC">
      <w:pPr>
        <w:pStyle w:val="Heading3"/>
      </w:pPr>
      <w:bookmarkStart w:id="75" w:name="_Toc119108297"/>
      <w:r>
        <w:lastRenderedPageBreak/>
        <w:t>1.5. Chi tiết chức năng thiết kế:</w:t>
      </w:r>
      <w:bookmarkEnd w:id="75"/>
    </w:p>
    <w:p w14:paraId="7E7423D1" w14:textId="16B7F8D9" w:rsidR="00D814BC" w:rsidRDefault="00D814BC" w:rsidP="00D814BC">
      <w:pPr>
        <w:pStyle w:val="Heading4"/>
      </w:pPr>
      <w:bookmarkStart w:id="76" w:name="_Toc119108298"/>
      <w:r>
        <w:t xml:space="preserve">1.5.1. </w:t>
      </w:r>
      <w:r w:rsidR="00865D5C">
        <w:t>Chức năng đăng ký tài khoản</w:t>
      </w:r>
      <w:bookmarkEnd w:id="76"/>
    </w:p>
    <w:p w14:paraId="2AD25627" w14:textId="2385F74B" w:rsidR="002A627B" w:rsidRPr="002A627B" w:rsidRDefault="004928E9" w:rsidP="004515EA">
      <w:pPr>
        <w:jc w:val="center"/>
      </w:pPr>
      <w:r>
        <w:rPr>
          <w:noProof/>
        </w:rPr>
        <w:drawing>
          <wp:inline distT="0" distB="0" distL="0" distR="0" wp14:anchorId="3DA07D6E" wp14:editId="50F8B043">
            <wp:extent cx="2571750" cy="4572000"/>
            <wp:effectExtent l="0" t="0" r="0" b="0"/>
            <wp:docPr id="11570138" name="Picture 1157013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0138" name="Picture 11570138" descr="Diagram&#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2571750" cy="4572000"/>
                    </a:xfrm>
                    <a:prstGeom prst="rect">
                      <a:avLst/>
                    </a:prstGeom>
                  </pic:spPr>
                </pic:pic>
              </a:graphicData>
            </a:graphic>
          </wp:inline>
        </w:drawing>
      </w:r>
      <w:r w:rsidR="002A627B">
        <w:rPr>
          <w:rFonts w:ascii="Calibri Light" w:hAnsi="Calibri Light" w:cs="Calibri Light"/>
          <w:color w:val="000000"/>
          <w:shd w:val="clear" w:color="auto" w:fill="FFFFFF"/>
        </w:rPr>
        <w:br/>
      </w:r>
      <w:r w:rsidR="00290B92" w:rsidRPr="004515EA">
        <w:rPr>
          <w:rFonts w:ascii="Times New Roman" w:hAnsi="Times New Roman" w:cs="Times New Roman"/>
          <w:i/>
          <w:iCs/>
          <w:sz w:val="24"/>
          <w:szCs w:val="24"/>
        </w:rPr>
        <w:t xml:space="preserve">Hình </w:t>
      </w:r>
      <w:r w:rsidR="00EE001A" w:rsidRPr="004515EA">
        <w:rPr>
          <w:rFonts w:ascii="Times New Roman" w:hAnsi="Times New Roman" w:cs="Times New Roman"/>
          <w:i/>
          <w:iCs/>
          <w:sz w:val="24"/>
          <w:szCs w:val="24"/>
        </w:rPr>
        <w:t>1.5.</w:t>
      </w:r>
      <w:r w:rsidR="00C80C7E">
        <w:rPr>
          <w:rFonts w:ascii="Times New Roman" w:hAnsi="Times New Roman" w:cs="Times New Roman"/>
          <w:i/>
          <w:iCs/>
          <w:sz w:val="24"/>
          <w:szCs w:val="24"/>
        </w:rPr>
        <w:t>1</w:t>
      </w:r>
      <w:r w:rsidR="00EE001A" w:rsidRPr="004515EA">
        <w:rPr>
          <w:rFonts w:ascii="Times New Roman" w:hAnsi="Times New Roman" w:cs="Times New Roman"/>
          <w:i/>
          <w:iCs/>
          <w:sz w:val="24"/>
          <w:szCs w:val="24"/>
        </w:rPr>
        <w:t>. Chi tiết chức năng thiết kế cho chức năng đăng ký tài khoản</w:t>
      </w:r>
    </w:p>
    <w:p w14:paraId="428999DD" w14:textId="77777777" w:rsidR="00E748C4" w:rsidRPr="00E748C4" w:rsidRDefault="00E748C4" w:rsidP="00E748C4"/>
    <w:tbl>
      <w:tblPr>
        <w:tblW w:w="0" w:type="auto"/>
        <w:tblCellMar>
          <w:top w:w="15" w:type="dxa"/>
          <w:left w:w="15" w:type="dxa"/>
          <w:bottom w:w="15" w:type="dxa"/>
          <w:right w:w="15" w:type="dxa"/>
        </w:tblCellMar>
        <w:tblLook w:val="04A0" w:firstRow="1" w:lastRow="0" w:firstColumn="1" w:lastColumn="0" w:noHBand="0" w:noVBand="1"/>
      </w:tblPr>
      <w:tblGrid>
        <w:gridCol w:w="1585"/>
        <w:gridCol w:w="2218"/>
        <w:gridCol w:w="3384"/>
        <w:gridCol w:w="2431"/>
      </w:tblGrid>
      <w:tr w:rsidR="004F2CE8" w:rsidRPr="00E748C4" w14:paraId="7B290C28" w14:textId="77777777" w:rsidTr="00E748C4">
        <w:trPr>
          <w:trHeight w:val="500"/>
        </w:trPr>
        <w:tc>
          <w:tcPr>
            <w:tcW w:w="0" w:type="auto"/>
            <w:tcBorders>
              <w:top w:val="single" w:sz="8" w:space="0" w:color="000000"/>
              <w:left w:val="single" w:sz="8" w:space="0" w:color="000000"/>
              <w:bottom w:val="single" w:sz="8" w:space="0" w:color="000000"/>
              <w:right w:val="single" w:sz="8" w:space="0" w:color="000000"/>
            </w:tcBorders>
            <w:shd w:val="clear" w:color="auto" w:fill="A8D08D"/>
            <w:tcMar>
              <w:top w:w="100" w:type="dxa"/>
              <w:left w:w="100" w:type="dxa"/>
              <w:bottom w:w="100" w:type="dxa"/>
              <w:right w:w="100" w:type="dxa"/>
            </w:tcMar>
            <w:hideMark/>
          </w:tcPr>
          <w:p w14:paraId="138F8FA2" w14:textId="12F47A5C" w:rsidR="00E748C4" w:rsidRPr="00E748C4" w:rsidRDefault="00E748C4" w:rsidP="00E748C4">
            <w:pPr>
              <w:spacing w:before="240" w:after="0" w:line="240" w:lineRule="auto"/>
              <w:ind w:firstLine="0"/>
              <w:jc w:val="center"/>
              <w:rPr>
                <w:rFonts w:ascii="Times New Roman" w:eastAsia="Times New Roman" w:hAnsi="Times New Roman" w:cs="Times New Roman"/>
                <w:sz w:val="24"/>
                <w:szCs w:val="24"/>
              </w:rPr>
            </w:pPr>
            <w:r w:rsidRPr="00E748C4">
              <w:rPr>
                <w:rFonts w:ascii="Times New Roman" w:eastAsia="Times New Roman" w:hAnsi="Times New Roman" w:cs="Times New Roman"/>
                <w:b/>
                <w:bCs/>
                <w:color w:val="000000"/>
              </w:rPr>
              <w:t>Mã use</w:t>
            </w:r>
            <w:r w:rsidR="00C33DC6">
              <w:rPr>
                <w:rFonts w:ascii="Times New Roman" w:eastAsia="Times New Roman" w:hAnsi="Times New Roman" w:cs="Times New Roman"/>
                <w:b/>
                <w:bCs/>
                <w:color w:val="000000"/>
              </w:rPr>
              <w:t>-</w:t>
            </w:r>
            <w:r w:rsidRPr="00E748C4">
              <w:rPr>
                <w:rFonts w:ascii="Times New Roman" w:eastAsia="Times New Roman" w:hAnsi="Times New Roman" w:cs="Times New Roman"/>
                <w:b/>
                <w:bCs/>
                <w:color w:val="000000"/>
              </w:rPr>
              <w:t>case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85EC82" w14:textId="77777777" w:rsidR="00E748C4" w:rsidRPr="00E748C4" w:rsidRDefault="00E748C4" w:rsidP="00E748C4">
            <w:pPr>
              <w:spacing w:before="240" w:after="0" w:line="240" w:lineRule="auto"/>
              <w:ind w:firstLine="0"/>
              <w:jc w:val="center"/>
              <w:rPr>
                <w:rFonts w:ascii="Times New Roman" w:eastAsia="Times New Roman" w:hAnsi="Times New Roman" w:cs="Times New Roman"/>
                <w:sz w:val="24"/>
                <w:szCs w:val="24"/>
              </w:rPr>
            </w:pPr>
            <w:r w:rsidRPr="00E748C4">
              <w:rPr>
                <w:rFonts w:ascii="Times New Roman" w:eastAsia="Times New Roman" w:hAnsi="Times New Roman" w:cs="Times New Roman"/>
                <w:b/>
                <w:bCs/>
                <w:color w:val="000000"/>
              </w:rPr>
              <w:t>UC01</w:t>
            </w:r>
          </w:p>
        </w:tc>
        <w:tc>
          <w:tcPr>
            <w:tcW w:w="0" w:type="auto"/>
            <w:tcBorders>
              <w:top w:val="single" w:sz="8" w:space="0" w:color="000000"/>
              <w:left w:val="single" w:sz="8" w:space="0" w:color="000000"/>
              <w:bottom w:val="single" w:sz="8" w:space="0" w:color="000000"/>
              <w:right w:val="single" w:sz="8" w:space="0" w:color="000000"/>
            </w:tcBorders>
            <w:shd w:val="clear" w:color="auto" w:fill="A8D08D"/>
            <w:tcMar>
              <w:top w:w="100" w:type="dxa"/>
              <w:left w:w="100" w:type="dxa"/>
              <w:bottom w:w="100" w:type="dxa"/>
              <w:right w:w="100" w:type="dxa"/>
            </w:tcMar>
            <w:hideMark/>
          </w:tcPr>
          <w:p w14:paraId="7DCEE29B" w14:textId="4806D617" w:rsidR="00E748C4" w:rsidRPr="00E748C4" w:rsidRDefault="00E748C4" w:rsidP="00E748C4">
            <w:pPr>
              <w:spacing w:before="240" w:after="0" w:line="240" w:lineRule="auto"/>
              <w:ind w:firstLine="0"/>
              <w:jc w:val="center"/>
              <w:rPr>
                <w:rFonts w:ascii="Times New Roman" w:eastAsia="Times New Roman" w:hAnsi="Times New Roman" w:cs="Times New Roman"/>
                <w:sz w:val="24"/>
                <w:szCs w:val="24"/>
              </w:rPr>
            </w:pPr>
            <w:r w:rsidRPr="00E748C4">
              <w:rPr>
                <w:rFonts w:ascii="Times New Roman" w:eastAsia="Times New Roman" w:hAnsi="Times New Roman" w:cs="Times New Roman"/>
                <w:b/>
                <w:bCs/>
                <w:color w:val="000000"/>
              </w:rPr>
              <w:t>Tên use</w:t>
            </w:r>
            <w:r w:rsidR="00C33DC6">
              <w:rPr>
                <w:rFonts w:ascii="Times New Roman" w:eastAsia="Times New Roman" w:hAnsi="Times New Roman" w:cs="Times New Roman"/>
                <w:b/>
                <w:bCs/>
                <w:color w:val="000000"/>
              </w:rPr>
              <w:t>-</w:t>
            </w:r>
            <w:r w:rsidRPr="00E748C4">
              <w:rPr>
                <w:rFonts w:ascii="Times New Roman" w:eastAsia="Times New Roman" w:hAnsi="Times New Roman" w:cs="Times New Roman"/>
                <w:b/>
                <w:bCs/>
                <w:color w:val="000000"/>
              </w:rPr>
              <w:t>case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D85B09" w14:textId="4A08D2ED" w:rsidR="00E748C4" w:rsidRPr="00E748C4" w:rsidRDefault="00E748C4" w:rsidP="00E748C4">
            <w:pPr>
              <w:spacing w:before="240" w:after="0" w:line="240" w:lineRule="auto"/>
              <w:ind w:firstLine="0"/>
              <w:rPr>
                <w:rFonts w:ascii="Times New Roman" w:eastAsia="Times New Roman" w:hAnsi="Times New Roman" w:cs="Times New Roman"/>
                <w:sz w:val="24"/>
                <w:szCs w:val="24"/>
              </w:rPr>
            </w:pPr>
            <w:r w:rsidRPr="00E748C4">
              <w:rPr>
                <w:rFonts w:ascii="Times New Roman" w:eastAsia="Times New Roman" w:hAnsi="Times New Roman" w:cs="Times New Roman"/>
                <w:color w:val="000000"/>
              </w:rPr>
              <w:t>Đăng k</w:t>
            </w:r>
            <w:r w:rsidR="00554EC0">
              <w:rPr>
                <w:rFonts w:ascii="Times New Roman" w:eastAsia="Times New Roman" w:hAnsi="Times New Roman" w:cs="Times New Roman"/>
                <w:color w:val="000000"/>
              </w:rPr>
              <w:t>ý</w:t>
            </w:r>
          </w:p>
        </w:tc>
      </w:tr>
      <w:tr w:rsidR="004F2CE8" w:rsidRPr="00E748C4" w14:paraId="001993FA" w14:textId="77777777" w:rsidTr="00E748C4">
        <w:trPr>
          <w:trHeight w:val="500"/>
        </w:trPr>
        <w:tc>
          <w:tcPr>
            <w:tcW w:w="0" w:type="auto"/>
            <w:tcBorders>
              <w:top w:val="single" w:sz="8" w:space="0" w:color="000000"/>
              <w:left w:val="single" w:sz="8" w:space="0" w:color="000000"/>
              <w:bottom w:val="single" w:sz="8" w:space="0" w:color="000000"/>
              <w:right w:val="single" w:sz="8" w:space="0" w:color="000000"/>
            </w:tcBorders>
            <w:shd w:val="clear" w:color="auto" w:fill="A8D08D"/>
            <w:tcMar>
              <w:top w:w="100" w:type="dxa"/>
              <w:left w:w="100" w:type="dxa"/>
              <w:bottom w:w="100" w:type="dxa"/>
              <w:right w:w="100" w:type="dxa"/>
            </w:tcMar>
            <w:hideMark/>
          </w:tcPr>
          <w:p w14:paraId="70C45AF5" w14:textId="77777777" w:rsidR="00E748C4" w:rsidRPr="00E748C4" w:rsidRDefault="00E748C4" w:rsidP="00E748C4">
            <w:pPr>
              <w:spacing w:before="240" w:after="0" w:line="240" w:lineRule="auto"/>
              <w:ind w:firstLine="0"/>
              <w:jc w:val="center"/>
              <w:rPr>
                <w:rFonts w:ascii="Times New Roman" w:eastAsia="Times New Roman" w:hAnsi="Times New Roman" w:cs="Times New Roman"/>
                <w:sz w:val="24"/>
                <w:szCs w:val="24"/>
              </w:rPr>
            </w:pPr>
            <w:r w:rsidRPr="00E748C4">
              <w:rPr>
                <w:rFonts w:ascii="Times New Roman" w:eastAsia="Times New Roman" w:hAnsi="Times New Roman" w:cs="Times New Roman"/>
                <w:b/>
                <w:bCs/>
                <w:color w:val="000000"/>
              </w:rPr>
              <w:t>Mục đích sử dụng</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E24FBB" w14:textId="6C9B4188" w:rsidR="00E748C4" w:rsidRPr="00E748C4" w:rsidRDefault="00E748C4" w:rsidP="00E748C4">
            <w:pPr>
              <w:spacing w:before="240" w:after="0" w:line="240" w:lineRule="auto"/>
              <w:ind w:firstLine="0"/>
              <w:rPr>
                <w:rFonts w:ascii="Times New Roman" w:eastAsia="Times New Roman" w:hAnsi="Times New Roman" w:cs="Times New Roman"/>
                <w:sz w:val="24"/>
                <w:szCs w:val="24"/>
              </w:rPr>
            </w:pPr>
            <w:r w:rsidRPr="00E748C4">
              <w:rPr>
                <w:rFonts w:ascii="Times New Roman" w:eastAsia="Times New Roman" w:hAnsi="Times New Roman" w:cs="Times New Roman"/>
                <w:color w:val="000000"/>
              </w:rPr>
              <w:t>Đăng ký tài khoản để sử dụng hệ thống</w:t>
            </w:r>
          </w:p>
        </w:tc>
      </w:tr>
      <w:tr w:rsidR="004F2CE8" w:rsidRPr="00E748C4" w14:paraId="474EDA6C" w14:textId="77777777" w:rsidTr="00E748C4">
        <w:trPr>
          <w:trHeight w:val="500"/>
        </w:trPr>
        <w:tc>
          <w:tcPr>
            <w:tcW w:w="0" w:type="auto"/>
            <w:tcBorders>
              <w:top w:val="single" w:sz="8" w:space="0" w:color="000000"/>
              <w:left w:val="single" w:sz="8" w:space="0" w:color="000000"/>
              <w:bottom w:val="single" w:sz="8" w:space="0" w:color="000000"/>
              <w:right w:val="single" w:sz="8" w:space="0" w:color="000000"/>
            </w:tcBorders>
            <w:shd w:val="clear" w:color="auto" w:fill="A8D08D"/>
            <w:tcMar>
              <w:top w:w="100" w:type="dxa"/>
              <w:left w:w="100" w:type="dxa"/>
              <w:bottom w:w="100" w:type="dxa"/>
              <w:right w:w="100" w:type="dxa"/>
            </w:tcMar>
            <w:hideMark/>
          </w:tcPr>
          <w:p w14:paraId="704E8588" w14:textId="77777777" w:rsidR="00E748C4" w:rsidRPr="00E748C4" w:rsidRDefault="00E748C4" w:rsidP="00E748C4">
            <w:pPr>
              <w:spacing w:before="240" w:after="0" w:line="240" w:lineRule="auto"/>
              <w:ind w:firstLine="0"/>
              <w:jc w:val="center"/>
              <w:rPr>
                <w:rFonts w:ascii="Times New Roman" w:eastAsia="Times New Roman" w:hAnsi="Times New Roman" w:cs="Times New Roman"/>
                <w:sz w:val="24"/>
                <w:szCs w:val="24"/>
              </w:rPr>
            </w:pPr>
            <w:r w:rsidRPr="00E748C4">
              <w:rPr>
                <w:rFonts w:ascii="Times New Roman" w:eastAsia="Times New Roman" w:hAnsi="Times New Roman" w:cs="Times New Roman"/>
                <w:b/>
                <w:bCs/>
                <w:color w:val="000000"/>
              </w:rPr>
              <w:t>Tác nhân</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659697" w14:textId="2D361B7C" w:rsidR="00E748C4" w:rsidRPr="00E748C4" w:rsidRDefault="004928E9" w:rsidP="00E748C4">
            <w:pPr>
              <w:spacing w:before="240" w:after="0" w:line="240" w:lineRule="auto"/>
              <w:ind w:firstLine="0"/>
              <w:rPr>
                <w:rFonts w:ascii="Times New Roman" w:eastAsia="Times New Roman" w:hAnsi="Times New Roman" w:cs="Times New Roman"/>
                <w:sz w:val="24"/>
                <w:szCs w:val="24"/>
              </w:rPr>
            </w:pPr>
            <w:r>
              <w:rPr>
                <w:rFonts w:ascii="Times New Roman" w:eastAsia="Times New Roman" w:hAnsi="Times New Roman" w:cs="Times New Roman"/>
                <w:color w:val="000000"/>
              </w:rPr>
              <w:t>Người dùng</w:t>
            </w:r>
          </w:p>
        </w:tc>
      </w:tr>
      <w:tr w:rsidR="004F2CE8" w:rsidRPr="00E748C4" w14:paraId="0B4A952A" w14:textId="77777777" w:rsidTr="00E748C4">
        <w:trPr>
          <w:trHeight w:val="500"/>
        </w:trPr>
        <w:tc>
          <w:tcPr>
            <w:tcW w:w="0" w:type="auto"/>
            <w:tcBorders>
              <w:top w:val="single" w:sz="8" w:space="0" w:color="000000"/>
              <w:left w:val="single" w:sz="8" w:space="0" w:color="000000"/>
              <w:bottom w:val="single" w:sz="8" w:space="0" w:color="000000"/>
              <w:right w:val="single" w:sz="8" w:space="0" w:color="000000"/>
            </w:tcBorders>
            <w:shd w:val="clear" w:color="auto" w:fill="A8D08D"/>
            <w:tcMar>
              <w:top w:w="100" w:type="dxa"/>
              <w:left w:w="100" w:type="dxa"/>
              <w:bottom w:w="100" w:type="dxa"/>
              <w:right w:w="100" w:type="dxa"/>
            </w:tcMar>
            <w:hideMark/>
          </w:tcPr>
          <w:p w14:paraId="371E4A96" w14:textId="77777777" w:rsidR="00E748C4" w:rsidRPr="00E748C4" w:rsidRDefault="00E748C4" w:rsidP="00E748C4">
            <w:pPr>
              <w:spacing w:before="240" w:after="0" w:line="240" w:lineRule="auto"/>
              <w:ind w:firstLine="0"/>
              <w:jc w:val="center"/>
              <w:rPr>
                <w:rFonts w:ascii="Times New Roman" w:eastAsia="Times New Roman" w:hAnsi="Times New Roman" w:cs="Times New Roman"/>
                <w:sz w:val="24"/>
                <w:szCs w:val="24"/>
              </w:rPr>
            </w:pPr>
            <w:r w:rsidRPr="00E748C4">
              <w:rPr>
                <w:rFonts w:ascii="Times New Roman" w:eastAsia="Times New Roman" w:hAnsi="Times New Roman" w:cs="Times New Roman"/>
                <w:b/>
                <w:bCs/>
                <w:color w:val="000000"/>
              </w:rPr>
              <w:t>Sự kiện kích hoạt</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201ECE" w14:textId="02B73F14" w:rsidR="00E748C4" w:rsidRPr="00E748C4" w:rsidRDefault="00E748C4" w:rsidP="00E748C4">
            <w:pPr>
              <w:spacing w:before="240" w:after="0" w:line="240" w:lineRule="auto"/>
              <w:ind w:firstLine="0"/>
              <w:rPr>
                <w:rFonts w:ascii="Times New Roman" w:eastAsia="Times New Roman" w:hAnsi="Times New Roman" w:cs="Times New Roman"/>
                <w:sz w:val="24"/>
                <w:szCs w:val="24"/>
              </w:rPr>
            </w:pPr>
            <w:r w:rsidRPr="00E748C4">
              <w:rPr>
                <w:rFonts w:ascii="Times New Roman" w:eastAsia="Times New Roman" w:hAnsi="Times New Roman" w:cs="Times New Roman"/>
                <w:color w:val="000000"/>
              </w:rPr>
              <w:t xml:space="preserve">Sau khi người dùng </w:t>
            </w:r>
            <w:r w:rsidR="0049609A">
              <w:rPr>
                <w:rFonts w:ascii="Times New Roman" w:eastAsia="Times New Roman" w:hAnsi="Times New Roman" w:cs="Times New Roman"/>
                <w:color w:val="000000"/>
              </w:rPr>
              <w:t>nh</w:t>
            </w:r>
            <w:r w:rsidRPr="00E748C4">
              <w:rPr>
                <w:rFonts w:ascii="Times New Roman" w:eastAsia="Times New Roman" w:hAnsi="Times New Roman" w:cs="Times New Roman"/>
                <w:color w:val="000000"/>
              </w:rPr>
              <w:t>ấn nút đăng ký</w:t>
            </w:r>
          </w:p>
        </w:tc>
      </w:tr>
      <w:tr w:rsidR="004F2CE8" w:rsidRPr="00E748C4" w14:paraId="1C54B33B" w14:textId="77777777" w:rsidTr="00E748C4">
        <w:trPr>
          <w:trHeight w:val="785"/>
        </w:trPr>
        <w:tc>
          <w:tcPr>
            <w:tcW w:w="0" w:type="auto"/>
            <w:tcBorders>
              <w:top w:val="single" w:sz="8" w:space="0" w:color="000000"/>
              <w:left w:val="single" w:sz="8" w:space="0" w:color="000000"/>
              <w:bottom w:val="single" w:sz="8" w:space="0" w:color="000000"/>
              <w:right w:val="single" w:sz="8" w:space="0" w:color="000000"/>
            </w:tcBorders>
            <w:shd w:val="clear" w:color="auto" w:fill="A8D08D"/>
            <w:tcMar>
              <w:top w:w="100" w:type="dxa"/>
              <w:left w:w="100" w:type="dxa"/>
              <w:bottom w:w="100" w:type="dxa"/>
              <w:right w:w="100" w:type="dxa"/>
            </w:tcMar>
            <w:hideMark/>
          </w:tcPr>
          <w:p w14:paraId="474914F2" w14:textId="77777777" w:rsidR="00E748C4" w:rsidRPr="00E748C4" w:rsidRDefault="00E748C4" w:rsidP="00E748C4">
            <w:pPr>
              <w:spacing w:before="240" w:after="0" w:line="240" w:lineRule="auto"/>
              <w:ind w:firstLine="0"/>
              <w:jc w:val="center"/>
              <w:rPr>
                <w:rFonts w:ascii="Times New Roman" w:eastAsia="Times New Roman" w:hAnsi="Times New Roman" w:cs="Times New Roman"/>
                <w:sz w:val="24"/>
                <w:szCs w:val="24"/>
              </w:rPr>
            </w:pPr>
            <w:r w:rsidRPr="00E748C4">
              <w:rPr>
                <w:rFonts w:ascii="Times New Roman" w:eastAsia="Times New Roman" w:hAnsi="Times New Roman" w:cs="Times New Roman"/>
                <w:b/>
                <w:bCs/>
                <w:color w:val="000000"/>
              </w:rPr>
              <w:lastRenderedPageBreak/>
              <w:t>Điều kiện tiên quyết</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B55397" w14:textId="0744D5F8" w:rsidR="00E748C4" w:rsidRPr="00E748C4" w:rsidRDefault="004928E9" w:rsidP="00E748C4">
            <w:pPr>
              <w:spacing w:before="240" w:after="0" w:line="240" w:lineRule="auto"/>
              <w:ind w:firstLine="0"/>
              <w:rPr>
                <w:rFonts w:ascii="Times New Roman" w:eastAsia="Times New Roman" w:hAnsi="Times New Roman" w:cs="Times New Roman"/>
                <w:sz w:val="24"/>
                <w:szCs w:val="24"/>
              </w:rPr>
            </w:pPr>
            <w:r>
              <w:rPr>
                <w:rFonts w:ascii="Times New Roman" w:eastAsia="Times New Roman" w:hAnsi="Times New Roman" w:cs="Times New Roman"/>
                <w:color w:val="000000"/>
              </w:rPr>
              <w:t>Truy cập vào trang web, sau đó truy cập vào màn hình đăng nhập</w:t>
            </w:r>
            <w:r w:rsidR="00E748C4" w:rsidRPr="00E748C4">
              <w:rPr>
                <w:rFonts w:ascii="Times New Roman" w:eastAsia="Times New Roman" w:hAnsi="Times New Roman" w:cs="Times New Roman"/>
                <w:color w:val="000000"/>
              </w:rPr>
              <w:t> </w:t>
            </w:r>
          </w:p>
        </w:tc>
      </w:tr>
      <w:tr w:rsidR="004F2CE8" w:rsidRPr="00E748C4" w14:paraId="239EC39A" w14:textId="77777777" w:rsidTr="00E748C4">
        <w:trPr>
          <w:trHeight w:val="500"/>
        </w:trPr>
        <w:tc>
          <w:tcPr>
            <w:tcW w:w="0" w:type="auto"/>
            <w:tcBorders>
              <w:top w:val="single" w:sz="8" w:space="0" w:color="000000"/>
              <w:left w:val="single" w:sz="8" w:space="0" w:color="000000"/>
              <w:bottom w:val="single" w:sz="8" w:space="0" w:color="000000"/>
              <w:right w:val="single" w:sz="8" w:space="0" w:color="000000"/>
            </w:tcBorders>
            <w:shd w:val="clear" w:color="auto" w:fill="A8D08D"/>
            <w:tcMar>
              <w:top w:w="100" w:type="dxa"/>
              <w:left w:w="100" w:type="dxa"/>
              <w:bottom w:w="100" w:type="dxa"/>
              <w:right w:w="100" w:type="dxa"/>
            </w:tcMar>
            <w:hideMark/>
          </w:tcPr>
          <w:p w14:paraId="786C9D12" w14:textId="77777777" w:rsidR="00E748C4" w:rsidRPr="00E748C4" w:rsidRDefault="00E748C4" w:rsidP="00E748C4">
            <w:pPr>
              <w:spacing w:before="240" w:after="0" w:line="240" w:lineRule="auto"/>
              <w:ind w:firstLine="0"/>
              <w:jc w:val="center"/>
              <w:rPr>
                <w:rFonts w:ascii="Times New Roman" w:eastAsia="Times New Roman" w:hAnsi="Times New Roman" w:cs="Times New Roman"/>
                <w:sz w:val="24"/>
                <w:szCs w:val="24"/>
              </w:rPr>
            </w:pPr>
            <w:r w:rsidRPr="00E748C4">
              <w:rPr>
                <w:rFonts w:ascii="Times New Roman" w:eastAsia="Times New Roman" w:hAnsi="Times New Roman" w:cs="Times New Roman"/>
                <w:b/>
                <w:bCs/>
                <w:color w:val="000000"/>
              </w:rPr>
              <w:t>Hậu điều kiện</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D2B60B" w14:textId="511F3080" w:rsidR="00E748C4" w:rsidRPr="004F2CE8" w:rsidRDefault="005B210A" w:rsidP="00E748C4">
            <w:pPr>
              <w:spacing w:before="0" w:after="0" w:line="240" w:lineRule="auto"/>
              <w:ind w:firstLine="0"/>
              <w:jc w:val="left"/>
              <w:rPr>
                <w:rFonts w:ascii="Times New Roman" w:eastAsia="Times New Roman" w:hAnsi="Times New Roman" w:cs="Times New Roman"/>
              </w:rPr>
            </w:pPr>
            <w:r w:rsidRPr="004F2CE8">
              <w:rPr>
                <w:rFonts w:ascii="Times New Roman" w:eastAsia="Times New Roman" w:hAnsi="Times New Roman" w:cs="Times New Roman"/>
              </w:rPr>
              <w:t xml:space="preserve">Hệ thống báo </w:t>
            </w:r>
            <w:r w:rsidR="004F2CE8" w:rsidRPr="004F2CE8">
              <w:rPr>
                <w:rFonts w:ascii="Times New Roman" w:eastAsia="Times New Roman" w:hAnsi="Times New Roman" w:cs="Times New Roman"/>
              </w:rPr>
              <w:t>đã đăng ký thành công</w:t>
            </w:r>
            <w:r w:rsidR="004F2CE8">
              <w:rPr>
                <w:rFonts w:ascii="Times New Roman" w:eastAsia="Times New Roman" w:hAnsi="Times New Roman" w:cs="Times New Roman"/>
              </w:rPr>
              <w:t>, thông tin đã được lưu trữ trên cơ sở dữ liệu của hệ thống, mặc định tài khoản mới có vai trò là khách hàng</w:t>
            </w:r>
          </w:p>
        </w:tc>
      </w:tr>
      <w:tr w:rsidR="004F2CE8" w:rsidRPr="00E748C4" w14:paraId="3F4CF561" w14:textId="77777777" w:rsidTr="00E748C4">
        <w:trPr>
          <w:trHeight w:val="2225"/>
        </w:trPr>
        <w:tc>
          <w:tcPr>
            <w:tcW w:w="0" w:type="auto"/>
            <w:tcBorders>
              <w:top w:val="single" w:sz="8" w:space="0" w:color="000000"/>
              <w:left w:val="single" w:sz="8" w:space="0" w:color="000000"/>
              <w:bottom w:val="single" w:sz="8" w:space="0" w:color="000000"/>
              <w:right w:val="single" w:sz="8" w:space="0" w:color="000000"/>
            </w:tcBorders>
            <w:shd w:val="clear" w:color="auto" w:fill="A8D08D"/>
            <w:tcMar>
              <w:top w:w="100" w:type="dxa"/>
              <w:left w:w="100" w:type="dxa"/>
              <w:bottom w:w="100" w:type="dxa"/>
              <w:right w:w="100" w:type="dxa"/>
            </w:tcMar>
            <w:hideMark/>
          </w:tcPr>
          <w:p w14:paraId="1CC2AB50" w14:textId="77777777" w:rsidR="00E748C4" w:rsidRPr="00E748C4" w:rsidRDefault="00E748C4" w:rsidP="00E748C4">
            <w:pPr>
              <w:spacing w:before="240" w:after="0" w:line="240" w:lineRule="auto"/>
              <w:ind w:firstLine="0"/>
              <w:jc w:val="center"/>
              <w:rPr>
                <w:rFonts w:ascii="Times New Roman" w:eastAsia="Times New Roman" w:hAnsi="Times New Roman" w:cs="Times New Roman"/>
                <w:sz w:val="24"/>
                <w:szCs w:val="24"/>
              </w:rPr>
            </w:pPr>
            <w:r w:rsidRPr="00E748C4">
              <w:rPr>
                <w:rFonts w:ascii="Times New Roman" w:eastAsia="Times New Roman" w:hAnsi="Times New Roman" w:cs="Times New Roman"/>
                <w:b/>
                <w:bCs/>
                <w:color w:val="000000"/>
              </w:rPr>
              <w:t>Luồng sự kiện chính</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32D0A9" w14:textId="77777777" w:rsidR="00E748C4" w:rsidRPr="00E748C4" w:rsidRDefault="00E748C4" w:rsidP="00E748C4">
            <w:pPr>
              <w:spacing w:before="0" w:after="0" w:line="240" w:lineRule="auto"/>
              <w:ind w:firstLine="0"/>
              <w:jc w:val="left"/>
              <w:rPr>
                <w:rFonts w:ascii="Times New Roman" w:eastAsia="Times New Roman" w:hAnsi="Times New Roman" w:cs="Times New Roman"/>
              </w:rPr>
            </w:pPr>
          </w:p>
          <w:tbl>
            <w:tblPr>
              <w:tblW w:w="0" w:type="auto"/>
              <w:tblCellMar>
                <w:top w:w="15" w:type="dxa"/>
                <w:left w:w="15" w:type="dxa"/>
                <w:bottom w:w="15" w:type="dxa"/>
                <w:right w:w="15" w:type="dxa"/>
              </w:tblCellMar>
              <w:tblLook w:val="04A0" w:firstRow="1" w:lastRow="0" w:firstColumn="1" w:lastColumn="0" w:noHBand="0" w:noVBand="1"/>
            </w:tblPr>
            <w:tblGrid>
              <w:gridCol w:w="1152"/>
              <w:gridCol w:w="2218"/>
              <w:gridCol w:w="3469"/>
            </w:tblGrid>
            <w:tr w:rsidR="00E748C4" w:rsidRPr="00E748C4" w14:paraId="16462CA9" w14:textId="77777777">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7BD0DC" w14:textId="77777777" w:rsidR="00E748C4" w:rsidRPr="00E748C4" w:rsidRDefault="00E748C4" w:rsidP="00E748C4">
                  <w:pPr>
                    <w:spacing w:before="240" w:after="0" w:line="240" w:lineRule="auto"/>
                    <w:ind w:left="460" w:firstLine="0"/>
                    <w:jc w:val="center"/>
                    <w:rPr>
                      <w:rFonts w:ascii="Times New Roman" w:eastAsia="Times New Roman" w:hAnsi="Times New Roman" w:cs="Times New Roman"/>
                      <w:b/>
                      <w:bCs/>
                    </w:rPr>
                  </w:pPr>
                  <w:r w:rsidRPr="00E748C4">
                    <w:rPr>
                      <w:rFonts w:ascii="Times New Roman" w:eastAsia="Times New Roman" w:hAnsi="Times New Roman" w:cs="Times New Roman"/>
                      <w:b/>
                      <w:bCs/>
                      <w:color w:val="000000"/>
                    </w:rPr>
                    <w:t>STT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0896A9" w14:textId="77777777" w:rsidR="00E748C4" w:rsidRPr="00E748C4" w:rsidRDefault="00E748C4" w:rsidP="00E748C4">
                  <w:pPr>
                    <w:spacing w:before="240" w:after="0" w:line="240" w:lineRule="auto"/>
                    <w:ind w:left="460" w:firstLine="0"/>
                    <w:jc w:val="center"/>
                    <w:rPr>
                      <w:rFonts w:ascii="Times New Roman" w:eastAsia="Times New Roman" w:hAnsi="Times New Roman" w:cs="Times New Roman"/>
                      <w:b/>
                      <w:bCs/>
                    </w:rPr>
                  </w:pPr>
                  <w:r w:rsidRPr="00E748C4">
                    <w:rPr>
                      <w:rFonts w:ascii="Times New Roman" w:eastAsia="Times New Roman" w:hAnsi="Times New Roman" w:cs="Times New Roman"/>
                      <w:b/>
                      <w:bCs/>
                      <w:color w:val="000000"/>
                    </w:rPr>
                    <w:t>Thực hiện bởi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88AC49" w14:textId="77777777" w:rsidR="00E748C4" w:rsidRPr="00E748C4" w:rsidRDefault="00E748C4" w:rsidP="00E748C4">
                  <w:pPr>
                    <w:spacing w:before="240" w:after="0" w:line="240" w:lineRule="auto"/>
                    <w:ind w:left="460" w:firstLine="0"/>
                    <w:jc w:val="center"/>
                    <w:rPr>
                      <w:rFonts w:ascii="Times New Roman" w:eastAsia="Times New Roman" w:hAnsi="Times New Roman" w:cs="Times New Roman"/>
                      <w:b/>
                      <w:bCs/>
                    </w:rPr>
                  </w:pPr>
                  <w:r w:rsidRPr="00E748C4">
                    <w:rPr>
                      <w:rFonts w:ascii="Times New Roman" w:eastAsia="Times New Roman" w:hAnsi="Times New Roman" w:cs="Times New Roman"/>
                      <w:b/>
                      <w:bCs/>
                      <w:color w:val="000000"/>
                    </w:rPr>
                    <w:t>Hành động</w:t>
                  </w:r>
                </w:p>
              </w:tc>
            </w:tr>
            <w:tr w:rsidR="00E748C4" w:rsidRPr="00E748C4" w14:paraId="6D3AB27E" w14:textId="77777777">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2C1575" w14:textId="77777777" w:rsidR="00E748C4" w:rsidRPr="00E748C4" w:rsidRDefault="00E748C4" w:rsidP="00E748C4">
                  <w:pPr>
                    <w:spacing w:before="240" w:after="0" w:line="240" w:lineRule="auto"/>
                    <w:ind w:left="460" w:firstLine="0"/>
                    <w:jc w:val="center"/>
                    <w:rPr>
                      <w:rFonts w:ascii="Times New Roman" w:eastAsia="Times New Roman" w:hAnsi="Times New Roman" w:cs="Times New Roman"/>
                    </w:rPr>
                  </w:pPr>
                  <w:r w:rsidRPr="00E748C4">
                    <w:rPr>
                      <w:rFonts w:ascii="Times New Roman" w:eastAsia="Times New Roman" w:hAnsi="Times New Roman" w:cs="Times New Roman"/>
                      <w:color w:val="000000"/>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3FE21D" w14:textId="0925824B" w:rsidR="00E748C4" w:rsidRPr="00E748C4" w:rsidRDefault="00D55422" w:rsidP="00E748C4">
                  <w:pPr>
                    <w:spacing w:before="240" w:after="0" w:line="240" w:lineRule="auto"/>
                    <w:ind w:left="460" w:firstLine="0"/>
                    <w:jc w:val="center"/>
                    <w:rPr>
                      <w:rFonts w:ascii="Times New Roman" w:eastAsia="Times New Roman" w:hAnsi="Times New Roman" w:cs="Times New Roman"/>
                    </w:rPr>
                  </w:pPr>
                  <w:r>
                    <w:rPr>
                      <w:rFonts w:ascii="Times New Roman" w:eastAsia="Times New Roman" w:hAnsi="Times New Roman" w:cs="Times New Roman"/>
                      <w:color w:val="000000"/>
                    </w:rPr>
                    <w:t>Người dùng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D24200" w14:textId="3CDAC85C" w:rsidR="00E748C4" w:rsidRPr="00E748C4" w:rsidRDefault="00E748C4" w:rsidP="00E748C4">
                  <w:pPr>
                    <w:spacing w:before="240" w:after="0" w:line="240" w:lineRule="auto"/>
                    <w:ind w:left="460" w:firstLine="0"/>
                    <w:jc w:val="center"/>
                    <w:rPr>
                      <w:rFonts w:ascii="Times New Roman" w:eastAsia="Times New Roman" w:hAnsi="Times New Roman" w:cs="Times New Roman"/>
                    </w:rPr>
                  </w:pPr>
                  <w:r w:rsidRPr="00E748C4">
                    <w:rPr>
                      <w:rFonts w:ascii="Times New Roman" w:eastAsia="Times New Roman" w:hAnsi="Times New Roman" w:cs="Times New Roman"/>
                      <w:color w:val="000000"/>
                    </w:rPr>
                    <w:t>Nhập thông tin đăng ký</w:t>
                  </w:r>
                </w:p>
              </w:tc>
            </w:tr>
            <w:tr w:rsidR="00E748C4" w:rsidRPr="00E748C4" w14:paraId="6FA9ACC8" w14:textId="77777777">
              <w:trPr>
                <w:trHeight w:val="7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DE8A53" w14:textId="77777777" w:rsidR="00E748C4" w:rsidRPr="00E748C4" w:rsidRDefault="00E748C4" w:rsidP="00E748C4">
                  <w:pPr>
                    <w:spacing w:before="240" w:after="0" w:line="240" w:lineRule="auto"/>
                    <w:ind w:left="460" w:firstLine="0"/>
                    <w:jc w:val="center"/>
                    <w:rPr>
                      <w:rFonts w:ascii="Times New Roman" w:eastAsia="Times New Roman" w:hAnsi="Times New Roman" w:cs="Times New Roman"/>
                    </w:rPr>
                  </w:pPr>
                  <w:r w:rsidRPr="00E748C4">
                    <w:rPr>
                      <w:rFonts w:ascii="Times New Roman" w:eastAsia="Times New Roman" w:hAnsi="Times New Roman" w:cs="Times New Roman"/>
                      <w:color w:val="000000"/>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6D8A6A" w14:textId="77777777" w:rsidR="00E748C4" w:rsidRPr="00E748C4" w:rsidRDefault="00E748C4" w:rsidP="00E748C4">
                  <w:pPr>
                    <w:spacing w:before="240" w:after="0" w:line="240" w:lineRule="auto"/>
                    <w:ind w:left="460" w:firstLine="0"/>
                    <w:jc w:val="center"/>
                    <w:rPr>
                      <w:rFonts w:ascii="Times New Roman" w:eastAsia="Times New Roman" w:hAnsi="Times New Roman" w:cs="Times New Roman"/>
                    </w:rPr>
                  </w:pPr>
                  <w:r w:rsidRPr="00E748C4">
                    <w:rPr>
                      <w:rFonts w:ascii="Times New Roman" w:eastAsia="Times New Roman" w:hAnsi="Times New Roman" w:cs="Times New Roman"/>
                      <w:color w:val="000000"/>
                    </w:rPr>
                    <w:t>Hệ thống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63CC83" w14:textId="6C1D69C1" w:rsidR="00E748C4" w:rsidRPr="00E748C4" w:rsidRDefault="00E748C4" w:rsidP="00E748C4">
                  <w:pPr>
                    <w:spacing w:before="240" w:after="0" w:line="240" w:lineRule="auto"/>
                    <w:ind w:left="460" w:firstLine="0"/>
                    <w:jc w:val="center"/>
                    <w:rPr>
                      <w:rFonts w:ascii="Times New Roman" w:eastAsia="Times New Roman" w:hAnsi="Times New Roman" w:cs="Times New Roman"/>
                    </w:rPr>
                  </w:pPr>
                  <w:r w:rsidRPr="00E748C4">
                    <w:rPr>
                      <w:rFonts w:ascii="Times New Roman" w:eastAsia="Times New Roman" w:hAnsi="Times New Roman" w:cs="Times New Roman"/>
                      <w:color w:val="000000"/>
                    </w:rPr>
                    <w:t>Kiểm tra thông tin đăng ký</w:t>
                  </w:r>
                </w:p>
              </w:tc>
            </w:tr>
            <w:tr w:rsidR="00E748C4" w:rsidRPr="00E748C4" w14:paraId="49CC5F8F" w14:textId="77777777">
              <w:trPr>
                <w:trHeight w:val="7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5663C6" w14:textId="77777777" w:rsidR="00E748C4" w:rsidRPr="00E748C4" w:rsidRDefault="00E748C4" w:rsidP="00E748C4">
                  <w:pPr>
                    <w:spacing w:before="240" w:after="0" w:line="240" w:lineRule="auto"/>
                    <w:ind w:left="460" w:firstLine="0"/>
                    <w:jc w:val="center"/>
                    <w:rPr>
                      <w:rFonts w:ascii="Times New Roman" w:eastAsia="Times New Roman" w:hAnsi="Times New Roman" w:cs="Times New Roman"/>
                    </w:rPr>
                  </w:pPr>
                  <w:r w:rsidRPr="00E748C4">
                    <w:rPr>
                      <w:rFonts w:ascii="Times New Roman" w:eastAsia="Times New Roman" w:hAnsi="Times New Roman" w:cs="Times New Roman"/>
                      <w:color w:val="000000"/>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3E8B28" w14:textId="77777777" w:rsidR="00E748C4" w:rsidRPr="00E748C4" w:rsidRDefault="00E748C4" w:rsidP="00E748C4">
                  <w:pPr>
                    <w:spacing w:before="240" w:after="0" w:line="240" w:lineRule="auto"/>
                    <w:ind w:left="460" w:firstLine="0"/>
                    <w:jc w:val="center"/>
                    <w:rPr>
                      <w:rFonts w:ascii="Times New Roman" w:eastAsia="Times New Roman" w:hAnsi="Times New Roman" w:cs="Times New Roman"/>
                    </w:rPr>
                  </w:pPr>
                  <w:r w:rsidRPr="00E748C4">
                    <w:rPr>
                      <w:rFonts w:ascii="Times New Roman" w:eastAsia="Times New Roman" w:hAnsi="Times New Roman" w:cs="Times New Roman"/>
                      <w:color w:val="000000"/>
                    </w:rPr>
                    <w:t>Hệ thống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6D4A69" w14:textId="77777777" w:rsidR="00E748C4" w:rsidRPr="00E748C4" w:rsidRDefault="00E748C4" w:rsidP="00E748C4">
                  <w:pPr>
                    <w:spacing w:before="240" w:after="0" w:line="240" w:lineRule="auto"/>
                    <w:ind w:left="460" w:firstLine="0"/>
                    <w:jc w:val="center"/>
                    <w:rPr>
                      <w:rFonts w:ascii="Times New Roman" w:eastAsia="Times New Roman" w:hAnsi="Times New Roman" w:cs="Times New Roman"/>
                    </w:rPr>
                  </w:pPr>
                  <w:r w:rsidRPr="00E748C4">
                    <w:rPr>
                      <w:rFonts w:ascii="Times New Roman" w:eastAsia="Times New Roman" w:hAnsi="Times New Roman" w:cs="Times New Roman"/>
                      <w:color w:val="000000"/>
                    </w:rPr>
                    <w:t>Đưa tới trang đăng nhập</w:t>
                  </w:r>
                </w:p>
              </w:tc>
            </w:tr>
          </w:tbl>
          <w:p w14:paraId="407ABA61" w14:textId="77777777" w:rsidR="00E748C4" w:rsidRPr="00E748C4" w:rsidRDefault="00E748C4" w:rsidP="00E748C4">
            <w:pPr>
              <w:spacing w:before="0" w:after="0" w:line="240" w:lineRule="auto"/>
              <w:ind w:firstLine="0"/>
              <w:jc w:val="left"/>
              <w:rPr>
                <w:rFonts w:ascii="Times New Roman" w:eastAsia="Times New Roman" w:hAnsi="Times New Roman" w:cs="Times New Roman"/>
              </w:rPr>
            </w:pPr>
          </w:p>
        </w:tc>
      </w:tr>
      <w:tr w:rsidR="004F2CE8" w:rsidRPr="00E748C4" w14:paraId="692AAE8C" w14:textId="77777777" w:rsidTr="00E748C4">
        <w:trPr>
          <w:trHeight w:val="845"/>
        </w:trPr>
        <w:tc>
          <w:tcPr>
            <w:tcW w:w="0" w:type="auto"/>
            <w:tcBorders>
              <w:top w:val="single" w:sz="8" w:space="0" w:color="000000"/>
              <w:left w:val="single" w:sz="8" w:space="0" w:color="000000"/>
              <w:bottom w:val="single" w:sz="8" w:space="0" w:color="000000"/>
              <w:right w:val="single" w:sz="8" w:space="0" w:color="000000"/>
            </w:tcBorders>
            <w:shd w:val="clear" w:color="auto" w:fill="A8D08D"/>
            <w:tcMar>
              <w:top w:w="100" w:type="dxa"/>
              <w:left w:w="100" w:type="dxa"/>
              <w:bottom w:w="100" w:type="dxa"/>
              <w:right w:w="100" w:type="dxa"/>
            </w:tcMar>
            <w:hideMark/>
          </w:tcPr>
          <w:p w14:paraId="066E516D" w14:textId="77777777" w:rsidR="00E748C4" w:rsidRPr="00E748C4" w:rsidRDefault="00E748C4" w:rsidP="00E748C4">
            <w:pPr>
              <w:spacing w:before="240" w:after="0" w:line="240" w:lineRule="auto"/>
              <w:ind w:firstLine="0"/>
              <w:jc w:val="center"/>
              <w:rPr>
                <w:rFonts w:ascii="Times New Roman" w:eastAsia="Times New Roman" w:hAnsi="Times New Roman" w:cs="Times New Roman"/>
                <w:sz w:val="24"/>
                <w:szCs w:val="24"/>
              </w:rPr>
            </w:pPr>
            <w:r w:rsidRPr="00E748C4">
              <w:rPr>
                <w:rFonts w:ascii="Times New Roman" w:eastAsia="Times New Roman" w:hAnsi="Times New Roman" w:cs="Times New Roman"/>
                <w:b/>
                <w:bCs/>
                <w:color w:val="000000"/>
              </w:rPr>
              <w:t>Luồng sự kiện thay thế</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366524" w14:textId="77777777" w:rsidR="00E748C4" w:rsidRPr="00E748C4" w:rsidRDefault="00E748C4" w:rsidP="00E748C4">
            <w:pPr>
              <w:spacing w:before="0" w:after="0" w:line="240" w:lineRule="auto"/>
              <w:ind w:firstLine="0"/>
              <w:jc w:val="left"/>
              <w:rPr>
                <w:rFonts w:ascii="Times New Roman" w:eastAsia="Times New Roman" w:hAnsi="Times New Roman" w:cs="Times New Roman"/>
              </w:rPr>
            </w:pPr>
          </w:p>
          <w:tbl>
            <w:tblPr>
              <w:tblW w:w="0" w:type="auto"/>
              <w:tblCellMar>
                <w:top w:w="15" w:type="dxa"/>
                <w:left w:w="15" w:type="dxa"/>
                <w:bottom w:w="15" w:type="dxa"/>
                <w:right w:w="15" w:type="dxa"/>
              </w:tblCellMar>
              <w:tblLook w:val="04A0" w:firstRow="1" w:lastRow="0" w:firstColumn="1" w:lastColumn="0" w:noHBand="0" w:noVBand="1"/>
            </w:tblPr>
            <w:tblGrid>
              <w:gridCol w:w="1152"/>
              <w:gridCol w:w="2218"/>
              <w:gridCol w:w="4105"/>
            </w:tblGrid>
            <w:tr w:rsidR="00E748C4" w:rsidRPr="00E748C4" w14:paraId="112E37F8" w14:textId="77777777">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D2E5CE" w14:textId="77777777" w:rsidR="00E748C4" w:rsidRPr="00E748C4" w:rsidRDefault="00E748C4" w:rsidP="00E748C4">
                  <w:pPr>
                    <w:spacing w:before="240" w:after="0" w:line="240" w:lineRule="auto"/>
                    <w:ind w:left="460" w:firstLine="0"/>
                    <w:jc w:val="center"/>
                    <w:rPr>
                      <w:rFonts w:ascii="Times New Roman" w:eastAsia="Times New Roman" w:hAnsi="Times New Roman" w:cs="Times New Roman"/>
                      <w:b/>
                      <w:bCs/>
                    </w:rPr>
                  </w:pPr>
                  <w:r w:rsidRPr="00E748C4">
                    <w:rPr>
                      <w:rFonts w:ascii="Times New Roman" w:eastAsia="Times New Roman" w:hAnsi="Times New Roman" w:cs="Times New Roman"/>
                      <w:b/>
                      <w:bCs/>
                      <w:color w:val="000000"/>
                    </w:rPr>
                    <w:t>STT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C6CD80" w14:textId="77777777" w:rsidR="00E748C4" w:rsidRPr="00E748C4" w:rsidRDefault="00E748C4" w:rsidP="00E748C4">
                  <w:pPr>
                    <w:spacing w:before="240" w:after="0" w:line="240" w:lineRule="auto"/>
                    <w:ind w:left="460" w:firstLine="0"/>
                    <w:jc w:val="center"/>
                    <w:rPr>
                      <w:rFonts w:ascii="Times New Roman" w:eastAsia="Times New Roman" w:hAnsi="Times New Roman" w:cs="Times New Roman"/>
                      <w:b/>
                      <w:bCs/>
                    </w:rPr>
                  </w:pPr>
                  <w:r w:rsidRPr="00E748C4">
                    <w:rPr>
                      <w:rFonts w:ascii="Times New Roman" w:eastAsia="Times New Roman" w:hAnsi="Times New Roman" w:cs="Times New Roman"/>
                      <w:b/>
                      <w:bCs/>
                      <w:color w:val="000000"/>
                    </w:rPr>
                    <w:t>Thực hiện bởi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C69425" w14:textId="77777777" w:rsidR="00E748C4" w:rsidRPr="00E748C4" w:rsidRDefault="00E748C4" w:rsidP="00E748C4">
                  <w:pPr>
                    <w:spacing w:before="240" w:after="0" w:line="240" w:lineRule="auto"/>
                    <w:ind w:left="460" w:firstLine="0"/>
                    <w:jc w:val="center"/>
                    <w:rPr>
                      <w:rFonts w:ascii="Times New Roman" w:eastAsia="Times New Roman" w:hAnsi="Times New Roman" w:cs="Times New Roman"/>
                      <w:b/>
                      <w:bCs/>
                    </w:rPr>
                  </w:pPr>
                  <w:r w:rsidRPr="00E748C4">
                    <w:rPr>
                      <w:rFonts w:ascii="Times New Roman" w:eastAsia="Times New Roman" w:hAnsi="Times New Roman" w:cs="Times New Roman"/>
                      <w:b/>
                      <w:bCs/>
                      <w:color w:val="000000"/>
                    </w:rPr>
                    <w:t>Hành động</w:t>
                  </w:r>
                </w:p>
              </w:tc>
            </w:tr>
            <w:tr w:rsidR="00E748C4" w:rsidRPr="00E748C4" w14:paraId="59C4DECD" w14:textId="77777777">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25E77B" w14:textId="77777777" w:rsidR="00E748C4" w:rsidRPr="00E748C4" w:rsidRDefault="00E748C4" w:rsidP="00E748C4">
                  <w:pPr>
                    <w:spacing w:before="240" w:after="0" w:line="240" w:lineRule="auto"/>
                    <w:ind w:left="460" w:firstLine="0"/>
                    <w:jc w:val="center"/>
                    <w:rPr>
                      <w:rFonts w:ascii="Times New Roman" w:eastAsia="Times New Roman" w:hAnsi="Times New Roman" w:cs="Times New Roman"/>
                    </w:rPr>
                  </w:pPr>
                  <w:r w:rsidRPr="00E748C4">
                    <w:rPr>
                      <w:rFonts w:ascii="Times New Roman" w:eastAsia="Times New Roman" w:hAnsi="Times New Roman" w:cs="Times New Roman"/>
                      <w:color w:val="000000"/>
                    </w:rPr>
                    <w:t>3a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2E30FB" w14:textId="77777777" w:rsidR="00E748C4" w:rsidRPr="00E748C4" w:rsidRDefault="00E748C4" w:rsidP="00E748C4">
                  <w:pPr>
                    <w:spacing w:before="240" w:after="0" w:line="240" w:lineRule="auto"/>
                    <w:ind w:left="460" w:firstLine="0"/>
                    <w:jc w:val="center"/>
                    <w:rPr>
                      <w:rFonts w:ascii="Times New Roman" w:eastAsia="Times New Roman" w:hAnsi="Times New Roman" w:cs="Times New Roman"/>
                    </w:rPr>
                  </w:pPr>
                  <w:r w:rsidRPr="00E748C4">
                    <w:rPr>
                      <w:rFonts w:ascii="Times New Roman" w:eastAsia="Times New Roman" w:hAnsi="Times New Roman" w:cs="Times New Roman"/>
                      <w:color w:val="000000"/>
                    </w:rPr>
                    <w:t>Hệ thống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19B1C0" w14:textId="77777777" w:rsidR="00E748C4" w:rsidRPr="00E748C4" w:rsidRDefault="00E748C4" w:rsidP="00E748C4">
                  <w:pPr>
                    <w:spacing w:before="240" w:after="0" w:line="240" w:lineRule="auto"/>
                    <w:ind w:left="460" w:firstLine="0"/>
                    <w:jc w:val="center"/>
                    <w:rPr>
                      <w:rFonts w:ascii="Times New Roman" w:eastAsia="Times New Roman" w:hAnsi="Times New Roman" w:cs="Times New Roman"/>
                    </w:rPr>
                  </w:pPr>
                  <w:r w:rsidRPr="00E748C4">
                    <w:rPr>
                      <w:rFonts w:ascii="Times New Roman" w:eastAsia="Times New Roman" w:hAnsi="Times New Roman" w:cs="Times New Roman"/>
                      <w:color w:val="000000"/>
                    </w:rPr>
                    <w:t>Thông báo đăng ký không hợp lệ</w:t>
                  </w:r>
                </w:p>
              </w:tc>
            </w:tr>
          </w:tbl>
          <w:p w14:paraId="70A44652" w14:textId="77777777" w:rsidR="00E748C4" w:rsidRPr="00E748C4" w:rsidRDefault="00E748C4" w:rsidP="00E748C4">
            <w:pPr>
              <w:spacing w:before="0" w:after="0" w:line="240" w:lineRule="auto"/>
              <w:ind w:firstLine="0"/>
              <w:jc w:val="left"/>
              <w:rPr>
                <w:rFonts w:ascii="Times New Roman" w:eastAsia="Times New Roman" w:hAnsi="Times New Roman" w:cs="Times New Roman"/>
              </w:rPr>
            </w:pPr>
          </w:p>
        </w:tc>
      </w:tr>
    </w:tbl>
    <w:p w14:paraId="2855C8AE" w14:textId="7D03CCDB" w:rsidR="00347944" w:rsidRPr="00EA527E" w:rsidRDefault="00347944" w:rsidP="00347944">
      <w:pPr>
        <w:rPr>
          <w:rFonts w:ascii="Times New Roman" w:hAnsi="Times New Roman" w:cs="Times New Roman"/>
        </w:rPr>
      </w:pPr>
    </w:p>
    <w:p w14:paraId="5EF65493" w14:textId="37621F18" w:rsidR="00865D5C" w:rsidRDefault="00865D5C" w:rsidP="00865D5C">
      <w:pPr>
        <w:pStyle w:val="Heading4"/>
      </w:pPr>
      <w:bookmarkStart w:id="77" w:name="_Toc119108299"/>
      <w:r>
        <w:lastRenderedPageBreak/>
        <w:t>1.5.2. Chức năng đăng nhập người dùng</w:t>
      </w:r>
      <w:bookmarkEnd w:id="77"/>
    </w:p>
    <w:p w14:paraId="4A4FAEF7" w14:textId="2917839B" w:rsidR="002A627B" w:rsidRPr="002A627B" w:rsidRDefault="00112149" w:rsidP="00EF07FC">
      <w:pPr>
        <w:jc w:val="center"/>
      </w:pPr>
      <w:r>
        <w:rPr>
          <w:noProof/>
        </w:rPr>
        <w:drawing>
          <wp:inline distT="0" distB="0" distL="0" distR="0" wp14:anchorId="2A1BF93A" wp14:editId="0E34EADC">
            <wp:extent cx="2571750" cy="4572000"/>
            <wp:effectExtent l="0" t="0" r="0" b="0"/>
            <wp:docPr id="295674999" name="Picture 29567499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674999" name="Picture 295674999" descr="Diagram&#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2571750" cy="4572000"/>
                    </a:xfrm>
                    <a:prstGeom prst="rect">
                      <a:avLst/>
                    </a:prstGeom>
                  </pic:spPr>
                </pic:pic>
              </a:graphicData>
            </a:graphic>
          </wp:inline>
        </w:drawing>
      </w:r>
      <w:r w:rsidR="002A627B">
        <w:rPr>
          <w:rFonts w:ascii="Calibri Light" w:hAnsi="Calibri Light" w:cs="Calibri Light"/>
          <w:color w:val="000000"/>
          <w:shd w:val="clear" w:color="auto" w:fill="FFFFFF"/>
        </w:rPr>
        <w:br/>
      </w:r>
      <w:r w:rsidR="003D06C0" w:rsidRPr="00EF07FC">
        <w:rPr>
          <w:rFonts w:ascii="Times New Roman" w:hAnsi="Times New Roman" w:cs="Times New Roman"/>
          <w:i/>
          <w:iCs/>
          <w:sz w:val="24"/>
          <w:szCs w:val="24"/>
        </w:rPr>
        <w:t>Hình 1.5.2. Chi tiết chức năng thiết kế cho chức năng đăng nhập người dùng</w:t>
      </w:r>
    </w:p>
    <w:p w14:paraId="35032D00" w14:textId="77777777" w:rsidR="00A0580F" w:rsidRPr="00A0580F" w:rsidRDefault="00A0580F" w:rsidP="00A0580F"/>
    <w:tbl>
      <w:tblPr>
        <w:tblW w:w="0" w:type="auto"/>
        <w:tblCellMar>
          <w:top w:w="15" w:type="dxa"/>
          <w:left w:w="15" w:type="dxa"/>
          <w:bottom w:w="15" w:type="dxa"/>
          <w:right w:w="15" w:type="dxa"/>
        </w:tblCellMar>
        <w:tblLook w:val="04A0" w:firstRow="1" w:lastRow="0" w:firstColumn="1" w:lastColumn="0" w:noHBand="0" w:noVBand="1"/>
      </w:tblPr>
      <w:tblGrid>
        <w:gridCol w:w="2275"/>
        <w:gridCol w:w="1779"/>
        <w:gridCol w:w="3031"/>
        <w:gridCol w:w="2533"/>
      </w:tblGrid>
      <w:tr w:rsidR="00DE18C7" w:rsidRPr="00A0580F" w14:paraId="6684A251" w14:textId="77777777" w:rsidTr="00A0580F">
        <w:trPr>
          <w:trHeight w:val="500"/>
        </w:trPr>
        <w:tc>
          <w:tcPr>
            <w:tcW w:w="0" w:type="auto"/>
            <w:tcBorders>
              <w:top w:val="single" w:sz="8" w:space="0" w:color="000000"/>
              <w:left w:val="single" w:sz="8" w:space="0" w:color="000000"/>
              <w:bottom w:val="single" w:sz="8" w:space="0" w:color="000000"/>
              <w:right w:val="single" w:sz="8" w:space="0" w:color="000000"/>
            </w:tcBorders>
            <w:shd w:val="clear" w:color="auto" w:fill="A8D08D"/>
            <w:tcMar>
              <w:top w:w="100" w:type="dxa"/>
              <w:left w:w="100" w:type="dxa"/>
              <w:bottom w:w="100" w:type="dxa"/>
              <w:right w:w="100" w:type="dxa"/>
            </w:tcMar>
            <w:hideMark/>
          </w:tcPr>
          <w:p w14:paraId="30769A47" w14:textId="78849FD4" w:rsidR="00A0580F" w:rsidRPr="00A0580F" w:rsidRDefault="00A0580F" w:rsidP="00A0580F">
            <w:pPr>
              <w:spacing w:before="240" w:after="0" w:line="240" w:lineRule="auto"/>
              <w:ind w:firstLine="0"/>
              <w:jc w:val="center"/>
              <w:rPr>
                <w:rFonts w:ascii="Times New Roman" w:eastAsia="Times New Roman" w:hAnsi="Times New Roman" w:cs="Times New Roman"/>
                <w:sz w:val="24"/>
                <w:szCs w:val="24"/>
              </w:rPr>
            </w:pPr>
            <w:r w:rsidRPr="00A0580F">
              <w:rPr>
                <w:rFonts w:ascii="Times New Roman" w:eastAsia="Times New Roman" w:hAnsi="Times New Roman" w:cs="Times New Roman"/>
                <w:b/>
                <w:bCs/>
                <w:color w:val="000000"/>
              </w:rPr>
              <w:t>Mã use</w:t>
            </w:r>
            <w:r w:rsidR="00C33DC6">
              <w:rPr>
                <w:rFonts w:ascii="Times New Roman" w:eastAsia="Times New Roman" w:hAnsi="Times New Roman" w:cs="Times New Roman"/>
                <w:b/>
                <w:bCs/>
                <w:color w:val="000000"/>
              </w:rPr>
              <w:t>-</w:t>
            </w:r>
            <w:r w:rsidRPr="00A0580F">
              <w:rPr>
                <w:rFonts w:ascii="Times New Roman" w:eastAsia="Times New Roman" w:hAnsi="Times New Roman" w:cs="Times New Roman"/>
                <w:b/>
                <w:bCs/>
                <w:color w:val="000000"/>
              </w:rPr>
              <w:t>case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0966F1" w14:textId="77777777" w:rsidR="00A0580F" w:rsidRPr="00A0580F" w:rsidRDefault="00A0580F" w:rsidP="00A0580F">
            <w:pPr>
              <w:spacing w:before="240" w:after="0" w:line="240" w:lineRule="auto"/>
              <w:ind w:firstLine="0"/>
              <w:jc w:val="center"/>
              <w:rPr>
                <w:rFonts w:ascii="Times New Roman" w:eastAsia="Times New Roman" w:hAnsi="Times New Roman" w:cs="Times New Roman"/>
                <w:sz w:val="24"/>
                <w:szCs w:val="24"/>
              </w:rPr>
            </w:pPr>
            <w:r w:rsidRPr="00A0580F">
              <w:rPr>
                <w:rFonts w:ascii="Times New Roman" w:eastAsia="Times New Roman" w:hAnsi="Times New Roman" w:cs="Times New Roman"/>
                <w:b/>
                <w:bCs/>
                <w:color w:val="000000"/>
              </w:rPr>
              <w:t>UC02</w:t>
            </w:r>
          </w:p>
        </w:tc>
        <w:tc>
          <w:tcPr>
            <w:tcW w:w="0" w:type="auto"/>
            <w:tcBorders>
              <w:top w:val="single" w:sz="8" w:space="0" w:color="000000"/>
              <w:left w:val="single" w:sz="8" w:space="0" w:color="000000"/>
              <w:bottom w:val="single" w:sz="8" w:space="0" w:color="000000"/>
              <w:right w:val="single" w:sz="8" w:space="0" w:color="000000"/>
            </w:tcBorders>
            <w:shd w:val="clear" w:color="auto" w:fill="A8D08D"/>
            <w:tcMar>
              <w:top w:w="100" w:type="dxa"/>
              <w:left w:w="100" w:type="dxa"/>
              <w:bottom w:w="100" w:type="dxa"/>
              <w:right w:w="100" w:type="dxa"/>
            </w:tcMar>
            <w:hideMark/>
          </w:tcPr>
          <w:p w14:paraId="70BEFA86" w14:textId="47573B24" w:rsidR="00A0580F" w:rsidRPr="00A0580F" w:rsidRDefault="00A0580F" w:rsidP="00A0580F">
            <w:pPr>
              <w:spacing w:before="240" w:after="0" w:line="240" w:lineRule="auto"/>
              <w:ind w:firstLine="0"/>
              <w:jc w:val="center"/>
              <w:rPr>
                <w:rFonts w:ascii="Times New Roman" w:eastAsia="Times New Roman" w:hAnsi="Times New Roman" w:cs="Times New Roman"/>
                <w:sz w:val="24"/>
                <w:szCs w:val="24"/>
              </w:rPr>
            </w:pPr>
            <w:r w:rsidRPr="00A0580F">
              <w:rPr>
                <w:rFonts w:ascii="Times New Roman" w:eastAsia="Times New Roman" w:hAnsi="Times New Roman" w:cs="Times New Roman"/>
                <w:b/>
                <w:bCs/>
                <w:color w:val="000000"/>
              </w:rPr>
              <w:t>Tên use</w:t>
            </w:r>
            <w:r w:rsidR="00C33DC6">
              <w:rPr>
                <w:rFonts w:ascii="Times New Roman" w:eastAsia="Times New Roman" w:hAnsi="Times New Roman" w:cs="Times New Roman"/>
                <w:b/>
                <w:bCs/>
                <w:color w:val="000000"/>
              </w:rPr>
              <w:t>-</w:t>
            </w:r>
            <w:r w:rsidRPr="00A0580F">
              <w:rPr>
                <w:rFonts w:ascii="Times New Roman" w:eastAsia="Times New Roman" w:hAnsi="Times New Roman" w:cs="Times New Roman"/>
                <w:b/>
                <w:bCs/>
                <w:color w:val="000000"/>
              </w:rPr>
              <w:t>case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9DD1C0" w14:textId="77777777" w:rsidR="00A0580F" w:rsidRPr="00A0580F" w:rsidRDefault="00A0580F" w:rsidP="00A0580F">
            <w:pPr>
              <w:spacing w:before="240" w:after="0" w:line="240" w:lineRule="auto"/>
              <w:ind w:firstLine="0"/>
              <w:rPr>
                <w:rFonts w:ascii="Times New Roman" w:eastAsia="Times New Roman" w:hAnsi="Times New Roman" w:cs="Times New Roman"/>
                <w:sz w:val="24"/>
                <w:szCs w:val="24"/>
              </w:rPr>
            </w:pPr>
            <w:r w:rsidRPr="00A0580F">
              <w:rPr>
                <w:rFonts w:ascii="Times New Roman" w:eastAsia="Times New Roman" w:hAnsi="Times New Roman" w:cs="Times New Roman"/>
                <w:color w:val="000000"/>
              </w:rPr>
              <w:t>Đăng nhập</w:t>
            </w:r>
          </w:p>
        </w:tc>
      </w:tr>
      <w:tr w:rsidR="00DE18C7" w:rsidRPr="00A0580F" w14:paraId="1581CD5B" w14:textId="77777777" w:rsidTr="00A0580F">
        <w:trPr>
          <w:trHeight w:val="500"/>
        </w:trPr>
        <w:tc>
          <w:tcPr>
            <w:tcW w:w="0" w:type="auto"/>
            <w:tcBorders>
              <w:top w:val="single" w:sz="8" w:space="0" w:color="000000"/>
              <w:left w:val="single" w:sz="8" w:space="0" w:color="000000"/>
              <w:bottom w:val="single" w:sz="8" w:space="0" w:color="000000"/>
              <w:right w:val="single" w:sz="8" w:space="0" w:color="000000"/>
            </w:tcBorders>
            <w:shd w:val="clear" w:color="auto" w:fill="A8D08D"/>
            <w:tcMar>
              <w:top w:w="100" w:type="dxa"/>
              <w:left w:w="100" w:type="dxa"/>
              <w:bottom w:w="100" w:type="dxa"/>
              <w:right w:w="100" w:type="dxa"/>
            </w:tcMar>
            <w:hideMark/>
          </w:tcPr>
          <w:p w14:paraId="0953E907" w14:textId="77777777" w:rsidR="00A0580F" w:rsidRPr="00A0580F" w:rsidRDefault="00A0580F" w:rsidP="00A0580F">
            <w:pPr>
              <w:spacing w:before="240" w:after="0" w:line="240" w:lineRule="auto"/>
              <w:ind w:firstLine="0"/>
              <w:jc w:val="center"/>
              <w:rPr>
                <w:rFonts w:ascii="Times New Roman" w:eastAsia="Times New Roman" w:hAnsi="Times New Roman" w:cs="Times New Roman"/>
                <w:sz w:val="24"/>
                <w:szCs w:val="24"/>
              </w:rPr>
            </w:pPr>
            <w:r w:rsidRPr="00A0580F">
              <w:rPr>
                <w:rFonts w:ascii="Times New Roman" w:eastAsia="Times New Roman" w:hAnsi="Times New Roman" w:cs="Times New Roman"/>
                <w:b/>
                <w:bCs/>
                <w:color w:val="000000"/>
              </w:rPr>
              <w:t>Mục đích sử dụng</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1F5EB9" w14:textId="7E59B014" w:rsidR="00A0580F" w:rsidRPr="00A0580F" w:rsidRDefault="00A0580F" w:rsidP="00A0580F">
            <w:pPr>
              <w:spacing w:before="240" w:after="0" w:line="240" w:lineRule="auto"/>
              <w:ind w:firstLine="0"/>
              <w:rPr>
                <w:rFonts w:ascii="Times New Roman" w:eastAsia="Times New Roman" w:hAnsi="Times New Roman" w:cs="Times New Roman"/>
                <w:sz w:val="24"/>
                <w:szCs w:val="24"/>
              </w:rPr>
            </w:pPr>
            <w:r w:rsidRPr="00A0580F">
              <w:rPr>
                <w:rFonts w:ascii="Times New Roman" w:eastAsia="Times New Roman" w:hAnsi="Times New Roman" w:cs="Times New Roman"/>
                <w:color w:val="000000"/>
              </w:rPr>
              <w:t>Đăng nhập vào hệ thống,</w:t>
            </w:r>
            <w:r w:rsidR="00192977">
              <w:rPr>
                <w:rFonts w:ascii="Times New Roman" w:eastAsia="Times New Roman" w:hAnsi="Times New Roman" w:cs="Times New Roman"/>
                <w:color w:val="000000"/>
              </w:rPr>
              <w:t xml:space="preserve"> </w:t>
            </w:r>
            <w:r w:rsidR="009A4CE3">
              <w:rPr>
                <w:rFonts w:ascii="Times New Roman" w:eastAsia="Times New Roman" w:hAnsi="Times New Roman" w:cs="Times New Roman"/>
                <w:color w:val="000000"/>
              </w:rPr>
              <w:t xml:space="preserve">sau đó cho phép </w:t>
            </w:r>
            <w:r w:rsidRPr="00A0580F">
              <w:rPr>
                <w:rFonts w:ascii="Times New Roman" w:eastAsia="Times New Roman" w:hAnsi="Times New Roman" w:cs="Times New Roman"/>
                <w:color w:val="000000"/>
              </w:rPr>
              <w:t>sử dụng các chức năng của hệ thống.</w:t>
            </w:r>
          </w:p>
        </w:tc>
      </w:tr>
      <w:tr w:rsidR="00DE18C7" w:rsidRPr="00A0580F" w14:paraId="0980F392" w14:textId="77777777" w:rsidTr="00A0580F">
        <w:trPr>
          <w:trHeight w:val="500"/>
        </w:trPr>
        <w:tc>
          <w:tcPr>
            <w:tcW w:w="0" w:type="auto"/>
            <w:tcBorders>
              <w:top w:val="single" w:sz="8" w:space="0" w:color="000000"/>
              <w:left w:val="single" w:sz="8" w:space="0" w:color="000000"/>
              <w:bottom w:val="single" w:sz="8" w:space="0" w:color="000000"/>
              <w:right w:val="single" w:sz="8" w:space="0" w:color="000000"/>
            </w:tcBorders>
            <w:shd w:val="clear" w:color="auto" w:fill="A8D08D"/>
            <w:tcMar>
              <w:top w:w="100" w:type="dxa"/>
              <w:left w:w="100" w:type="dxa"/>
              <w:bottom w:w="100" w:type="dxa"/>
              <w:right w:w="100" w:type="dxa"/>
            </w:tcMar>
            <w:hideMark/>
          </w:tcPr>
          <w:p w14:paraId="2FAFD023" w14:textId="77777777" w:rsidR="00A0580F" w:rsidRPr="00A0580F" w:rsidRDefault="00A0580F" w:rsidP="00A0580F">
            <w:pPr>
              <w:spacing w:before="240" w:after="0" w:line="240" w:lineRule="auto"/>
              <w:ind w:firstLine="0"/>
              <w:jc w:val="center"/>
              <w:rPr>
                <w:rFonts w:ascii="Times New Roman" w:eastAsia="Times New Roman" w:hAnsi="Times New Roman" w:cs="Times New Roman"/>
                <w:sz w:val="24"/>
                <w:szCs w:val="24"/>
              </w:rPr>
            </w:pPr>
            <w:r w:rsidRPr="00A0580F">
              <w:rPr>
                <w:rFonts w:ascii="Times New Roman" w:eastAsia="Times New Roman" w:hAnsi="Times New Roman" w:cs="Times New Roman"/>
                <w:b/>
                <w:bCs/>
                <w:color w:val="000000"/>
              </w:rPr>
              <w:t>Tác nhân</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D08B69" w14:textId="019D65EC" w:rsidR="00A0580F" w:rsidRPr="00A0580F" w:rsidRDefault="00A0580F" w:rsidP="00A0580F">
            <w:pPr>
              <w:spacing w:before="240" w:after="0" w:line="240" w:lineRule="auto"/>
              <w:ind w:firstLine="0"/>
              <w:rPr>
                <w:rFonts w:ascii="Times New Roman" w:eastAsia="Times New Roman" w:hAnsi="Times New Roman" w:cs="Times New Roman"/>
                <w:sz w:val="24"/>
                <w:szCs w:val="24"/>
              </w:rPr>
            </w:pPr>
            <w:r w:rsidRPr="00A0580F">
              <w:rPr>
                <w:rFonts w:ascii="Times New Roman" w:eastAsia="Times New Roman" w:hAnsi="Times New Roman" w:cs="Times New Roman"/>
                <w:color w:val="000000"/>
              </w:rPr>
              <w:t>Khách</w:t>
            </w:r>
            <w:r w:rsidR="00691408">
              <w:rPr>
                <w:rFonts w:ascii="Times New Roman" w:eastAsia="Times New Roman" w:hAnsi="Times New Roman" w:cs="Times New Roman"/>
                <w:color w:val="000000"/>
              </w:rPr>
              <w:t xml:space="preserve"> hàng</w:t>
            </w:r>
            <w:r w:rsidRPr="00A0580F">
              <w:rPr>
                <w:rFonts w:ascii="Times New Roman" w:eastAsia="Times New Roman" w:hAnsi="Times New Roman" w:cs="Times New Roman"/>
                <w:color w:val="000000"/>
              </w:rPr>
              <w:t>,</w:t>
            </w:r>
            <w:r w:rsidR="00192977">
              <w:rPr>
                <w:rFonts w:ascii="Times New Roman" w:eastAsia="Times New Roman" w:hAnsi="Times New Roman" w:cs="Times New Roman"/>
                <w:color w:val="000000"/>
              </w:rPr>
              <w:t xml:space="preserve"> </w:t>
            </w:r>
            <w:r w:rsidR="00691408">
              <w:rPr>
                <w:rFonts w:ascii="Times New Roman" w:eastAsia="Times New Roman" w:hAnsi="Times New Roman" w:cs="Times New Roman"/>
                <w:color w:val="000000"/>
              </w:rPr>
              <w:t>quản lý</w:t>
            </w:r>
          </w:p>
        </w:tc>
      </w:tr>
      <w:tr w:rsidR="00DE18C7" w:rsidRPr="00A0580F" w14:paraId="3AD7CA17" w14:textId="77777777" w:rsidTr="00A0580F">
        <w:trPr>
          <w:trHeight w:val="500"/>
        </w:trPr>
        <w:tc>
          <w:tcPr>
            <w:tcW w:w="0" w:type="auto"/>
            <w:tcBorders>
              <w:top w:val="single" w:sz="8" w:space="0" w:color="000000"/>
              <w:left w:val="single" w:sz="8" w:space="0" w:color="000000"/>
              <w:bottom w:val="single" w:sz="8" w:space="0" w:color="000000"/>
              <w:right w:val="single" w:sz="8" w:space="0" w:color="000000"/>
            </w:tcBorders>
            <w:shd w:val="clear" w:color="auto" w:fill="A8D08D"/>
            <w:tcMar>
              <w:top w:w="100" w:type="dxa"/>
              <w:left w:w="100" w:type="dxa"/>
              <w:bottom w:w="100" w:type="dxa"/>
              <w:right w:w="100" w:type="dxa"/>
            </w:tcMar>
            <w:hideMark/>
          </w:tcPr>
          <w:p w14:paraId="330CD2E6" w14:textId="77777777" w:rsidR="00A0580F" w:rsidRPr="00A0580F" w:rsidRDefault="00A0580F" w:rsidP="00A0580F">
            <w:pPr>
              <w:spacing w:before="240" w:after="0" w:line="240" w:lineRule="auto"/>
              <w:ind w:firstLine="0"/>
              <w:jc w:val="center"/>
              <w:rPr>
                <w:rFonts w:ascii="Times New Roman" w:eastAsia="Times New Roman" w:hAnsi="Times New Roman" w:cs="Times New Roman"/>
                <w:sz w:val="24"/>
                <w:szCs w:val="24"/>
              </w:rPr>
            </w:pPr>
            <w:r w:rsidRPr="00A0580F">
              <w:rPr>
                <w:rFonts w:ascii="Times New Roman" w:eastAsia="Times New Roman" w:hAnsi="Times New Roman" w:cs="Times New Roman"/>
                <w:b/>
                <w:bCs/>
                <w:color w:val="000000"/>
              </w:rPr>
              <w:t>Sự kiện kích hoạt</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039780" w14:textId="29ABB3F5" w:rsidR="00A0580F" w:rsidRPr="003039C9" w:rsidRDefault="00A0580F" w:rsidP="00A0580F">
            <w:pPr>
              <w:spacing w:before="240" w:after="0" w:line="240" w:lineRule="auto"/>
              <w:ind w:firstLine="0"/>
              <w:rPr>
                <w:rFonts w:ascii="Times New Roman" w:eastAsia="Times New Roman" w:hAnsi="Times New Roman" w:cs="Times New Roman"/>
                <w:sz w:val="24"/>
                <w:szCs w:val="24"/>
              </w:rPr>
            </w:pPr>
            <w:r w:rsidRPr="00A0580F">
              <w:rPr>
                <w:rFonts w:ascii="Times New Roman" w:eastAsia="Times New Roman" w:hAnsi="Times New Roman" w:cs="Times New Roman"/>
                <w:color w:val="000000"/>
              </w:rPr>
              <w:t xml:space="preserve">Sau khi người dùng </w:t>
            </w:r>
            <w:r w:rsidR="003039C9">
              <w:rPr>
                <w:rFonts w:ascii="Times New Roman" w:eastAsia="Times New Roman" w:hAnsi="Times New Roman" w:cs="Times New Roman"/>
                <w:color w:val="000000"/>
              </w:rPr>
              <w:t>nh</w:t>
            </w:r>
            <w:r w:rsidRPr="00A0580F">
              <w:rPr>
                <w:rFonts w:ascii="Times New Roman" w:eastAsia="Times New Roman" w:hAnsi="Times New Roman" w:cs="Times New Roman"/>
                <w:color w:val="000000"/>
              </w:rPr>
              <w:t xml:space="preserve">ấn nút </w:t>
            </w:r>
            <w:r w:rsidR="003039C9" w:rsidRPr="003039C9">
              <w:rPr>
                <w:rFonts w:ascii="Times New Roman" w:eastAsia="Times New Roman" w:hAnsi="Times New Roman" w:cs="Times New Roman"/>
                <w:i/>
                <w:iCs/>
                <w:color w:val="000000"/>
              </w:rPr>
              <w:t>Đ</w:t>
            </w:r>
            <w:r w:rsidRPr="003039C9">
              <w:rPr>
                <w:rFonts w:ascii="Times New Roman" w:eastAsia="Times New Roman" w:hAnsi="Times New Roman" w:cs="Times New Roman"/>
                <w:i/>
                <w:iCs/>
                <w:color w:val="000000"/>
              </w:rPr>
              <w:t>ăng nhập</w:t>
            </w:r>
          </w:p>
        </w:tc>
      </w:tr>
      <w:tr w:rsidR="00DE18C7" w:rsidRPr="00A0580F" w14:paraId="43400FF8" w14:textId="77777777" w:rsidTr="00A0580F">
        <w:trPr>
          <w:trHeight w:val="785"/>
        </w:trPr>
        <w:tc>
          <w:tcPr>
            <w:tcW w:w="0" w:type="auto"/>
            <w:tcBorders>
              <w:top w:val="single" w:sz="8" w:space="0" w:color="000000"/>
              <w:left w:val="single" w:sz="8" w:space="0" w:color="000000"/>
              <w:bottom w:val="single" w:sz="8" w:space="0" w:color="000000"/>
              <w:right w:val="single" w:sz="8" w:space="0" w:color="000000"/>
            </w:tcBorders>
            <w:shd w:val="clear" w:color="auto" w:fill="A8D08D"/>
            <w:tcMar>
              <w:top w:w="100" w:type="dxa"/>
              <w:left w:w="100" w:type="dxa"/>
              <w:bottom w:w="100" w:type="dxa"/>
              <w:right w:w="100" w:type="dxa"/>
            </w:tcMar>
            <w:hideMark/>
          </w:tcPr>
          <w:p w14:paraId="03709DDD" w14:textId="77777777" w:rsidR="00A0580F" w:rsidRPr="00A0580F" w:rsidRDefault="00A0580F" w:rsidP="00A0580F">
            <w:pPr>
              <w:spacing w:before="240" w:after="0" w:line="240" w:lineRule="auto"/>
              <w:ind w:firstLine="0"/>
              <w:jc w:val="center"/>
              <w:rPr>
                <w:rFonts w:ascii="Times New Roman" w:eastAsia="Times New Roman" w:hAnsi="Times New Roman" w:cs="Times New Roman"/>
                <w:sz w:val="24"/>
                <w:szCs w:val="24"/>
              </w:rPr>
            </w:pPr>
            <w:r w:rsidRPr="00A0580F">
              <w:rPr>
                <w:rFonts w:ascii="Times New Roman" w:eastAsia="Times New Roman" w:hAnsi="Times New Roman" w:cs="Times New Roman"/>
                <w:b/>
                <w:bCs/>
                <w:color w:val="000000"/>
              </w:rPr>
              <w:lastRenderedPageBreak/>
              <w:t>Điều kiện tiên quyết</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64E208" w14:textId="42EE5DA2" w:rsidR="00A0580F" w:rsidRPr="00A0580F" w:rsidRDefault="00E0741E" w:rsidP="00A0580F">
            <w:pPr>
              <w:spacing w:before="240" w:after="0" w:line="240" w:lineRule="auto"/>
              <w:ind w:firstLine="0"/>
              <w:rPr>
                <w:rFonts w:ascii="Times New Roman" w:eastAsia="Times New Roman" w:hAnsi="Times New Roman" w:cs="Times New Roman"/>
                <w:sz w:val="24"/>
                <w:szCs w:val="24"/>
              </w:rPr>
            </w:pPr>
            <w:r>
              <w:rPr>
                <w:rFonts w:ascii="Times New Roman" w:eastAsia="Times New Roman" w:hAnsi="Times New Roman" w:cs="Times New Roman"/>
                <w:color w:val="000000"/>
              </w:rPr>
              <w:t>Truy cập</w:t>
            </w:r>
            <w:r w:rsidR="00A0580F" w:rsidRPr="00A0580F">
              <w:rPr>
                <w:rFonts w:ascii="Times New Roman" w:eastAsia="Times New Roman" w:hAnsi="Times New Roman" w:cs="Times New Roman"/>
                <w:color w:val="000000"/>
              </w:rPr>
              <w:t xml:space="preserve"> vào trang web và đã đăng ký tài khoản</w:t>
            </w:r>
          </w:p>
        </w:tc>
      </w:tr>
      <w:tr w:rsidR="00DE18C7" w:rsidRPr="00A0580F" w14:paraId="3D80F7B1" w14:textId="77777777" w:rsidTr="00A0580F">
        <w:trPr>
          <w:trHeight w:val="500"/>
        </w:trPr>
        <w:tc>
          <w:tcPr>
            <w:tcW w:w="0" w:type="auto"/>
            <w:tcBorders>
              <w:top w:val="single" w:sz="8" w:space="0" w:color="000000"/>
              <w:left w:val="single" w:sz="8" w:space="0" w:color="000000"/>
              <w:bottom w:val="single" w:sz="8" w:space="0" w:color="000000"/>
              <w:right w:val="single" w:sz="8" w:space="0" w:color="000000"/>
            </w:tcBorders>
            <w:shd w:val="clear" w:color="auto" w:fill="A8D08D"/>
            <w:tcMar>
              <w:top w:w="100" w:type="dxa"/>
              <w:left w:w="100" w:type="dxa"/>
              <w:bottom w:w="100" w:type="dxa"/>
              <w:right w:w="100" w:type="dxa"/>
            </w:tcMar>
            <w:hideMark/>
          </w:tcPr>
          <w:p w14:paraId="0BB16661" w14:textId="77777777" w:rsidR="00A0580F" w:rsidRPr="00A0580F" w:rsidRDefault="00A0580F" w:rsidP="00A0580F">
            <w:pPr>
              <w:spacing w:before="240" w:after="0" w:line="240" w:lineRule="auto"/>
              <w:ind w:firstLine="0"/>
              <w:jc w:val="center"/>
              <w:rPr>
                <w:rFonts w:ascii="Times New Roman" w:eastAsia="Times New Roman" w:hAnsi="Times New Roman" w:cs="Times New Roman"/>
                <w:sz w:val="24"/>
                <w:szCs w:val="24"/>
              </w:rPr>
            </w:pPr>
            <w:r w:rsidRPr="00A0580F">
              <w:rPr>
                <w:rFonts w:ascii="Times New Roman" w:eastAsia="Times New Roman" w:hAnsi="Times New Roman" w:cs="Times New Roman"/>
                <w:b/>
                <w:bCs/>
                <w:color w:val="000000"/>
              </w:rPr>
              <w:t>Hậu điều kiện</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B13D14" w14:textId="39E1C6F1" w:rsidR="00A0580F" w:rsidRPr="00A0580F" w:rsidRDefault="00A0580F" w:rsidP="00A0580F">
            <w:pPr>
              <w:spacing w:before="240" w:after="0" w:line="240" w:lineRule="auto"/>
              <w:ind w:firstLine="0"/>
              <w:rPr>
                <w:rFonts w:ascii="Times New Roman" w:eastAsia="Times New Roman" w:hAnsi="Times New Roman" w:cs="Times New Roman"/>
                <w:sz w:val="24"/>
                <w:szCs w:val="24"/>
              </w:rPr>
            </w:pPr>
            <w:r w:rsidRPr="00A0580F">
              <w:rPr>
                <w:rFonts w:ascii="Times New Roman" w:eastAsia="Times New Roman" w:hAnsi="Times New Roman" w:cs="Times New Roman"/>
                <w:color w:val="000000"/>
              </w:rPr>
              <w:t xml:space="preserve">Người dùng đăng nhập vào hệ thống với vai trò </w:t>
            </w:r>
            <w:r w:rsidR="005B210A">
              <w:rPr>
                <w:rFonts w:ascii="Times New Roman" w:eastAsia="Times New Roman" w:hAnsi="Times New Roman" w:cs="Times New Roman"/>
                <w:color w:val="000000"/>
              </w:rPr>
              <w:t>đã được thiết lập</w:t>
            </w:r>
          </w:p>
        </w:tc>
      </w:tr>
      <w:tr w:rsidR="00DE18C7" w:rsidRPr="00A0580F" w14:paraId="7C56CBD7" w14:textId="77777777" w:rsidTr="00A0580F">
        <w:trPr>
          <w:trHeight w:val="2225"/>
        </w:trPr>
        <w:tc>
          <w:tcPr>
            <w:tcW w:w="0" w:type="auto"/>
            <w:tcBorders>
              <w:top w:val="single" w:sz="8" w:space="0" w:color="000000"/>
              <w:left w:val="single" w:sz="8" w:space="0" w:color="000000"/>
              <w:bottom w:val="single" w:sz="8" w:space="0" w:color="000000"/>
              <w:right w:val="single" w:sz="8" w:space="0" w:color="000000"/>
            </w:tcBorders>
            <w:shd w:val="clear" w:color="auto" w:fill="A8D08D"/>
            <w:tcMar>
              <w:top w:w="100" w:type="dxa"/>
              <w:left w:w="100" w:type="dxa"/>
              <w:bottom w:w="100" w:type="dxa"/>
              <w:right w:w="100" w:type="dxa"/>
            </w:tcMar>
            <w:hideMark/>
          </w:tcPr>
          <w:p w14:paraId="17AB0976" w14:textId="77777777" w:rsidR="00A0580F" w:rsidRPr="00A0580F" w:rsidRDefault="00A0580F" w:rsidP="00A0580F">
            <w:pPr>
              <w:spacing w:before="240" w:after="0" w:line="240" w:lineRule="auto"/>
              <w:ind w:firstLine="0"/>
              <w:jc w:val="center"/>
              <w:rPr>
                <w:rFonts w:ascii="Times New Roman" w:eastAsia="Times New Roman" w:hAnsi="Times New Roman" w:cs="Times New Roman"/>
                <w:sz w:val="24"/>
                <w:szCs w:val="24"/>
              </w:rPr>
            </w:pPr>
            <w:r w:rsidRPr="00A0580F">
              <w:rPr>
                <w:rFonts w:ascii="Times New Roman" w:eastAsia="Times New Roman" w:hAnsi="Times New Roman" w:cs="Times New Roman"/>
                <w:b/>
                <w:bCs/>
                <w:color w:val="000000"/>
              </w:rPr>
              <w:t>Luồng sự kiện chính</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96A446" w14:textId="77777777" w:rsidR="00A0580F" w:rsidRPr="00A0580F" w:rsidRDefault="00A0580F" w:rsidP="00A0580F">
            <w:pPr>
              <w:spacing w:before="0" w:after="0" w:line="240" w:lineRule="auto"/>
              <w:ind w:firstLine="0"/>
              <w:jc w:val="left"/>
              <w:rPr>
                <w:rFonts w:ascii="Times New Roman" w:eastAsia="Times New Roman" w:hAnsi="Times New Roman" w:cs="Times New Roman"/>
              </w:rPr>
            </w:pPr>
          </w:p>
          <w:tbl>
            <w:tblPr>
              <w:tblW w:w="0" w:type="auto"/>
              <w:tblCellMar>
                <w:top w:w="15" w:type="dxa"/>
                <w:left w:w="15" w:type="dxa"/>
                <w:bottom w:w="15" w:type="dxa"/>
                <w:right w:w="15" w:type="dxa"/>
              </w:tblCellMar>
              <w:tblLook w:val="04A0" w:firstRow="1" w:lastRow="0" w:firstColumn="1" w:lastColumn="0" w:noHBand="0" w:noVBand="1"/>
            </w:tblPr>
            <w:tblGrid>
              <w:gridCol w:w="1152"/>
              <w:gridCol w:w="2086"/>
              <w:gridCol w:w="3885"/>
            </w:tblGrid>
            <w:tr w:rsidR="00A0580F" w:rsidRPr="00A0580F" w14:paraId="46E4D77D" w14:textId="77777777">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28D1F2" w14:textId="77777777" w:rsidR="00A0580F" w:rsidRPr="00A0580F" w:rsidRDefault="00A0580F" w:rsidP="00A0580F">
                  <w:pPr>
                    <w:spacing w:before="240" w:after="0" w:line="240" w:lineRule="auto"/>
                    <w:ind w:left="460" w:firstLine="0"/>
                    <w:jc w:val="center"/>
                    <w:rPr>
                      <w:rFonts w:ascii="Times New Roman" w:eastAsia="Times New Roman" w:hAnsi="Times New Roman" w:cs="Times New Roman"/>
                      <w:b/>
                      <w:bCs/>
                    </w:rPr>
                  </w:pPr>
                  <w:r w:rsidRPr="00A0580F">
                    <w:rPr>
                      <w:rFonts w:ascii="Times New Roman" w:eastAsia="Times New Roman" w:hAnsi="Times New Roman" w:cs="Times New Roman"/>
                      <w:b/>
                      <w:bCs/>
                      <w:color w:val="000000"/>
                    </w:rPr>
                    <w:t>STT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0AF372" w14:textId="77777777" w:rsidR="00A0580F" w:rsidRPr="00A0580F" w:rsidRDefault="00A0580F" w:rsidP="00A0580F">
                  <w:pPr>
                    <w:spacing w:before="240" w:after="0" w:line="240" w:lineRule="auto"/>
                    <w:ind w:left="460" w:firstLine="0"/>
                    <w:jc w:val="center"/>
                    <w:rPr>
                      <w:rFonts w:ascii="Times New Roman" w:eastAsia="Times New Roman" w:hAnsi="Times New Roman" w:cs="Times New Roman"/>
                      <w:b/>
                      <w:bCs/>
                    </w:rPr>
                  </w:pPr>
                  <w:r w:rsidRPr="00A0580F">
                    <w:rPr>
                      <w:rFonts w:ascii="Times New Roman" w:eastAsia="Times New Roman" w:hAnsi="Times New Roman" w:cs="Times New Roman"/>
                      <w:b/>
                      <w:bCs/>
                      <w:color w:val="000000"/>
                    </w:rPr>
                    <w:t>Thực hiện bởi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2A6802" w14:textId="77777777" w:rsidR="00A0580F" w:rsidRPr="00A0580F" w:rsidRDefault="00A0580F" w:rsidP="00A0580F">
                  <w:pPr>
                    <w:spacing w:before="240" w:after="0" w:line="240" w:lineRule="auto"/>
                    <w:ind w:left="460" w:firstLine="0"/>
                    <w:jc w:val="center"/>
                    <w:rPr>
                      <w:rFonts w:ascii="Times New Roman" w:eastAsia="Times New Roman" w:hAnsi="Times New Roman" w:cs="Times New Roman"/>
                      <w:b/>
                      <w:bCs/>
                    </w:rPr>
                  </w:pPr>
                  <w:r w:rsidRPr="00A0580F">
                    <w:rPr>
                      <w:rFonts w:ascii="Times New Roman" w:eastAsia="Times New Roman" w:hAnsi="Times New Roman" w:cs="Times New Roman"/>
                      <w:b/>
                      <w:bCs/>
                      <w:color w:val="000000"/>
                    </w:rPr>
                    <w:t>Hành động</w:t>
                  </w:r>
                </w:p>
              </w:tc>
            </w:tr>
            <w:tr w:rsidR="00A0580F" w:rsidRPr="00A0580F" w14:paraId="56544C6D" w14:textId="77777777">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2BAA2E" w14:textId="77777777" w:rsidR="00A0580F" w:rsidRPr="00A0580F" w:rsidRDefault="00A0580F" w:rsidP="00A0580F">
                  <w:pPr>
                    <w:spacing w:before="240" w:after="0" w:line="240" w:lineRule="auto"/>
                    <w:ind w:left="460" w:firstLine="0"/>
                    <w:jc w:val="center"/>
                    <w:rPr>
                      <w:rFonts w:ascii="Times New Roman" w:eastAsia="Times New Roman" w:hAnsi="Times New Roman" w:cs="Times New Roman"/>
                    </w:rPr>
                  </w:pPr>
                  <w:r w:rsidRPr="00A0580F">
                    <w:rPr>
                      <w:rFonts w:ascii="Times New Roman" w:eastAsia="Times New Roman" w:hAnsi="Times New Roman" w:cs="Times New Roman"/>
                      <w:color w:val="000000"/>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2C8366" w14:textId="5072E8F6" w:rsidR="00A0580F" w:rsidRPr="00A0580F" w:rsidRDefault="00A0580F" w:rsidP="00192977">
                  <w:pPr>
                    <w:spacing w:before="240" w:after="0" w:line="240" w:lineRule="auto"/>
                    <w:ind w:firstLine="0"/>
                    <w:jc w:val="center"/>
                    <w:rPr>
                      <w:rFonts w:ascii="Times New Roman" w:eastAsia="Times New Roman" w:hAnsi="Times New Roman" w:cs="Times New Roman"/>
                    </w:rPr>
                  </w:pPr>
                  <w:r w:rsidRPr="00A0580F">
                    <w:rPr>
                      <w:rFonts w:ascii="Times New Roman" w:eastAsia="Times New Roman" w:hAnsi="Times New Roman" w:cs="Times New Roman"/>
                      <w:color w:val="000000"/>
                    </w:rPr>
                    <w:t>Khách</w:t>
                  </w:r>
                  <w:r w:rsidR="00DE18C7">
                    <w:rPr>
                      <w:rFonts w:ascii="Times New Roman" w:eastAsia="Times New Roman" w:hAnsi="Times New Roman" w:cs="Times New Roman"/>
                      <w:color w:val="000000"/>
                    </w:rPr>
                    <w:t xml:space="preserve"> hàng</w:t>
                  </w:r>
                  <w:r w:rsidRPr="00A0580F">
                    <w:rPr>
                      <w:rFonts w:ascii="Times New Roman" w:eastAsia="Times New Roman" w:hAnsi="Times New Roman" w:cs="Times New Roman"/>
                      <w:color w:val="000000"/>
                    </w:rPr>
                    <w:t>,</w:t>
                  </w:r>
                  <w:r w:rsidR="00192977" w:rsidRPr="00192977">
                    <w:rPr>
                      <w:rFonts w:ascii="Times New Roman" w:eastAsia="Times New Roman" w:hAnsi="Times New Roman" w:cs="Times New Roman"/>
                      <w:color w:val="000000"/>
                    </w:rPr>
                    <w:t xml:space="preserve"> </w:t>
                  </w:r>
                  <w:r w:rsidR="00DE18C7">
                    <w:rPr>
                      <w:rFonts w:ascii="Times New Roman" w:eastAsia="Times New Roman" w:hAnsi="Times New Roman" w:cs="Times New Roman"/>
                      <w:color w:val="000000"/>
                    </w:rPr>
                    <w:t>quản lý</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B9ADFC" w14:textId="77777777" w:rsidR="00A0580F" w:rsidRPr="00A0580F" w:rsidRDefault="00A0580F" w:rsidP="00A0580F">
                  <w:pPr>
                    <w:spacing w:before="240" w:after="0" w:line="240" w:lineRule="auto"/>
                    <w:ind w:left="460" w:firstLine="0"/>
                    <w:jc w:val="center"/>
                    <w:rPr>
                      <w:rFonts w:ascii="Times New Roman" w:eastAsia="Times New Roman" w:hAnsi="Times New Roman" w:cs="Times New Roman"/>
                    </w:rPr>
                  </w:pPr>
                  <w:r w:rsidRPr="00A0580F">
                    <w:rPr>
                      <w:rFonts w:ascii="Times New Roman" w:eastAsia="Times New Roman" w:hAnsi="Times New Roman" w:cs="Times New Roman"/>
                      <w:color w:val="000000"/>
                    </w:rPr>
                    <w:t>Nhập thông tin đăng nhập</w:t>
                  </w:r>
                </w:p>
              </w:tc>
            </w:tr>
            <w:tr w:rsidR="00A0580F" w:rsidRPr="00A0580F" w14:paraId="5CF68BC2" w14:textId="77777777">
              <w:trPr>
                <w:trHeight w:val="7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04CE0E" w14:textId="77777777" w:rsidR="00A0580F" w:rsidRPr="00A0580F" w:rsidRDefault="00A0580F" w:rsidP="00A0580F">
                  <w:pPr>
                    <w:spacing w:before="240" w:after="0" w:line="240" w:lineRule="auto"/>
                    <w:ind w:left="460" w:firstLine="0"/>
                    <w:jc w:val="center"/>
                    <w:rPr>
                      <w:rFonts w:ascii="Times New Roman" w:eastAsia="Times New Roman" w:hAnsi="Times New Roman" w:cs="Times New Roman"/>
                    </w:rPr>
                  </w:pPr>
                  <w:r w:rsidRPr="00A0580F">
                    <w:rPr>
                      <w:rFonts w:ascii="Times New Roman" w:eastAsia="Times New Roman" w:hAnsi="Times New Roman" w:cs="Times New Roman"/>
                      <w:color w:val="000000"/>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61F4D6" w14:textId="77777777" w:rsidR="00A0580F" w:rsidRPr="00A0580F" w:rsidRDefault="00A0580F" w:rsidP="00A0580F">
                  <w:pPr>
                    <w:spacing w:before="240" w:after="0" w:line="240" w:lineRule="auto"/>
                    <w:ind w:left="460" w:firstLine="0"/>
                    <w:jc w:val="center"/>
                    <w:rPr>
                      <w:rFonts w:ascii="Times New Roman" w:eastAsia="Times New Roman" w:hAnsi="Times New Roman" w:cs="Times New Roman"/>
                    </w:rPr>
                  </w:pPr>
                  <w:r w:rsidRPr="00A0580F">
                    <w:rPr>
                      <w:rFonts w:ascii="Times New Roman" w:eastAsia="Times New Roman" w:hAnsi="Times New Roman" w:cs="Times New Roman"/>
                      <w:color w:val="000000"/>
                    </w:rPr>
                    <w:t>Hệ thống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FA7210" w14:textId="77777777" w:rsidR="00A0580F" w:rsidRPr="00A0580F" w:rsidRDefault="00A0580F" w:rsidP="00A0580F">
                  <w:pPr>
                    <w:spacing w:before="240" w:after="0" w:line="240" w:lineRule="auto"/>
                    <w:ind w:left="460" w:firstLine="0"/>
                    <w:jc w:val="center"/>
                    <w:rPr>
                      <w:rFonts w:ascii="Times New Roman" w:eastAsia="Times New Roman" w:hAnsi="Times New Roman" w:cs="Times New Roman"/>
                    </w:rPr>
                  </w:pPr>
                  <w:r w:rsidRPr="00A0580F">
                    <w:rPr>
                      <w:rFonts w:ascii="Times New Roman" w:eastAsia="Times New Roman" w:hAnsi="Times New Roman" w:cs="Times New Roman"/>
                      <w:color w:val="000000"/>
                    </w:rPr>
                    <w:t>Kiểm tra thông tin đăng nhập</w:t>
                  </w:r>
                </w:p>
              </w:tc>
            </w:tr>
            <w:tr w:rsidR="00A0580F" w:rsidRPr="00A0580F" w14:paraId="174C6A10" w14:textId="77777777">
              <w:trPr>
                <w:trHeight w:val="7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5C67F0" w14:textId="77777777" w:rsidR="00A0580F" w:rsidRPr="00A0580F" w:rsidRDefault="00A0580F" w:rsidP="00A0580F">
                  <w:pPr>
                    <w:spacing w:before="240" w:after="0" w:line="240" w:lineRule="auto"/>
                    <w:ind w:left="460" w:firstLine="0"/>
                    <w:jc w:val="center"/>
                    <w:rPr>
                      <w:rFonts w:ascii="Times New Roman" w:eastAsia="Times New Roman" w:hAnsi="Times New Roman" w:cs="Times New Roman"/>
                    </w:rPr>
                  </w:pPr>
                  <w:r w:rsidRPr="00A0580F">
                    <w:rPr>
                      <w:rFonts w:ascii="Times New Roman" w:eastAsia="Times New Roman" w:hAnsi="Times New Roman" w:cs="Times New Roman"/>
                      <w:color w:val="000000"/>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0C4BE9" w14:textId="77777777" w:rsidR="00A0580F" w:rsidRPr="00A0580F" w:rsidRDefault="00A0580F" w:rsidP="00A0580F">
                  <w:pPr>
                    <w:spacing w:before="240" w:after="0" w:line="240" w:lineRule="auto"/>
                    <w:ind w:left="460" w:firstLine="0"/>
                    <w:jc w:val="center"/>
                    <w:rPr>
                      <w:rFonts w:ascii="Times New Roman" w:eastAsia="Times New Roman" w:hAnsi="Times New Roman" w:cs="Times New Roman"/>
                    </w:rPr>
                  </w:pPr>
                  <w:r w:rsidRPr="00A0580F">
                    <w:rPr>
                      <w:rFonts w:ascii="Times New Roman" w:eastAsia="Times New Roman" w:hAnsi="Times New Roman" w:cs="Times New Roman"/>
                      <w:color w:val="000000"/>
                    </w:rPr>
                    <w:t>Hệ thống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C90EE0" w14:textId="77777777" w:rsidR="00A0580F" w:rsidRPr="00A0580F" w:rsidRDefault="00A0580F" w:rsidP="00A0580F">
                  <w:pPr>
                    <w:spacing w:before="240" w:after="0" w:line="240" w:lineRule="auto"/>
                    <w:ind w:left="460" w:firstLine="0"/>
                    <w:jc w:val="center"/>
                    <w:rPr>
                      <w:rFonts w:ascii="Times New Roman" w:eastAsia="Times New Roman" w:hAnsi="Times New Roman" w:cs="Times New Roman"/>
                    </w:rPr>
                  </w:pPr>
                  <w:r w:rsidRPr="00A0580F">
                    <w:rPr>
                      <w:rFonts w:ascii="Times New Roman" w:eastAsia="Times New Roman" w:hAnsi="Times New Roman" w:cs="Times New Roman"/>
                      <w:color w:val="000000"/>
                    </w:rPr>
                    <w:t>Hiện thị giao diện tùy theo phân quyền</w:t>
                  </w:r>
                </w:p>
              </w:tc>
            </w:tr>
          </w:tbl>
          <w:p w14:paraId="698DB49D" w14:textId="77777777" w:rsidR="00A0580F" w:rsidRPr="00A0580F" w:rsidRDefault="00A0580F" w:rsidP="00A0580F">
            <w:pPr>
              <w:spacing w:before="0" w:after="0" w:line="240" w:lineRule="auto"/>
              <w:ind w:firstLine="0"/>
              <w:jc w:val="left"/>
              <w:rPr>
                <w:rFonts w:ascii="Times New Roman" w:eastAsia="Times New Roman" w:hAnsi="Times New Roman" w:cs="Times New Roman"/>
              </w:rPr>
            </w:pPr>
          </w:p>
        </w:tc>
      </w:tr>
      <w:tr w:rsidR="00DE18C7" w:rsidRPr="00A0580F" w14:paraId="03A2BFBF" w14:textId="77777777" w:rsidTr="00A0580F">
        <w:trPr>
          <w:trHeight w:val="845"/>
        </w:trPr>
        <w:tc>
          <w:tcPr>
            <w:tcW w:w="0" w:type="auto"/>
            <w:tcBorders>
              <w:top w:val="single" w:sz="8" w:space="0" w:color="000000"/>
              <w:left w:val="single" w:sz="8" w:space="0" w:color="000000"/>
              <w:bottom w:val="single" w:sz="8" w:space="0" w:color="000000"/>
              <w:right w:val="single" w:sz="8" w:space="0" w:color="000000"/>
            </w:tcBorders>
            <w:shd w:val="clear" w:color="auto" w:fill="A8D08D"/>
            <w:tcMar>
              <w:top w:w="100" w:type="dxa"/>
              <w:left w:w="100" w:type="dxa"/>
              <w:bottom w:w="100" w:type="dxa"/>
              <w:right w:w="100" w:type="dxa"/>
            </w:tcMar>
            <w:hideMark/>
          </w:tcPr>
          <w:p w14:paraId="28D6EB05" w14:textId="77777777" w:rsidR="00A0580F" w:rsidRPr="00A0580F" w:rsidRDefault="00A0580F" w:rsidP="00A0580F">
            <w:pPr>
              <w:spacing w:before="240" w:after="0" w:line="240" w:lineRule="auto"/>
              <w:ind w:firstLine="0"/>
              <w:jc w:val="center"/>
              <w:rPr>
                <w:rFonts w:ascii="Times New Roman" w:eastAsia="Times New Roman" w:hAnsi="Times New Roman" w:cs="Times New Roman"/>
                <w:sz w:val="24"/>
                <w:szCs w:val="24"/>
              </w:rPr>
            </w:pPr>
            <w:r w:rsidRPr="00A0580F">
              <w:rPr>
                <w:rFonts w:ascii="Times New Roman" w:eastAsia="Times New Roman" w:hAnsi="Times New Roman" w:cs="Times New Roman"/>
                <w:b/>
                <w:bCs/>
                <w:color w:val="000000"/>
              </w:rPr>
              <w:t>Luồng sự kiện thay thế</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02F8A7" w14:textId="77777777" w:rsidR="00A0580F" w:rsidRPr="00A0580F" w:rsidRDefault="00A0580F" w:rsidP="00A0580F">
            <w:pPr>
              <w:spacing w:before="0" w:after="0" w:line="240" w:lineRule="auto"/>
              <w:ind w:firstLine="0"/>
              <w:jc w:val="left"/>
              <w:rPr>
                <w:rFonts w:ascii="Times New Roman" w:eastAsia="Times New Roman" w:hAnsi="Times New Roman" w:cs="Times New Roman"/>
              </w:rPr>
            </w:pPr>
          </w:p>
          <w:tbl>
            <w:tblPr>
              <w:tblW w:w="0" w:type="auto"/>
              <w:tblCellMar>
                <w:top w:w="15" w:type="dxa"/>
                <w:left w:w="15" w:type="dxa"/>
                <w:bottom w:w="15" w:type="dxa"/>
                <w:right w:w="15" w:type="dxa"/>
              </w:tblCellMar>
              <w:tblLook w:val="04A0" w:firstRow="1" w:lastRow="0" w:firstColumn="1" w:lastColumn="0" w:noHBand="0" w:noVBand="1"/>
            </w:tblPr>
            <w:tblGrid>
              <w:gridCol w:w="1152"/>
              <w:gridCol w:w="2089"/>
              <w:gridCol w:w="3882"/>
            </w:tblGrid>
            <w:tr w:rsidR="00A0580F" w:rsidRPr="00A0580F" w14:paraId="55CCE7DA" w14:textId="77777777">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0A16B5" w14:textId="77777777" w:rsidR="00A0580F" w:rsidRPr="00A0580F" w:rsidRDefault="00A0580F" w:rsidP="00A0580F">
                  <w:pPr>
                    <w:spacing w:before="240" w:after="0" w:line="240" w:lineRule="auto"/>
                    <w:ind w:left="460" w:firstLine="0"/>
                    <w:jc w:val="center"/>
                    <w:rPr>
                      <w:rFonts w:ascii="Times New Roman" w:eastAsia="Times New Roman" w:hAnsi="Times New Roman" w:cs="Times New Roman"/>
                      <w:b/>
                      <w:bCs/>
                    </w:rPr>
                  </w:pPr>
                  <w:r w:rsidRPr="00A0580F">
                    <w:rPr>
                      <w:rFonts w:ascii="Times New Roman" w:eastAsia="Times New Roman" w:hAnsi="Times New Roman" w:cs="Times New Roman"/>
                      <w:b/>
                      <w:bCs/>
                      <w:color w:val="000000"/>
                    </w:rPr>
                    <w:t>STT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15D0C7" w14:textId="77777777" w:rsidR="00A0580F" w:rsidRPr="00A0580F" w:rsidRDefault="00A0580F" w:rsidP="00A0580F">
                  <w:pPr>
                    <w:spacing w:before="240" w:after="0" w:line="240" w:lineRule="auto"/>
                    <w:ind w:left="460" w:firstLine="0"/>
                    <w:jc w:val="center"/>
                    <w:rPr>
                      <w:rFonts w:ascii="Times New Roman" w:eastAsia="Times New Roman" w:hAnsi="Times New Roman" w:cs="Times New Roman"/>
                      <w:b/>
                      <w:bCs/>
                    </w:rPr>
                  </w:pPr>
                  <w:r w:rsidRPr="00A0580F">
                    <w:rPr>
                      <w:rFonts w:ascii="Times New Roman" w:eastAsia="Times New Roman" w:hAnsi="Times New Roman" w:cs="Times New Roman"/>
                      <w:b/>
                      <w:bCs/>
                      <w:color w:val="000000"/>
                    </w:rPr>
                    <w:t>Thực hiện bởi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F756E2" w14:textId="77777777" w:rsidR="00A0580F" w:rsidRPr="00A0580F" w:rsidRDefault="00A0580F" w:rsidP="00A0580F">
                  <w:pPr>
                    <w:spacing w:before="240" w:after="0" w:line="240" w:lineRule="auto"/>
                    <w:ind w:left="460" w:firstLine="0"/>
                    <w:jc w:val="center"/>
                    <w:rPr>
                      <w:rFonts w:ascii="Times New Roman" w:eastAsia="Times New Roman" w:hAnsi="Times New Roman" w:cs="Times New Roman"/>
                      <w:b/>
                      <w:bCs/>
                    </w:rPr>
                  </w:pPr>
                  <w:r w:rsidRPr="00A0580F">
                    <w:rPr>
                      <w:rFonts w:ascii="Times New Roman" w:eastAsia="Times New Roman" w:hAnsi="Times New Roman" w:cs="Times New Roman"/>
                      <w:b/>
                      <w:bCs/>
                      <w:color w:val="000000"/>
                    </w:rPr>
                    <w:t>Hành động</w:t>
                  </w:r>
                </w:p>
              </w:tc>
            </w:tr>
            <w:tr w:rsidR="00A0580F" w:rsidRPr="00A0580F" w14:paraId="141EE615" w14:textId="77777777">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E7888A" w14:textId="77777777" w:rsidR="00A0580F" w:rsidRPr="00A0580F" w:rsidRDefault="00A0580F" w:rsidP="00A0580F">
                  <w:pPr>
                    <w:spacing w:before="240" w:after="0" w:line="240" w:lineRule="auto"/>
                    <w:ind w:left="460" w:firstLine="0"/>
                    <w:jc w:val="center"/>
                    <w:rPr>
                      <w:rFonts w:ascii="Times New Roman" w:eastAsia="Times New Roman" w:hAnsi="Times New Roman" w:cs="Times New Roman"/>
                    </w:rPr>
                  </w:pPr>
                  <w:r w:rsidRPr="00A0580F">
                    <w:rPr>
                      <w:rFonts w:ascii="Times New Roman" w:eastAsia="Times New Roman" w:hAnsi="Times New Roman" w:cs="Times New Roman"/>
                      <w:color w:val="000000"/>
                    </w:rPr>
                    <w:t>3a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6DD0A7" w14:textId="77777777" w:rsidR="00A0580F" w:rsidRPr="00A0580F" w:rsidRDefault="00A0580F" w:rsidP="00A0580F">
                  <w:pPr>
                    <w:spacing w:before="240" w:after="0" w:line="240" w:lineRule="auto"/>
                    <w:ind w:left="460" w:firstLine="0"/>
                    <w:jc w:val="center"/>
                    <w:rPr>
                      <w:rFonts w:ascii="Times New Roman" w:eastAsia="Times New Roman" w:hAnsi="Times New Roman" w:cs="Times New Roman"/>
                    </w:rPr>
                  </w:pPr>
                  <w:r w:rsidRPr="00A0580F">
                    <w:rPr>
                      <w:rFonts w:ascii="Times New Roman" w:eastAsia="Times New Roman" w:hAnsi="Times New Roman" w:cs="Times New Roman"/>
                      <w:color w:val="000000"/>
                    </w:rPr>
                    <w:t>Hệ thống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EA6B30" w14:textId="0956A6BD" w:rsidR="00A0580F" w:rsidRPr="00A0580F" w:rsidRDefault="00A0580F" w:rsidP="00A0580F">
                  <w:pPr>
                    <w:spacing w:before="240" w:after="0" w:line="240" w:lineRule="auto"/>
                    <w:ind w:left="460" w:firstLine="0"/>
                    <w:jc w:val="center"/>
                    <w:rPr>
                      <w:rFonts w:ascii="Times New Roman" w:eastAsia="Times New Roman" w:hAnsi="Times New Roman" w:cs="Times New Roman"/>
                    </w:rPr>
                  </w:pPr>
                  <w:r w:rsidRPr="00A0580F">
                    <w:rPr>
                      <w:rFonts w:ascii="Times New Roman" w:eastAsia="Times New Roman" w:hAnsi="Times New Roman" w:cs="Times New Roman"/>
                      <w:color w:val="000000"/>
                    </w:rPr>
                    <w:t>Thông báo đăng nhập sai</w:t>
                  </w:r>
                  <w:r w:rsidR="00D05800">
                    <w:rPr>
                      <w:rFonts w:ascii="Times New Roman" w:eastAsia="Times New Roman" w:hAnsi="Times New Roman" w:cs="Times New Roman"/>
                      <w:color w:val="000000"/>
                    </w:rPr>
                    <w:t>/Quay lại</w:t>
                  </w:r>
                </w:p>
              </w:tc>
            </w:tr>
          </w:tbl>
          <w:p w14:paraId="006D7EB6" w14:textId="77777777" w:rsidR="00A0580F" w:rsidRPr="00A0580F" w:rsidRDefault="00A0580F" w:rsidP="00A0580F">
            <w:pPr>
              <w:spacing w:before="0" w:after="0" w:line="240" w:lineRule="auto"/>
              <w:ind w:firstLine="0"/>
              <w:jc w:val="left"/>
              <w:rPr>
                <w:rFonts w:ascii="Times New Roman" w:eastAsia="Times New Roman" w:hAnsi="Times New Roman" w:cs="Times New Roman"/>
              </w:rPr>
            </w:pPr>
          </w:p>
        </w:tc>
      </w:tr>
    </w:tbl>
    <w:p w14:paraId="45FD3DB2" w14:textId="4C724EC5" w:rsidR="002A627B" w:rsidRPr="002A627B" w:rsidRDefault="002A627B" w:rsidP="00247006">
      <w:pPr>
        <w:ind w:firstLine="0"/>
      </w:pPr>
    </w:p>
    <w:p w14:paraId="5566E1F4" w14:textId="28DBCF34" w:rsidR="00865D5C" w:rsidRDefault="00865D5C" w:rsidP="00865D5C">
      <w:pPr>
        <w:pStyle w:val="Heading4"/>
      </w:pPr>
      <w:bookmarkStart w:id="78" w:name="_Toc119108300"/>
      <w:r>
        <w:lastRenderedPageBreak/>
        <w:t>1.5.3. Chức năng hiển thị</w:t>
      </w:r>
      <w:r w:rsidR="00042E19">
        <w:t xml:space="preserve"> thông tin</w:t>
      </w:r>
      <w:r>
        <w:t xml:space="preserve"> sản phẩm</w:t>
      </w:r>
      <w:bookmarkEnd w:id="78"/>
    </w:p>
    <w:p w14:paraId="52671260" w14:textId="08B1A896" w:rsidR="00D451A7" w:rsidRPr="00D451A7" w:rsidRDefault="007847EF" w:rsidP="00534610">
      <w:pPr>
        <w:jc w:val="center"/>
      </w:pPr>
      <w:r>
        <w:rPr>
          <w:noProof/>
        </w:rPr>
        <w:drawing>
          <wp:inline distT="0" distB="0" distL="0" distR="0" wp14:anchorId="75DBEF38" wp14:editId="11751C93">
            <wp:extent cx="2095500" cy="4572000"/>
            <wp:effectExtent l="0" t="0" r="0" b="0"/>
            <wp:docPr id="1321333600" name="Picture 132133360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333600" name="Picture 1321333600" descr="Diagram&#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2095500" cy="4572000"/>
                    </a:xfrm>
                    <a:prstGeom prst="rect">
                      <a:avLst/>
                    </a:prstGeom>
                  </pic:spPr>
                </pic:pic>
              </a:graphicData>
            </a:graphic>
          </wp:inline>
        </w:drawing>
      </w:r>
      <w:r w:rsidR="002A627B">
        <w:rPr>
          <w:rFonts w:ascii="Calibri Light" w:hAnsi="Calibri Light" w:cs="Calibri Light"/>
          <w:color w:val="000000"/>
          <w:shd w:val="clear" w:color="auto" w:fill="FFFFFF"/>
        </w:rPr>
        <w:br/>
      </w:r>
      <w:r w:rsidR="00534610" w:rsidRPr="00EF07FC">
        <w:rPr>
          <w:rFonts w:ascii="Times New Roman" w:hAnsi="Times New Roman" w:cs="Times New Roman"/>
          <w:i/>
          <w:iCs/>
          <w:sz w:val="24"/>
          <w:szCs w:val="24"/>
        </w:rPr>
        <w:t>Hình 1.5.</w:t>
      </w:r>
      <w:r w:rsidR="00534610">
        <w:rPr>
          <w:rFonts w:ascii="Times New Roman" w:hAnsi="Times New Roman" w:cs="Times New Roman"/>
          <w:i/>
          <w:iCs/>
          <w:sz w:val="24"/>
          <w:szCs w:val="24"/>
        </w:rPr>
        <w:t>3</w:t>
      </w:r>
      <w:r w:rsidR="00534610" w:rsidRPr="00EF07FC">
        <w:rPr>
          <w:rFonts w:ascii="Times New Roman" w:hAnsi="Times New Roman" w:cs="Times New Roman"/>
          <w:i/>
          <w:iCs/>
          <w:sz w:val="24"/>
          <w:szCs w:val="24"/>
        </w:rPr>
        <w:t xml:space="preserve">. Chi tiết chức năng thiết kế cho chức năng </w:t>
      </w:r>
      <w:r w:rsidR="00534610">
        <w:rPr>
          <w:rFonts w:ascii="Times New Roman" w:hAnsi="Times New Roman" w:cs="Times New Roman"/>
          <w:i/>
          <w:iCs/>
          <w:sz w:val="24"/>
          <w:szCs w:val="24"/>
        </w:rPr>
        <w:t>hiển thị thông tin sản phẩm</w:t>
      </w:r>
    </w:p>
    <w:tbl>
      <w:tblPr>
        <w:tblW w:w="0" w:type="auto"/>
        <w:tblCellMar>
          <w:top w:w="15" w:type="dxa"/>
          <w:left w:w="15" w:type="dxa"/>
          <w:bottom w:w="15" w:type="dxa"/>
          <w:right w:w="15" w:type="dxa"/>
        </w:tblCellMar>
        <w:tblLook w:val="04A0" w:firstRow="1" w:lastRow="0" w:firstColumn="1" w:lastColumn="0" w:noHBand="0" w:noVBand="1"/>
      </w:tblPr>
      <w:tblGrid>
        <w:gridCol w:w="2475"/>
        <w:gridCol w:w="1515"/>
        <w:gridCol w:w="2698"/>
        <w:gridCol w:w="2930"/>
      </w:tblGrid>
      <w:tr w:rsidR="00310B89" w:rsidRPr="00D451A7" w14:paraId="494DCB33" w14:textId="77777777" w:rsidTr="00D451A7">
        <w:trPr>
          <w:trHeight w:val="500"/>
        </w:trPr>
        <w:tc>
          <w:tcPr>
            <w:tcW w:w="0" w:type="auto"/>
            <w:tcBorders>
              <w:top w:val="single" w:sz="8" w:space="0" w:color="000000"/>
              <w:left w:val="single" w:sz="8" w:space="0" w:color="000000"/>
              <w:bottom w:val="single" w:sz="8" w:space="0" w:color="000000"/>
              <w:right w:val="single" w:sz="8" w:space="0" w:color="000000"/>
            </w:tcBorders>
            <w:shd w:val="clear" w:color="auto" w:fill="A8D08D"/>
            <w:tcMar>
              <w:top w:w="100" w:type="dxa"/>
              <w:left w:w="100" w:type="dxa"/>
              <w:bottom w:w="100" w:type="dxa"/>
              <w:right w:w="100" w:type="dxa"/>
            </w:tcMar>
            <w:hideMark/>
          </w:tcPr>
          <w:p w14:paraId="02672721" w14:textId="3AEA3DF2" w:rsidR="00D451A7" w:rsidRPr="00D451A7" w:rsidRDefault="00D451A7" w:rsidP="00D451A7">
            <w:pPr>
              <w:spacing w:before="240" w:after="0" w:line="240" w:lineRule="auto"/>
              <w:ind w:firstLine="0"/>
              <w:jc w:val="center"/>
              <w:rPr>
                <w:rFonts w:ascii="Times New Roman" w:eastAsia="Times New Roman" w:hAnsi="Times New Roman" w:cs="Times New Roman"/>
                <w:sz w:val="24"/>
                <w:szCs w:val="24"/>
              </w:rPr>
            </w:pPr>
            <w:r w:rsidRPr="00D451A7">
              <w:rPr>
                <w:rFonts w:ascii="Times New Roman" w:eastAsia="Times New Roman" w:hAnsi="Times New Roman" w:cs="Times New Roman"/>
                <w:b/>
                <w:bCs/>
                <w:color w:val="000000"/>
              </w:rPr>
              <w:t>Mã use</w:t>
            </w:r>
            <w:r w:rsidR="00C33DC6">
              <w:rPr>
                <w:rFonts w:ascii="Times New Roman" w:eastAsia="Times New Roman" w:hAnsi="Times New Roman" w:cs="Times New Roman"/>
                <w:b/>
                <w:bCs/>
                <w:color w:val="000000"/>
              </w:rPr>
              <w:t>-</w:t>
            </w:r>
            <w:r w:rsidRPr="00D451A7">
              <w:rPr>
                <w:rFonts w:ascii="Times New Roman" w:eastAsia="Times New Roman" w:hAnsi="Times New Roman" w:cs="Times New Roman"/>
                <w:b/>
                <w:bCs/>
                <w:color w:val="000000"/>
              </w:rPr>
              <w:t>case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54D542" w14:textId="77777777" w:rsidR="00D451A7" w:rsidRPr="00D451A7" w:rsidRDefault="00D451A7" w:rsidP="00D451A7">
            <w:pPr>
              <w:spacing w:before="240" w:after="0" w:line="240" w:lineRule="auto"/>
              <w:ind w:firstLine="0"/>
              <w:jc w:val="center"/>
              <w:rPr>
                <w:rFonts w:ascii="Times New Roman" w:eastAsia="Times New Roman" w:hAnsi="Times New Roman" w:cs="Times New Roman"/>
                <w:sz w:val="24"/>
                <w:szCs w:val="24"/>
              </w:rPr>
            </w:pPr>
            <w:r w:rsidRPr="00D451A7">
              <w:rPr>
                <w:rFonts w:ascii="Times New Roman" w:eastAsia="Times New Roman" w:hAnsi="Times New Roman" w:cs="Times New Roman"/>
                <w:b/>
                <w:bCs/>
                <w:color w:val="000000"/>
              </w:rPr>
              <w:t>UC03</w:t>
            </w:r>
          </w:p>
        </w:tc>
        <w:tc>
          <w:tcPr>
            <w:tcW w:w="0" w:type="auto"/>
            <w:tcBorders>
              <w:top w:val="single" w:sz="8" w:space="0" w:color="000000"/>
              <w:left w:val="single" w:sz="8" w:space="0" w:color="000000"/>
              <w:bottom w:val="single" w:sz="8" w:space="0" w:color="000000"/>
              <w:right w:val="single" w:sz="8" w:space="0" w:color="000000"/>
            </w:tcBorders>
            <w:shd w:val="clear" w:color="auto" w:fill="A8D08D"/>
            <w:tcMar>
              <w:top w:w="100" w:type="dxa"/>
              <w:left w:w="100" w:type="dxa"/>
              <w:bottom w:w="100" w:type="dxa"/>
              <w:right w:w="100" w:type="dxa"/>
            </w:tcMar>
            <w:hideMark/>
          </w:tcPr>
          <w:p w14:paraId="33862EA1" w14:textId="097DD1E7" w:rsidR="00D451A7" w:rsidRPr="00D451A7" w:rsidRDefault="00D451A7" w:rsidP="00D451A7">
            <w:pPr>
              <w:spacing w:before="240" w:after="0" w:line="240" w:lineRule="auto"/>
              <w:ind w:firstLine="0"/>
              <w:jc w:val="center"/>
              <w:rPr>
                <w:rFonts w:ascii="Times New Roman" w:eastAsia="Times New Roman" w:hAnsi="Times New Roman" w:cs="Times New Roman"/>
                <w:sz w:val="24"/>
                <w:szCs w:val="24"/>
              </w:rPr>
            </w:pPr>
            <w:r w:rsidRPr="00D451A7">
              <w:rPr>
                <w:rFonts w:ascii="Times New Roman" w:eastAsia="Times New Roman" w:hAnsi="Times New Roman" w:cs="Times New Roman"/>
                <w:b/>
                <w:bCs/>
                <w:color w:val="000000"/>
              </w:rPr>
              <w:t>Tên use</w:t>
            </w:r>
            <w:r w:rsidR="00C33DC6">
              <w:rPr>
                <w:rFonts w:ascii="Times New Roman" w:eastAsia="Times New Roman" w:hAnsi="Times New Roman" w:cs="Times New Roman"/>
                <w:b/>
                <w:bCs/>
                <w:color w:val="000000"/>
              </w:rPr>
              <w:t>-</w:t>
            </w:r>
            <w:r w:rsidRPr="00D451A7">
              <w:rPr>
                <w:rFonts w:ascii="Times New Roman" w:eastAsia="Times New Roman" w:hAnsi="Times New Roman" w:cs="Times New Roman"/>
                <w:b/>
                <w:bCs/>
                <w:color w:val="000000"/>
              </w:rPr>
              <w:t>case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B7A550" w14:textId="77777777" w:rsidR="00D451A7" w:rsidRPr="00D451A7" w:rsidRDefault="00D451A7" w:rsidP="00D451A7">
            <w:pPr>
              <w:spacing w:before="240" w:after="0" w:line="240" w:lineRule="auto"/>
              <w:ind w:firstLine="0"/>
              <w:rPr>
                <w:rFonts w:ascii="Times New Roman" w:eastAsia="Times New Roman" w:hAnsi="Times New Roman" w:cs="Times New Roman"/>
                <w:sz w:val="24"/>
                <w:szCs w:val="24"/>
              </w:rPr>
            </w:pPr>
            <w:r w:rsidRPr="00D451A7">
              <w:rPr>
                <w:rFonts w:ascii="Times New Roman" w:eastAsia="Times New Roman" w:hAnsi="Times New Roman" w:cs="Times New Roman"/>
                <w:color w:val="000000"/>
              </w:rPr>
              <w:t>Xem sản phẩm</w:t>
            </w:r>
          </w:p>
        </w:tc>
      </w:tr>
      <w:tr w:rsidR="00D451A7" w:rsidRPr="00D451A7" w14:paraId="31616409" w14:textId="77777777" w:rsidTr="00D451A7">
        <w:trPr>
          <w:trHeight w:val="500"/>
        </w:trPr>
        <w:tc>
          <w:tcPr>
            <w:tcW w:w="0" w:type="auto"/>
            <w:tcBorders>
              <w:top w:val="single" w:sz="8" w:space="0" w:color="000000"/>
              <w:left w:val="single" w:sz="8" w:space="0" w:color="000000"/>
              <w:bottom w:val="single" w:sz="8" w:space="0" w:color="000000"/>
              <w:right w:val="single" w:sz="8" w:space="0" w:color="000000"/>
            </w:tcBorders>
            <w:shd w:val="clear" w:color="auto" w:fill="A8D08D"/>
            <w:tcMar>
              <w:top w:w="100" w:type="dxa"/>
              <w:left w:w="100" w:type="dxa"/>
              <w:bottom w:w="100" w:type="dxa"/>
              <w:right w:w="100" w:type="dxa"/>
            </w:tcMar>
            <w:hideMark/>
          </w:tcPr>
          <w:p w14:paraId="487934E6" w14:textId="77777777" w:rsidR="00D451A7" w:rsidRPr="00D451A7" w:rsidRDefault="00D451A7" w:rsidP="00D451A7">
            <w:pPr>
              <w:spacing w:before="240" w:after="0" w:line="240" w:lineRule="auto"/>
              <w:ind w:firstLine="0"/>
              <w:jc w:val="center"/>
              <w:rPr>
                <w:rFonts w:ascii="Times New Roman" w:eastAsia="Times New Roman" w:hAnsi="Times New Roman" w:cs="Times New Roman"/>
                <w:sz w:val="24"/>
                <w:szCs w:val="24"/>
              </w:rPr>
            </w:pPr>
            <w:r w:rsidRPr="00D451A7">
              <w:rPr>
                <w:rFonts w:ascii="Times New Roman" w:eastAsia="Times New Roman" w:hAnsi="Times New Roman" w:cs="Times New Roman"/>
                <w:b/>
                <w:bCs/>
                <w:color w:val="000000"/>
              </w:rPr>
              <w:t>Mục đích sử dụng</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EF3F6F" w14:textId="0E68BA65" w:rsidR="00D451A7" w:rsidRPr="00D451A7" w:rsidRDefault="00D451A7" w:rsidP="00D451A7">
            <w:pPr>
              <w:spacing w:before="240" w:after="0" w:line="240" w:lineRule="auto"/>
              <w:ind w:firstLine="0"/>
              <w:rPr>
                <w:rFonts w:ascii="Times New Roman" w:eastAsia="Times New Roman" w:hAnsi="Times New Roman" w:cs="Times New Roman"/>
                <w:sz w:val="24"/>
                <w:szCs w:val="24"/>
              </w:rPr>
            </w:pPr>
            <w:r w:rsidRPr="00D451A7">
              <w:rPr>
                <w:rFonts w:ascii="Times New Roman" w:eastAsia="Times New Roman" w:hAnsi="Times New Roman" w:cs="Times New Roman"/>
                <w:color w:val="000000"/>
              </w:rPr>
              <w:t>Xem thông tin s</w:t>
            </w:r>
            <w:r w:rsidR="00665690">
              <w:rPr>
                <w:rFonts w:ascii="Times New Roman" w:eastAsia="Times New Roman" w:hAnsi="Times New Roman" w:cs="Times New Roman"/>
                <w:color w:val="000000"/>
              </w:rPr>
              <w:t>ản phẩm</w:t>
            </w:r>
          </w:p>
        </w:tc>
      </w:tr>
      <w:tr w:rsidR="00D451A7" w:rsidRPr="00D451A7" w14:paraId="1D6B449B" w14:textId="77777777" w:rsidTr="00D451A7">
        <w:trPr>
          <w:trHeight w:val="500"/>
        </w:trPr>
        <w:tc>
          <w:tcPr>
            <w:tcW w:w="0" w:type="auto"/>
            <w:tcBorders>
              <w:top w:val="single" w:sz="8" w:space="0" w:color="000000"/>
              <w:left w:val="single" w:sz="8" w:space="0" w:color="000000"/>
              <w:bottom w:val="single" w:sz="8" w:space="0" w:color="000000"/>
              <w:right w:val="single" w:sz="8" w:space="0" w:color="000000"/>
            </w:tcBorders>
            <w:shd w:val="clear" w:color="auto" w:fill="A8D08D"/>
            <w:tcMar>
              <w:top w:w="100" w:type="dxa"/>
              <w:left w:w="100" w:type="dxa"/>
              <w:bottom w:w="100" w:type="dxa"/>
              <w:right w:w="100" w:type="dxa"/>
            </w:tcMar>
            <w:hideMark/>
          </w:tcPr>
          <w:p w14:paraId="00477787" w14:textId="77777777" w:rsidR="00D451A7" w:rsidRPr="00D451A7" w:rsidRDefault="00D451A7" w:rsidP="00D451A7">
            <w:pPr>
              <w:spacing w:before="240" w:after="0" w:line="240" w:lineRule="auto"/>
              <w:ind w:firstLine="0"/>
              <w:jc w:val="center"/>
              <w:rPr>
                <w:rFonts w:ascii="Times New Roman" w:eastAsia="Times New Roman" w:hAnsi="Times New Roman" w:cs="Times New Roman"/>
                <w:sz w:val="24"/>
                <w:szCs w:val="24"/>
              </w:rPr>
            </w:pPr>
            <w:r w:rsidRPr="00D451A7">
              <w:rPr>
                <w:rFonts w:ascii="Times New Roman" w:eastAsia="Times New Roman" w:hAnsi="Times New Roman" w:cs="Times New Roman"/>
                <w:b/>
                <w:bCs/>
                <w:color w:val="000000"/>
              </w:rPr>
              <w:t>Tác nhân</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C129BE" w14:textId="60E42943" w:rsidR="00D451A7" w:rsidRPr="00D451A7" w:rsidRDefault="00D451A7" w:rsidP="00D451A7">
            <w:pPr>
              <w:spacing w:before="240" w:after="0" w:line="240" w:lineRule="auto"/>
              <w:ind w:firstLine="0"/>
              <w:rPr>
                <w:rFonts w:ascii="Times New Roman" w:eastAsia="Times New Roman" w:hAnsi="Times New Roman" w:cs="Times New Roman"/>
                <w:sz w:val="24"/>
                <w:szCs w:val="24"/>
              </w:rPr>
            </w:pPr>
            <w:r w:rsidRPr="00D451A7">
              <w:rPr>
                <w:rFonts w:ascii="Times New Roman" w:eastAsia="Times New Roman" w:hAnsi="Times New Roman" w:cs="Times New Roman"/>
                <w:color w:val="000000"/>
              </w:rPr>
              <w:t>Khách</w:t>
            </w:r>
            <w:r w:rsidR="00665690">
              <w:rPr>
                <w:rFonts w:ascii="Times New Roman" w:eastAsia="Times New Roman" w:hAnsi="Times New Roman" w:cs="Times New Roman"/>
                <w:color w:val="000000"/>
              </w:rPr>
              <w:t xml:space="preserve"> hàng</w:t>
            </w:r>
          </w:p>
        </w:tc>
      </w:tr>
      <w:tr w:rsidR="00D451A7" w:rsidRPr="00D451A7" w14:paraId="798DA864" w14:textId="77777777" w:rsidTr="00D451A7">
        <w:trPr>
          <w:trHeight w:val="500"/>
        </w:trPr>
        <w:tc>
          <w:tcPr>
            <w:tcW w:w="0" w:type="auto"/>
            <w:tcBorders>
              <w:top w:val="single" w:sz="8" w:space="0" w:color="000000"/>
              <w:left w:val="single" w:sz="8" w:space="0" w:color="000000"/>
              <w:bottom w:val="single" w:sz="8" w:space="0" w:color="000000"/>
              <w:right w:val="single" w:sz="8" w:space="0" w:color="000000"/>
            </w:tcBorders>
            <w:shd w:val="clear" w:color="auto" w:fill="A8D08D"/>
            <w:tcMar>
              <w:top w:w="100" w:type="dxa"/>
              <w:left w:w="100" w:type="dxa"/>
              <w:bottom w:w="100" w:type="dxa"/>
              <w:right w:w="100" w:type="dxa"/>
            </w:tcMar>
            <w:hideMark/>
          </w:tcPr>
          <w:p w14:paraId="3733A35C" w14:textId="77777777" w:rsidR="00D451A7" w:rsidRPr="00D451A7" w:rsidRDefault="00D451A7" w:rsidP="00D451A7">
            <w:pPr>
              <w:spacing w:before="240" w:after="0" w:line="240" w:lineRule="auto"/>
              <w:ind w:firstLine="0"/>
              <w:jc w:val="center"/>
              <w:rPr>
                <w:rFonts w:ascii="Times New Roman" w:eastAsia="Times New Roman" w:hAnsi="Times New Roman" w:cs="Times New Roman"/>
                <w:sz w:val="24"/>
                <w:szCs w:val="24"/>
              </w:rPr>
            </w:pPr>
            <w:r w:rsidRPr="00D451A7">
              <w:rPr>
                <w:rFonts w:ascii="Times New Roman" w:eastAsia="Times New Roman" w:hAnsi="Times New Roman" w:cs="Times New Roman"/>
                <w:b/>
                <w:bCs/>
                <w:color w:val="000000"/>
              </w:rPr>
              <w:t>Sự kiện kích hoạt</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0ECAFA" w14:textId="6EE39848" w:rsidR="00D451A7" w:rsidRPr="00D451A7" w:rsidRDefault="00D451A7" w:rsidP="00D451A7">
            <w:pPr>
              <w:spacing w:before="240" w:after="0" w:line="240" w:lineRule="auto"/>
              <w:ind w:firstLine="0"/>
              <w:rPr>
                <w:rFonts w:ascii="Times New Roman" w:eastAsia="Times New Roman" w:hAnsi="Times New Roman" w:cs="Times New Roman"/>
                <w:sz w:val="24"/>
                <w:szCs w:val="24"/>
              </w:rPr>
            </w:pPr>
            <w:r w:rsidRPr="00D451A7">
              <w:rPr>
                <w:rFonts w:ascii="Times New Roman" w:eastAsia="Times New Roman" w:hAnsi="Times New Roman" w:cs="Times New Roman"/>
                <w:color w:val="000000"/>
              </w:rPr>
              <w:t xml:space="preserve">Sau khi </w:t>
            </w:r>
            <w:r w:rsidR="00F75B47">
              <w:rPr>
                <w:rFonts w:ascii="Times New Roman" w:eastAsia="Times New Roman" w:hAnsi="Times New Roman" w:cs="Times New Roman"/>
                <w:color w:val="000000"/>
              </w:rPr>
              <w:t>khách hàng nh</w:t>
            </w:r>
            <w:r w:rsidRPr="00D451A7">
              <w:rPr>
                <w:rFonts w:ascii="Times New Roman" w:eastAsia="Times New Roman" w:hAnsi="Times New Roman" w:cs="Times New Roman"/>
                <w:color w:val="000000"/>
              </w:rPr>
              <w:t xml:space="preserve">ấn vào </w:t>
            </w:r>
            <w:r w:rsidR="00310B89">
              <w:rPr>
                <w:rFonts w:ascii="Times New Roman" w:eastAsia="Times New Roman" w:hAnsi="Times New Roman" w:cs="Times New Roman"/>
                <w:color w:val="000000"/>
              </w:rPr>
              <w:t>sản phẩm</w:t>
            </w:r>
            <w:r w:rsidRPr="00D451A7">
              <w:rPr>
                <w:rFonts w:ascii="Times New Roman" w:eastAsia="Times New Roman" w:hAnsi="Times New Roman" w:cs="Times New Roman"/>
                <w:color w:val="000000"/>
              </w:rPr>
              <w:t xml:space="preserve"> mà </w:t>
            </w:r>
            <w:r w:rsidR="00F75B47">
              <w:rPr>
                <w:rFonts w:ascii="Times New Roman" w:eastAsia="Times New Roman" w:hAnsi="Times New Roman" w:cs="Times New Roman"/>
                <w:color w:val="000000"/>
              </w:rPr>
              <w:t>bản thân</w:t>
            </w:r>
            <w:r w:rsidRPr="00D451A7">
              <w:rPr>
                <w:rFonts w:ascii="Times New Roman" w:eastAsia="Times New Roman" w:hAnsi="Times New Roman" w:cs="Times New Roman"/>
                <w:color w:val="000000"/>
              </w:rPr>
              <w:t xml:space="preserve"> muốn </w:t>
            </w:r>
            <w:r w:rsidR="00F75B47">
              <w:rPr>
                <w:rFonts w:ascii="Times New Roman" w:eastAsia="Times New Roman" w:hAnsi="Times New Roman" w:cs="Times New Roman"/>
                <w:color w:val="000000"/>
              </w:rPr>
              <w:t>mua/xem</w:t>
            </w:r>
          </w:p>
        </w:tc>
      </w:tr>
      <w:tr w:rsidR="00D451A7" w:rsidRPr="00D451A7" w14:paraId="52FCB4FE" w14:textId="77777777" w:rsidTr="00D451A7">
        <w:trPr>
          <w:trHeight w:val="785"/>
        </w:trPr>
        <w:tc>
          <w:tcPr>
            <w:tcW w:w="0" w:type="auto"/>
            <w:tcBorders>
              <w:top w:val="single" w:sz="8" w:space="0" w:color="000000"/>
              <w:left w:val="single" w:sz="8" w:space="0" w:color="000000"/>
              <w:bottom w:val="single" w:sz="8" w:space="0" w:color="000000"/>
              <w:right w:val="single" w:sz="8" w:space="0" w:color="000000"/>
            </w:tcBorders>
            <w:shd w:val="clear" w:color="auto" w:fill="A8D08D"/>
            <w:tcMar>
              <w:top w:w="100" w:type="dxa"/>
              <w:left w:w="100" w:type="dxa"/>
              <w:bottom w:w="100" w:type="dxa"/>
              <w:right w:w="100" w:type="dxa"/>
            </w:tcMar>
            <w:hideMark/>
          </w:tcPr>
          <w:p w14:paraId="4A8200C9" w14:textId="77777777" w:rsidR="00D451A7" w:rsidRPr="00D451A7" w:rsidRDefault="00D451A7" w:rsidP="00D451A7">
            <w:pPr>
              <w:spacing w:before="240" w:after="0" w:line="240" w:lineRule="auto"/>
              <w:ind w:firstLine="0"/>
              <w:jc w:val="center"/>
              <w:rPr>
                <w:rFonts w:ascii="Times New Roman" w:eastAsia="Times New Roman" w:hAnsi="Times New Roman" w:cs="Times New Roman"/>
                <w:sz w:val="24"/>
                <w:szCs w:val="24"/>
              </w:rPr>
            </w:pPr>
            <w:r w:rsidRPr="00D451A7">
              <w:rPr>
                <w:rFonts w:ascii="Times New Roman" w:eastAsia="Times New Roman" w:hAnsi="Times New Roman" w:cs="Times New Roman"/>
                <w:b/>
                <w:bCs/>
                <w:color w:val="000000"/>
              </w:rPr>
              <w:t>Điều kiện tiên quyết</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64ED9E" w14:textId="74D5C0CB" w:rsidR="00D451A7" w:rsidRPr="00D451A7" w:rsidRDefault="00D451A7" w:rsidP="00D451A7">
            <w:pPr>
              <w:spacing w:before="240" w:after="0" w:line="240" w:lineRule="auto"/>
              <w:ind w:firstLine="0"/>
              <w:rPr>
                <w:rFonts w:ascii="Times New Roman" w:eastAsia="Times New Roman" w:hAnsi="Times New Roman" w:cs="Times New Roman"/>
                <w:sz w:val="24"/>
                <w:szCs w:val="24"/>
              </w:rPr>
            </w:pPr>
            <w:r w:rsidRPr="00D451A7">
              <w:rPr>
                <w:rFonts w:ascii="Times New Roman" w:eastAsia="Times New Roman" w:hAnsi="Times New Roman" w:cs="Times New Roman"/>
                <w:color w:val="000000"/>
              </w:rPr>
              <w:t>Phải đăng nhập vào hệ thống</w:t>
            </w:r>
          </w:p>
        </w:tc>
      </w:tr>
      <w:tr w:rsidR="00D451A7" w:rsidRPr="00D451A7" w14:paraId="5225CCF5" w14:textId="77777777" w:rsidTr="00D451A7">
        <w:trPr>
          <w:trHeight w:val="500"/>
        </w:trPr>
        <w:tc>
          <w:tcPr>
            <w:tcW w:w="0" w:type="auto"/>
            <w:tcBorders>
              <w:top w:val="single" w:sz="8" w:space="0" w:color="000000"/>
              <w:left w:val="single" w:sz="8" w:space="0" w:color="000000"/>
              <w:bottom w:val="single" w:sz="8" w:space="0" w:color="000000"/>
              <w:right w:val="single" w:sz="8" w:space="0" w:color="000000"/>
            </w:tcBorders>
            <w:shd w:val="clear" w:color="auto" w:fill="A8D08D"/>
            <w:tcMar>
              <w:top w:w="100" w:type="dxa"/>
              <w:left w:w="100" w:type="dxa"/>
              <w:bottom w:w="100" w:type="dxa"/>
              <w:right w:w="100" w:type="dxa"/>
            </w:tcMar>
            <w:hideMark/>
          </w:tcPr>
          <w:p w14:paraId="43B85202" w14:textId="77777777" w:rsidR="00D451A7" w:rsidRPr="00D451A7" w:rsidRDefault="00D451A7" w:rsidP="00D451A7">
            <w:pPr>
              <w:spacing w:before="240" w:after="0" w:line="240" w:lineRule="auto"/>
              <w:ind w:firstLine="0"/>
              <w:jc w:val="center"/>
              <w:rPr>
                <w:rFonts w:ascii="Times New Roman" w:eastAsia="Times New Roman" w:hAnsi="Times New Roman" w:cs="Times New Roman"/>
                <w:sz w:val="24"/>
                <w:szCs w:val="24"/>
              </w:rPr>
            </w:pPr>
            <w:r w:rsidRPr="00D451A7">
              <w:rPr>
                <w:rFonts w:ascii="Times New Roman" w:eastAsia="Times New Roman" w:hAnsi="Times New Roman" w:cs="Times New Roman"/>
                <w:b/>
                <w:bCs/>
                <w:color w:val="000000"/>
              </w:rPr>
              <w:t>Hậu điều kiện</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2EF97C" w14:textId="77777777" w:rsidR="00D451A7" w:rsidRPr="00D451A7" w:rsidRDefault="00D451A7" w:rsidP="00D451A7">
            <w:pPr>
              <w:spacing w:before="0" w:after="0" w:line="240" w:lineRule="auto"/>
              <w:ind w:firstLine="0"/>
              <w:jc w:val="left"/>
              <w:rPr>
                <w:rFonts w:ascii="Times New Roman" w:eastAsia="Times New Roman" w:hAnsi="Times New Roman" w:cs="Times New Roman"/>
                <w:sz w:val="24"/>
                <w:szCs w:val="24"/>
              </w:rPr>
            </w:pPr>
          </w:p>
        </w:tc>
      </w:tr>
      <w:tr w:rsidR="00D451A7" w:rsidRPr="00D451A7" w14:paraId="46C1A0DA" w14:textId="77777777" w:rsidTr="00D451A7">
        <w:trPr>
          <w:trHeight w:val="2225"/>
        </w:trPr>
        <w:tc>
          <w:tcPr>
            <w:tcW w:w="0" w:type="auto"/>
            <w:tcBorders>
              <w:top w:val="single" w:sz="8" w:space="0" w:color="000000"/>
              <w:left w:val="single" w:sz="8" w:space="0" w:color="000000"/>
              <w:bottom w:val="single" w:sz="8" w:space="0" w:color="000000"/>
              <w:right w:val="single" w:sz="8" w:space="0" w:color="000000"/>
            </w:tcBorders>
            <w:shd w:val="clear" w:color="auto" w:fill="A8D08D"/>
            <w:tcMar>
              <w:top w:w="100" w:type="dxa"/>
              <w:left w:w="100" w:type="dxa"/>
              <w:bottom w:w="100" w:type="dxa"/>
              <w:right w:w="100" w:type="dxa"/>
            </w:tcMar>
            <w:hideMark/>
          </w:tcPr>
          <w:p w14:paraId="0F34B4B7" w14:textId="77777777" w:rsidR="00D451A7" w:rsidRPr="00D451A7" w:rsidRDefault="00D451A7" w:rsidP="00D451A7">
            <w:pPr>
              <w:spacing w:before="240" w:after="0" w:line="240" w:lineRule="auto"/>
              <w:ind w:firstLine="0"/>
              <w:jc w:val="center"/>
              <w:rPr>
                <w:rFonts w:ascii="Times New Roman" w:eastAsia="Times New Roman" w:hAnsi="Times New Roman" w:cs="Times New Roman"/>
                <w:sz w:val="24"/>
                <w:szCs w:val="24"/>
              </w:rPr>
            </w:pPr>
            <w:r w:rsidRPr="00D451A7">
              <w:rPr>
                <w:rFonts w:ascii="Times New Roman" w:eastAsia="Times New Roman" w:hAnsi="Times New Roman" w:cs="Times New Roman"/>
                <w:b/>
                <w:bCs/>
                <w:color w:val="000000"/>
              </w:rPr>
              <w:lastRenderedPageBreak/>
              <w:t>Luồng sự kiện chính</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057E8F" w14:textId="77777777" w:rsidR="00D451A7" w:rsidRPr="00D451A7" w:rsidRDefault="00D451A7" w:rsidP="00D451A7">
            <w:pPr>
              <w:spacing w:before="0" w:after="0" w:line="240" w:lineRule="auto"/>
              <w:ind w:firstLine="0"/>
              <w:jc w:val="left"/>
              <w:rPr>
                <w:rFonts w:ascii="Times New Roman" w:eastAsia="Times New Roman" w:hAnsi="Times New Roman" w:cs="Times New Roman"/>
              </w:rPr>
            </w:pPr>
          </w:p>
          <w:tbl>
            <w:tblPr>
              <w:tblW w:w="0" w:type="auto"/>
              <w:tblCellMar>
                <w:top w:w="15" w:type="dxa"/>
                <w:left w:w="15" w:type="dxa"/>
                <w:bottom w:w="15" w:type="dxa"/>
                <w:right w:w="15" w:type="dxa"/>
              </w:tblCellMar>
              <w:tblLook w:val="04A0" w:firstRow="1" w:lastRow="0" w:firstColumn="1" w:lastColumn="0" w:noHBand="0" w:noVBand="1"/>
            </w:tblPr>
            <w:tblGrid>
              <w:gridCol w:w="1152"/>
              <w:gridCol w:w="2084"/>
              <w:gridCol w:w="3687"/>
            </w:tblGrid>
            <w:tr w:rsidR="00D451A7" w:rsidRPr="00D451A7" w14:paraId="015CDDEF" w14:textId="77777777">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D528FE" w14:textId="77777777" w:rsidR="00D451A7" w:rsidRPr="00D451A7" w:rsidRDefault="00D451A7" w:rsidP="00D451A7">
                  <w:pPr>
                    <w:spacing w:before="240" w:after="0" w:line="240" w:lineRule="auto"/>
                    <w:ind w:left="460" w:firstLine="0"/>
                    <w:jc w:val="center"/>
                    <w:rPr>
                      <w:rFonts w:ascii="Times New Roman" w:eastAsia="Times New Roman" w:hAnsi="Times New Roman" w:cs="Times New Roman"/>
                      <w:b/>
                      <w:bCs/>
                    </w:rPr>
                  </w:pPr>
                  <w:r w:rsidRPr="00D451A7">
                    <w:rPr>
                      <w:rFonts w:ascii="Times New Roman" w:eastAsia="Times New Roman" w:hAnsi="Times New Roman" w:cs="Times New Roman"/>
                      <w:b/>
                      <w:bCs/>
                      <w:color w:val="000000"/>
                    </w:rPr>
                    <w:t>STT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924143" w14:textId="77777777" w:rsidR="00D451A7" w:rsidRPr="00D451A7" w:rsidRDefault="00D451A7" w:rsidP="00D451A7">
                  <w:pPr>
                    <w:spacing w:before="240" w:after="0" w:line="240" w:lineRule="auto"/>
                    <w:ind w:left="460" w:firstLine="0"/>
                    <w:jc w:val="center"/>
                    <w:rPr>
                      <w:rFonts w:ascii="Times New Roman" w:eastAsia="Times New Roman" w:hAnsi="Times New Roman" w:cs="Times New Roman"/>
                      <w:b/>
                      <w:bCs/>
                    </w:rPr>
                  </w:pPr>
                  <w:r w:rsidRPr="00D451A7">
                    <w:rPr>
                      <w:rFonts w:ascii="Times New Roman" w:eastAsia="Times New Roman" w:hAnsi="Times New Roman" w:cs="Times New Roman"/>
                      <w:b/>
                      <w:bCs/>
                      <w:color w:val="000000"/>
                    </w:rPr>
                    <w:t>Thực hiện bởi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DE6887" w14:textId="77777777" w:rsidR="00D451A7" w:rsidRPr="00D451A7" w:rsidRDefault="00D451A7" w:rsidP="00D451A7">
                  <w:pPr>
                    <w:spacing w:before="240" w:after="0" w:line="240" w:lineRule="auto"/>
                    <w:ind w:left="460" w:firstLine="0"/>
                    <w:jc w:val="center"/>
                    <w:rPr>
                      <w:rFonts w:ascii="Times New Roman" w:eastAsia="Times New Roman" w:hAnsi="Times New Roman" w:cs="Times New Roman"/>
                      <w:b/>
                      <w:bCs/>
                    </w:rPr>
                  </w:pPr>
                  <w:r w:rsidRPr="00D451A7">
                    <w:rPr>
                      <w:rFonts w:ascii="Times New Roman" w:eastAsia="Times New Roman" w:hAnsi="Times New Roman" w:cs="Times New Roman"/>
                      <w:b/>
                      <w:bCs/>
                      <w:color w:val="000000"/>
                    </w:rPr>
                    <w:t>Hành động</w:t>
                  </w:r>
                </w:p>
              </w:tc>
            </w:tr>
            <w:tr w:rsidR="00D451A7" w:rsidRPr="00D451A7" w14:paraId="35C72496" w14:textId="77777777">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BAD9F6" w14:textId="77777777" w:rsidR="00D451A7" w:rsidRPr="00D451A7" w:rsidRDefault="00D451A7" w:rsidP="00D451A7">
                  <w:pPr>
                    <w:spacing w:before="240" w:after="0" w:line="240" w:lineRule="auto"/>
                    <w:ind w:left="460" w:firstLine="0"/>
                    <w:jc w:val="center"/>
                    <w:rPr>
                      <w:rFonts w:ascii="Times New Roman" w:eastAsia="Times New Roman" w:hAnsi="Times New Roman" w:cs="Times New Roman"/>
                    </w:rPr>
                  </w:pPr>
                  <w:r w:rsidRPr="00D451A7">
                    <w:rPr>
                      <w:rFonts w:ascii="Times New Roman" w:eastAsia="Times New Roman" w:hAnsi="Times New Roman" w:cs="Times New Roman"/>
                      <w:color w:val="000000"/>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489ECA" w14:textId="4F189F5A" w:rsidR="00D451A7" w:rsidRPr="00D451A7" w:rsidRDefault="00D451A7" w:rsidP="00D451A7">
                  <w:pPr>
                    <w:spacing w:before="240" w:after="0" w:line="240" w:lineRule="auto"/>
                    <w:ind w:left="460" w:firstLine="0"/>
                    <w:jc w:val="center"/>
                    <w:rPr>
                      <w:rFonts w:ascii="Times New Roman" w:eastAsia="Times New Roman" w:hAnsi="Times New Roman" w:cs="Times New Roman"/>
                    </w:rPr>
                  </w:pPr>
                  <w:r w:rsidRPr="00D451A7">
                    <w:rPr>
                      <w:rFonts w:ascii="Times New Roman" w:eastAsia="Times New Roman" w:hAnsi="Times New Roman" w:cs="Times New Roman"/>
                      <w:color w:val="000000"/>
                    </w:rPr>
                    <w:t>Khách</w:t>
                  </w:r>
                  <w:r w:rsidR="00D54D00">
                    <w:rPr>
                      <w:rFonts w:ascii="Times New Roman" w:eastAsia="Times New Roman" w:hAnsi="Times New Roman" w:cs="Times New Roman"/>
                      <w:color w:val="000000"/>
                    </w:rPr>
                    <w:t xml:space="preserve"> hàng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008A51" w14:textId="77777777" w:rsidR="00D451A7" w:rsidRPr="00D451A7" w:rsidRDefault="00D451A7" w:rsidP="00D451A7">
                  <w:pPr>
                    <w:spacing w:before="240" w:after="0" w:line="240" w:lineRule="auto"/>
                    <w:ind w:left="460" w:firstLine="0"/>
                    <w:jc w:val="center"/>
                    <w:rPr>
                      <w:rFonts w:ascii="Times New Roman" w:eastAsia="Times New Roman" w:hAnsi="Times New Roman" w:cs="Times New Roman"/>
                    </w:rPr>
                  </w:pPr>
                  <w:r w:rsidRPr="00D451A7">
                    <w:rPr>
                      <w:rFonts w:ascii="Times New Roman" w:eastAsia="Times New Roman" w:hAnsi="Times New Roman" w:cs="Times New Roman"/>
                      <w:color w:val="000000"/>
                    </w:rPr>
                    <w:t>Chọn sách muốn xem</w:t>
                  </w:r>
                </w:p>
              </w:tc>
            </w:tr>
            <w:tr w:rsidR="00D451A7" w:rsidRPr="00D451A7" w14:paraId="6694EC69" w14:textId="77777777">
              <w:trPr>
                <w:trHeight w:val="7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D35C32" w14:textId="77777777" w:rsidR="00D451A7" w:rsidRPr="00D451A7" w:rsidRDefault="00D451A7" w:rsidP="00D451A7">
                  <w:pPr>
                    <w:spacing w:before="240" w:after="0" w:line="240" w:lineRule="auto"/>
                    <w:ind w:left="460" w:firstLine="0"/>
                    <w:jc w:val="center"/>
                    <w:rPr>
                      <w:rFonts w:ascii="Times New Roman" w:eastAsia="Times New Roman" w:hAnsi="Times New Roman" w:cs="Times New Roman"/>
                    </w:rPr>
                  </w:pPr>
                  <w:r w:rsidRPr="00D451A7">
                    <w:rPr>
                      <w:rFonts w:ascii="Times New Roman" w:eastAsia="Times New Roman" w:hAnsi="Times New Roman" w:cs="Times New Roman"/>
                      <w:color w:val="000000"/>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84AB80" w14:textId="77777777" w:rsidR="00D451A7" w:rsidRPr="00D451A7" w:rsidRDefault="00D451A7" w:rsidP="00D451A7">
                  <w:pPr>
                    <w:spacing w:before="240" w:after="0" w:line="240" w:lineRule="auto"/>
                    <w:ind w:left="460" w:firstLine="0"/>
                    <w:jc w:val="center"/>
                    <w:rPr>
                      <w:rFonts w:ascii="Times New Roman" w:eastAsia="Times New Roman" w:hAnsi="Times New Roman" w:cs="Times New Roman"/>
                    </w:rPr>
                  </w:pPr>
                  <w:r w:rsidRPr="00D451A7">
                    <w:rPr>
                      <w:rFonts w:ascii="Times New Roman" w:eastAsia="Times New Roman" w:hAnsi="Times New Roman" w:cs="Times New Roman"/>
                      <w:color w:val="000000"/>
                    </w:rPr>
                    <w:t>Hệ thống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B43653" w14:textId="77777777" w:rsidR="00D451A7" w:rsidRPr="00D451A7" w:rsidRDefault="00D451A7" w:rsidP="00D451A7">
                  <w:pPr>
                    <w:spacing w:before="240" w:after="0" w:line="240" w:lineRule="auto"/>
                    <w:ind w:left="460" w:firstLine="0"/>
                    <w:jc w:val="center"/>
                    <w:rPr>
                      <w:rFonts w:ascii="Times New Roman" w:eastAsia="Times New Roman" w:hAnsi="Times New Roman" w:cs="Times New Roman"/>
                    </w:rPr>
                  </w:pPr>
                  <w:r w:rsidRPr="00D451A7">
                    <w:rPr>
                      <w:rFonts w:ascii="Times New Roman" w:eastAsia="Times New Roman" w:hAnsi="Times New Roman" w:cs="Times New Roman"/>
                      <w:color w:val="000000"/>
                    </w:rPr>
                    <w:t>Hiển thị giao diện thông tin sách </w:t>
                  </w:r>
                </w:p>
              </w:tc>
            </w:tr>
          </w:tbl>
          <w:p w14:paraId="7A3E6550" w14:textId="77777777" w:rsidR="00D451A7" w:rsidRPr="00D451A7" w:rsidRDefault="00D451A7" w:rsidP="00D451A7">
            <w:pPr>
              <w:spacing w:before="0" w:after="0" w:line="240" w:lineRule="auto"/>
              <w:ind w:firstLine="0"/>
              <w:jc w:val="left"/>
              <w:rPr>
                <w:rFonts w:ascii="Times New Roman" w:eastAsia="Times New Roman" w:hAnsi="Times New Roman" w:cs="Times New Roman"/>
              </w:rPr>
            </w:pPr>
          </w:p>
        </w:tc>
      </w:tr>
      <w:tr w:rsidR="00D451A7" w:rsidRPr="00D451A7" w14:paraId="56245180" w14:textId="77777777" w:rsidTr="00D451A7">
        <w:trPr>
          <w:trHeight w:val="845"/>
        </w:trPr>
        <w:tc>
          <w:tcPr>
            <w:tcW w:w="0" w:type="auto"/>
            <w:tcBorders>
              <w:top w:val="single" w:sz="8" w:space="0" w:color="000000"/>
              <w:left w:val="single" w:sz="8" w:space="0" w:color="000000"/>
              <w:bottom w:val="single" w:sz="8" w:space="0" w:color="000000"/>
              <w:right w:val="single" w:sz="8" w:space="0" w:color="000000"/>
            </w:tcBorders>
            <w:shd w:val="clear" w:color="auto" w:fill="A8D08D"/>
            <w:tcMar>
              <w:top w:w="100" w:type="dxa"/>
              <w:left w:w="100" w:type="dxa"/>
              <w:bottom w:w="100" w:type="dxa"/>
              <w:right w:w="100" w:type="dxa"/>
            </w:tcMar>
            <w:hideMark/>
          </w:tcPr>
          <w:p w14:paraId="0D44AF87" w14:textId="77777777" w:rsidR="00D451A7" w:rsidRPr="00D451A7" w:rsidRDefault="00D451A7" w:rsidP="00D451A7">
            <w:pPr>
              <w:spacing w:before="240" w:after="0" w:line="240" w:lineRule="auto"/>
              <w:ind w:firstLine="0"/>
              <w:jc w:val="center"/>
              <w:rPr>
                <w:rFonts w:ascii="Times New Roman" w:eastAsia="Times New Roman" w:hAnsi="Times New Roman" w:cs="Times New Roman"/>
                <w:sz w:val="24"/>
                <w:szCs w:val="24"/>
              </w:rPr>
            </w:pPr>
            <w:r w:rsidRPr="00D451A7">
              <w:rPr>
                <w:rFonts w:ascii="Times New Roman" w:eastAsia="Times New Roman" w:hAnsi="Times New Roman" w:cs="Times New Roman"/>
                <w:b/>
                <w:bCs/>
                <w:color w:val="000000"/>
              </w:rPr>
              <w:t>Luồng sự kiện thay thế</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0E89D7" w14:textId="77777777" w:rsidR="00D451A7" w:rsidRPr="00D451A7" w:rsidRDefault="00D451A7" w:rsidP="00D451A7">
            <w:pPr>
              <w:spacing w:before="0" w:after="0" w:line="240" w:lineRule="auto"/>
              <w:ind w:firstLine="0"/>
              <w:jc w:val="left"/>
              <w:rPr>
                <w:rFonts w:ascii="Times New Roman" w:eastAsia="Times New Roman" w:hAnsi="Times New Roman" w:cs="Times New Roman"/>
              </w:rPr>
            </w:pPr>
          </w:p>
          <w:tbl>
            <w:tblPr>
              <w:tblW w:w="0" w:type="auto"/>
              <w:tblCellMar>
                <w:top w:w="15" w:type="dxa"/>
                <w:left w:w="15" w:type="dxa"/>
                <w:bottom w:w="15" w:type="dxa"/>
                <w:right w:w="15" w:type="dxa"/>
              </w:tblCellMar>
              <w:tblLook w:val="04A0" w:firstRow="1" w:lastRow="0" w:firstColumn="1" w:lastColumn="0" w:noHBand="0" w:noVBand="1"/>
            </w:tblPr>
            <w:tblGrid>
              <w:gridCol w:w="1152"/>
              <w:gridCol w:w="2108"/>
              <w:gridCol w:w="3663"/>
            </w:tblGrid>
            <w:tr w:rsidR="00D451A7" w:rsidRPr="00D451A7" w14:paraId="1C25F151" w14:textId="77777777">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CAAEA3" w14:textId="77777777" w:rsidR="00D451A7" w:rsidRPr="00D451A7" w:rsidRDefault="00D451A7" w:rsidP="00D451A7">
                  <w:pPr>
                    <w:spacing w:before="240" w:after="0" w:line="240" w:lineRule="auto"/>
                    <w:ind w:left="460" w:firstLine="0"/>
                    <w:jc w:val="center"/>
                    <w:rPr>
                      <w:rFonts w:ascii="Times New Roman" w:eastAsia="Times New Roman" w:hAnsi="Times New Roman" w:cs="Times New Roman"/>
                      <w:b/>
                      <w:bCs/>
                    </w:rPr>
                  </w:pPr>
                  <w:r w:rsidRPr="00D451A7">
                    <w:rPr>
                      <w:rFonts w:ascii="Times New Roman" w:eastAsia="Times New Roman" w:hAnsi="Times New Roman" w:cs="Times New Roman"/>
                      <w:b/>
                      <w:bCs/>
                      <w:color w:val="000000"/>
                    </w:rPr>
                    <w:t>STT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9A5929" w14:textId="77777777" w:rsidR="00D451A7" w:rsidRPr="00D451A7" w:rsidRDefault="00D451A7" w:rsidP="00D451A7">
                  <w:pPr>
                    <w:spacing w:before="240" w:after="0" w:line="240" w:lineRule="auto"/>
                    <w:ind w:left="460" w:firstLine="0"/>
                    <w:jc w:val="center"/>
                    <w:rPr>
                      <w:rFonts w:ascii="Times New Roman" w:eastAsia="Times New Roman" w:hAnsi="Times New Roman" w:cs="Times New Roman"/>
                      <w:b/>
                      <w:bCs/>
                    </w:rPr>
                  </w:pPr>
                  <w:r w:rsidRPr="00D451A7">
                    <w:rPr>
                      <w:rFonts w:ascii="Times New Roman" w:eastAsia="Times New Roman" w:hAnsi="Times New Roman" w:cs="Times New Roman"/>
                      <w:b/>
                      <w:bCs/>
                      <w:color w:val="000000"/>
                    </w:rPr>
                    <w:t>Thực hiện bởi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5B71B5" w14:textId="77777777" w:rsidR="00D451A7" w:rsidRPr="00D451A7" w:rsidRDefault="00D451A7" w:rsidP="00D451A7">
                  <w:pPr>
                    <w:spacing w:before="240" w:after="0" w:line="240" w:lineRule="auto"/>
                    <w:ind w:left="460" w:firstLine="0"/>
                    <w:jc w:val="center"/>
                    <w:rPr>
                      <w:rFonts w:ascii="Times New Roman" w:eastAsia="Times New Roman" w:hAnsi="Times New Roman" w:cs="Times New Roman"/>
                      <w:b/>
                      <w:bCs/>
                    </w:rPr>
                  </w:pPr>
                  <w:r w:rsidRPr="00D451A7">
                    <w:rPr>
                      <w:rFonts w:ascii="Times New Roman" w:eastAsia="Times New Roman" w:hAnsi="Times New Roman" w:cs="Times New Roman"/>
                      <w:b/>
                      <w:bCs/>
                      <w:color w:val="000000"/>
                    </w:rPr>
                    <w:t>Hành động</w:t>
                  </w:r>
                </w:p>
              </w:tc>
            </w:tr>
            <w:tr w:rsidR="00D451A7" w:rsidRPr="00D451A7" w14:paraId="6C9ACBDD" w14:textId="77777777">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A76B9E" w14:textId="77777777" w:rsidR="00D451A7" w:rsidRPr="00D451A7" w:rsidRDefault="00D451A7" w:rsidP="00D451A7">
                  <w:pPr>
                    <w:spacing w:before="240" w:after="0" w:line="240" w:lineRule="auto"/>
                    <w:ind w:left="460" w:firstLine="0"/>
                    <w:jc w:val="center"/>
                    <w:rPr>
                      <w:rFonts w:ascii="Times New Roman" w:eastAsia="Times New Roman" w:hAnsi="Times New Roman" w:cs="Times New Roman"/>
                    </w:rPr>
                  </w:pPr>
                  <w:r w:rsidRPr="00D451A7">
                    <w:rPr>
                      <w:rFonts w:ascii="Times New Roman" w:eastAsia="Times New Roman" w:hAnsi="Times New Roman" w:cs="Times New Roman"/>
                      <w:color w:val="000000"/>
                    </w:rPr>
                    <w:t>1a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D87946" w14:textId="77777777" w:rsidR="00D451A7" w:rsidRPr="00D451A7" w:rsidRDefault="00D451A7" w:rsidP="00D451A7">
                  <w:pPr>
                    <w:spacing w:before="240" w:after="0" w:line="240" w:lineRule="auto"/>
                    <w:ind w:left="460" w:firstLine="0"/>
                    <w:jc w:val="center"/>
                    <w:rPr>
                      <w:rFonts w:ascii="Times New Roman" w:eastAsia="Times New Roman" w:hAnsi="Times New Roman" w:cs="Times New Roman"/>
                    </w:rPr>
                  </w:pPr>
                  <w:r w:rsidRPr="00D451A7">
                    <w:rPr>
                      <w:rFonts w:ascii="Times New Roman" w:eastAsia="Times New Roman" w:hAnsi="Times New Roman" w:cs="Times New Roman"/>
                      <w:color w:val="000000"/>
                    </w:rPr>
                    <w:t>Hệ thống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B1230E" w14:textId="77777777" w:rsidR="00D451A7" w:rsidRPr="00D451A7" w:rsidRDefault="00D451A7" w:rsidP="00D451A7">
                  <w:pPr>
                    <w:spacing w:before="240" w:after="0" w:line="240" w:lineRule="auto"/>
                    <w:ind w:left="460" w:firstLine="0"/>
                    <w:jc w:val="center"/>
                    <w:rPr>
                      <w:rFonts w:ascii="Times New Roman" w:eastAsia="Times New Roman" w:hAnsi="Times New Roman" w:cs="Times New Roman"/>
                    </w:rPr>
                  </w:pPr>
                  <w:r w:rsidRPr="00D451A7">
                    <w:rPr>
                      <w:rFonts w:ascii="Times New Roman" w:eastAsia="Times New Roman" w:hAnsi="Times New Roman" w:cs="Times New Roman"/>
                      <w:color w:val="000000"/>
                    </w:rPr>
                    <w:t>Đưa khách đến trang đăng nhập</w:t>
                  </w:r>
                </w:p>
              </w:tc>
            </w:tr>
          </w:tbl>
          <w:p w14:paraId="098BE030" w14:textId="77777777" w:rsidR="00D451A7" w:rsidRPr="00D451A7" w:rsidRDefault="00D451A7" w:rsidP="00D451A7">
            <w:pPr>
              <w:spacing w:before="0" w:after="0" w:line="240" w:lineRule="auto"/>
              <w:ind w:firstLine="0"/>
              <w:jc w:val="left"/>
              <w:rPr>
                <w:rFonts w:ascii="Times New Roman" w:eastAsia="Times New Roman" w:hAnsi="Times New Roman" w:cs="Times New Roman"/>
              </w:rPr>
            </w:pPr>
          </w:p>
        </w:tc>
      </w:tr>
    </w:tbl>
    <w:p w14:paraId="2A2E0092" w14:textId="3D6CEEB8" w:rsidR="00D451A7" w:rsidRDefault="002A627B" w:rsidP="00D451A7">
      <w:r>
        <w:rPr>
          <w:rFonts w:ascii="Calibri Light" w:hAnsi="Calibri Light" w:cs="Calibri Light"/>
          <w:color w:val="000000"/>
          <w:shd w:val="clear" w:color="auto" w:fill="FFFFFF"/>
        </w:rPr>
        <w:br/>
      </w:r>
    </w:p>
    <w:p w14:paraId="6C57C49F" w14:textId="77777777" w:rsidR="002A627B" w:rsidRPr="00D451A7" w:rsidRDefault="002A627B" w:rsidP="00D451A7"/>
    <w:p w14:paraId="5BD87584" w14:textId="7E1EED70" w:rsidR="00865D5C" w:rsidRDefault="00865D5C" w:rsidP="00865D5C">
      <w:pPr>
        <w:pStyle w:val="Heading4"/>
      </w:pPr>
      <w:bookmarkStart w:id="79" w:name="_Toc119108301"/>
      <w:r>
        <w:lastRenderedPageBreak/>
        <w:t>1.5.4. Chức năng giỏ hàng</w:t>
      </w:r>
      <w:bookmarkEnd w:id="79"/>
    </w:p>
    <w:p w14:paraId="0387CE43" w14:textId="52D04514" w:rsidR="002A627B" w:rsidRPr="002A627B" w:rsidRDefault="007C13B3" w:rsidP="00A7597D">
      <w:pPr>
        <w:jc w:val="center"/>
      </w:pPr>
      <w:r>
        <w:rPr>
          <w:noProof/>
        </w:rPr>
        <w:drawing>
          <wp:inline distT="0" distB="0" distL="0" distR="0" wp14:anchorId="1D6A75F5" wp14:editId="183C0675">
            <wp:extent cx="2543175" cy="4572000"/>
            <wp:effectExtent l="0" t="0" r="0" b="0"/>
            <wp:docPr id="1365176684" name="Picture 136517668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176684" name="Picture 1365176684" descr="Diagram&#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2543175" cy="4572000"/>
                    </a:xfrm>
                    <a:prstGeom prst="rect">
                      <a:avLst/>
                    </a:prstGeom>
                  </pic:spPr>
                </pic:pic>
              </a:graphicData>
            </a:graphic>
          </wp:inline>
        </w:drawing>
      </w:r>
      <w:r w:rsidR="002A627B">
        <w:rPr>
          <w:rFonts w:ascii="Calibri Light" w:hAnsi="Calibri Light" w:cs="Calibri Light"/>
          <w:color w:val="000000"/>
          <w:shd w:val="clear" w:color="auto" w:fill="FFFFFF"/>
        </w:rPr>
        <w:br/>
      </w:r>
      <w:r w:rsidR="00A7597D" w:rsidRPr="00EF07FC">
        <w:rPr>
          <w:rFonts w:ascii="Times New Roman" w:hAnsi="Times New Roman" w:cs="Times New Roman"/>
          <w:i/>
          <w:iCs/>
          <w:sz w:val="24"/>
          <w:szCs w:val="24"/>
        </w:rPr>
        <w:t>Hình 1.5.</w:t>
      </w:r>
      <w:r w:rsidR="00A7597D">
        <w:rPr>
          <w:rFonts w:ascii="Times New Roman" w:hAnsi="Times New Roman" w:cs="Times New Roman"/>
          <w:i/>
          <w:iCs/>
          <w:sz w:val="24"/>
          <w:szCs w:val="24"/>
        </w:rPr>
        <w:t>4</w:t>
      </w:r>
      <w:r w:rsidR="00A7597D" w:rsidRPr="00EF07FC">
        <w:rPr>
          <w:rFonts w:ascii="Times New Roman" w:hAnsi="Times New Roman" w:cs="Times New Roman"/>
          <w:i/>
          <w:iCs/>
          <w:sz w:val="24"/>
          <w:szCs w:val="24"/>
        </w:rPr>
        <w:t xml:space="preserve">. Chi tiết chức năng thiết kế cho chức năng </w:t>
      </w:r>
      <w:r w:rsidR="00A7597D">
        <w:rPr>
          <w:rFonts w:ascii="Times New Roman" w:hAnsi="Times New Roman" w:cs="Times New Roman"/>
          <w:i/>
          <w:iCs/>
          <w:sz w:val="24"/>
          <w:szCs w:val="24"/>
        </w:rPr>
        <w:t>giỏ hàng</w:t>
      </w:r>
    </w:p>
    <w:tbl>
      <w:tblPr>
        <w:tblW w:w="0" w:type="auto"/>
        <w:tblCellMar>
          <w:top w:w="15" w:type="dxa"/>
          <w:left w:w="15" w:type="dxa"/>
          <w:bottom w:w="15" w:type="dxa"/>
          <w:right w:w="15" w:type="dxa"/>
        </w:tblCellMar>
        <w:tblLook w:val="04A0" w:firstRow="1" w:lastRow="0" w:firstColumn="1" w:lastColumn="0" w:noHBand="0" w:noVBand="1"/>
      </w:tblPr>
      <w:tblGrid>
        <w:gridCol w:w="2270"/>
        <w:gridCol w:w="1406"/>
        <w:gridCol w:w="2555"/>
        <w:gridCol w:w="3387"/>
      </w:tblGrid>
      <w:tr w:rsidR="00DE3425" w:rsidRPr="00912AAB" w14:paraId="39641220" w14:textId="77777777" w:rsidTr="00912AAB">
        <w:trPr>
          <w:trHeight w:val="500"/>
        </w:trPr>
        <w:tc>
          <w:tcPr>
            <w:tcW w:w="0" w:type="auto"/>
            <w:tcBorders>
              <w:top w:val="single" w:sz="8" w:space="0" w:color="000000"/>
              <w:left w:val="single" w:sz="8" w:space="0" w:color="000000"/>
              <w:bottom w:val="single" w:sz="8" w:space="0" w:color="000000"/>
              <w:right w:val="single" w:sz="8" w:space="0" w:color="000000"/>
            </w:tcBorders>
            <w:shd w:val="clear" w:color="auto" w:fill="A8D08D"/>
            <w:tcMar>
              <w:top w:w="100" w:type="dxa"/>
              <w:left w:w="100" w:type="dxa"/>
              <w:bottom w:w="100" w:type="dxa"/>
              <w:right w:w="100" w:type="dxa"/>
            </w:tcMar>
            <w:hideMark/>
          </w:tcPr>
          <w:p w14:paraId="37E544C5" w14:textId="5DE8E8A5" w:rsidR="00912AAB" w:rsidRPr="00912AAB" w:rsidRDefault="00912AAB" w:rsidP="00912AAB">
            <w:pPr>
              <w:spacing w:before="240" w:after="0" w:line="240" w:lineRule="auto"/>
              <w:ind w:firstLine="0"/>
              <w:jc w:val="center"/>
              <w:rPr>
                <w:rFonts w:ascii="Times New Roman" w:eastAsia="Times New Roman" w:hAnsi="Times New Roman" w:cs="Times New Roman"/>
                <w:sz w:val="24"/>
                <w:szCs w:val="24"/>
              </w:rPr>
            </w:pPr>
            <w:r w:rsidRPr="00912AAB">
              <w:rPr>
                <w:rFonts w:ascii="Times New Roman" w:eastAsia="Times New Roman" w:hAnsi="Times New Roman" w:cs="Times New Roman"/>
                <w:b/>
                <w:bCs/>
                <w:color w:val="000000"/>
              </w:rPr>
              <w:t>Mã use</w:t>
            </w:r>
            <w:r w:rsidR="00C33DC6">
              <w:rPr>
                <w:rFonts w:ascii="Times New Roman" w:eastAsia="Times New Roman" w:hAnsi="Times New Roman" w:cs="Times New Roman"/>
                <w:b/>
                <w:bCs/>
                <w:color w:val="000000"/>
              </w:rPr>
              <w:t>-</w:t>
            </w:r>
            <w:r w:rsidRPr="00912AAB">
              <w:rPr>
                <w:rFonts w:ascii="Times New Roman" w:eastAsia="Times New Roman" w:hAnsi="Times New Roman" w:cs="Times New Roman"/>
                <w:b/>
                <w:bCs/>
                <w:color w:val="000000"/>
              </w:rPr>
              <w:t>case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8C1B58" w14:textId="77777777" w:rsidR="00912AAB" w:rsidRPr="00912AAB" w:rsidRDefault="00912AAB" w:rsidP="00912AAB">
            <w:pPr>
              <w:spacing w:before="240" w:after="0" w:line="240" w:lineRule="auto"/>
              <w:ind w:firstLine="0"/>
              <w:jc w:val="center"/>
              <w:rPr>
                <w:rFonts w:ascii="Times New Roman" w:eastAsia="Times New Roman" w:hAnsi="Times New Roman" w:cs="Times New Roman"/>
                <w:sz w:val="24"/>
                <w:szCs w:val="24"/>
              </w:rPr>
            </w:pPr>
            <w:r w:rsidRPr="00912AAB">
              <w:rPr>
                <w:rFonts w:ascii="Times New Roman" w:eastAsia="Times New Roman" w:hAnsi="Times New Roman" w:cs="Times New Roman"/>
                <w:b/>
                <w:bCs/>
                <w:color w:val="000000"/>
              </w:rPr>
              <w:t>UC04</w:t>
            </w:r>
          </w:p>
        </w:tc>
        <w:tc>
          <w:tcPr>
            <w:tcW w:w="0" w:type="auto"/>
            <w:tcBorders>
              <w:top w:val="single" w:sz="8" w:space="0" w:color="000000"/>
              <w:left w:val="single" w:sz="8" w:space="0" w:color="000000"/>
              <w:bottom w:val="single" w:sz="8" w:space="0" w:color="000000"/>
              <w:right w:val="single" w:sz="8" w:space="0" w:color="000000"/>
            </w:tcBorders>
            <w:shd w:val="clear" w:color="auto" w:fill="A8D08D"/>
            <w:tcMar>
              <w:top w:w="100" w:type="dxa"/>
              <w:left w:w="100" w:type="dxa"/>
              <w:bottom w:w="100" w:type="dxa"/>
              <w:right w:w="100" w:type="dxa"/>
            </w:tcMar>
            <w:hideMark/>
          </w:tcPr>
          <w:p w14:paraId="270200BF" w14:textId="4B31EBD1" w:rsidR="00912AAB" w:rsidRPr="00912AAB" w:rsidRDefault="00912AAB" w:rsidP="00912AAB">
            <w:pPr>
              <w:spacing w:before="240" w:after="0" w:line="240" w:lineRule="auto"/>
              <w:ind w:firstLine="0"/>
              <w:jc w:val="center"/>
              <w:rPr>
                <w:rFonts w:ascii="Times New Roman" w:eastAsia="Times New Roman" w:hAnsi="Times New Roman" w:cs="Times New Roman"/>
                <w:sz w:val="24"/>
                <w:szCs w:val="24"/>
              </w:rPr>
            </w:pPr>
            <w:r w:rsidRPr="00912AAB">
              <w:rPr>
                <w:rFonts w:ascii="Times New Roman" w:eastAsia="Times New Roman" w:hAnsi="Times New Roman" w:cs="Times New Roman"/>
                <w:b/>
                <w:bCs/>
                <w:color w:val="000000"/>
              </w:rPr>
              <w:t>Tên use</w:t>
            </w:r>
            <w:r w:rsidR="00C33DC6">
              <w:rPr>
                <w:rFonts w:ascii="Times New Roman" w:eastAsia="Times New Roman" w:hAnsi="Times New Roman" w:cs="Times New Roman"/>
                <w:b/>
                <w:bCs/>
                <w:color w:val="000000"/>
              </w:rPr>
              <w:t>-</w:t>
            </w:r>
            <w:r w:rsidRPr="00912AAB">
              <w:rPr>
                <w:rFonts w:ascii="Times New Roman" w:eastAsia="Times New Roman" w:hAnsi="Times New Roman" w:cs="Times New Roman"/>
                <w:b/>
                <w:bCs/>
                <w:color w:val="000000"/>
              </w:rPr>
              <w:t>case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E369F2" w14:textId="43F4D252" w:rsidR="00912AAB" w:rsidRPr="00912AAB" w:rsidRDefault="0038420D" w:rsidP="00912AAB">
            <w:pPr>
              <w:spacing w:before="240" w:after="0" w:line="240" w:lineRule="auto"/>
              <w:ind w:firstLine="0"/>
              <w:rPr>
                <w:rFonts w:ascii="Times New Roman" w:eastAsia="Times New Roman" w:hAnsi="Times New Roman" w:cs="Times New Roman"/>
                <w:sz w:val="24"/>
                <w:szCs w:val="24"/>
              </w:rPr>
            </w:pPr>
            <w:r>
              <w:rPr>
                <w:rFonts w:ascii="Times New Roman" w:eastAsia="Times New Roman" w:hAnsi="Times New Roman" w:cs="Times New Roman"/>
                <w:color w:val="000000"/>
              </w:rPr>
              <w:t>Thêm vào giỏ</w:t>
            </w:r>
            <w:r w:rsidR="00912AAB" w:rsidRPr="00912AAB">
              <w:rPr>
                <w:rFonts w:ascii="Times New Roman" w:eastAsia="Times New Roman" w:hAnsi="Times New Roman" w:cs="Times New Roman"/>
                <w:color w:val="000000"/>
              </w:rPr>
              <w:t xml:space="preserve"> hàng</w:t>
            </w:r>
          </w:p>
        </w:tc>
      </w:tr>
      <w:tr w:rsidR="00912AAB" w:rsidRPr="00912AAB" w14:paraId="7DE4FDC5" w14:textId="77777777" w:rsidTr="00912AAB">
        <w:trPr>
          <w:trHeight w:val="500"/>
        </w:trPr>
        <w:tc>
          <w:tcPr>
            <w:tcW w:w="0" w:type="auto"/>
            <w:tcBorders>
              <w:top w:val="single" w:sz="8" w:space="0" w:color="000000"/>
              <w:left w:val="single" w:sz="8" w:space="0" w:color="000000"/>
              <w:bottom w:val="single" w:sz="8" w:space="0" w:color="000000"/>
              <w:right w:val="single" w:sz="8" w:space="0" w:color="000000"/>
            </w:tcBorders>
            <w:shd w:val="clear" w:color="auto" w:fill="A8D08D"/>
            <w:tcMar>
              <w:top w:w="100" w:type="dxa"/>
              <w:left w:w="100" w:type="dxa"/>
              <w:bottom w:w="100" w:type="dxa"/>
              <w:right w:w="100" w:type="dxa"/>
            </w:tcMar>
            <w:hideMark/>
          </w:tcPr>
          <w:p w14:paraId="4F182BB8" w14:textId="77777777" w:rsidR="00912AAB" w:rsidRPr="00912AAB" w:rsidRDefault="00912AAB" w:rsidP="00912AAB">
            <w:pPr>
              <w:spacing w:before="240" w:after="0" w:line="240" w:lineRule="auto"/>
              <w:ind w:firstLine="0"/>
              <w:jc w:val="center"/>
              <w:rPr>
                <w:rFonts w:ascii="Times New Roman" w:eastAsia="Times New Roman" w:hAnsi="Times New Roman" w:cs="Times New Roman"/>
                <w:sz w:val="24"/>
                <w:szCs w:val="24"/>
              </w:rPr>
            </w:pPr>
            <w:r w:rsidRPr="00912AAB">
              <w:rPr>
                <w:rFonts w:ascii="Times New Roman" w:eastAsia="Times New Roman" w:hAnsi="Times New Roman" w:cs="Times New Roman"/>
                <w:b/>
                <w:bCs/>
                <w:color w:val="000000"/>
              </w:rPr>
              <w:t>Mục đích sử dụng</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52005E" w14:textId="77FE7A60" w:rsidR="00912AAB" w:rsidRPr="00912AAB" w:rsidRDefault="00912AAB" w:rsidP="00912AAB">
            <w:pPr>
              <w:spacing w:before="240" w:after="0" w:line="240" w:lineRule="auto"/>
              <w:ind w:firstLine="0"/>
              <w:rPr>
                <w:rFonts w:ascii="Times New Roman" w:eastAsia="Times New Roman" w:hAnsi="Times New Roman" w:cs="Times New Roman"/>
                <w:sz w:val="24"/>
                <w:szCs w:val="24"/>
              </w:rPr>
            </w:pPr>
            <w:r w:rsidRPr="00912AAB">
              <w:rPr>
                <w:rFonts w:ascii="Times New Roman" w:eastAsia="Times New Roman" w:hAnsi="Times New Roman" w:cs="Times New Roman"/>
                <w:color w:val="000000"/>
              </w:rPr>
              <w:t xml:space="preserve">Giúp </w:t>
            </w:r>
            <w:r w:rsidR="0038420D">
              <w:rPr>
                <w:rFonts w:ascii="Times New Roman" w:eastAsia="Times New Roman" w:hAnsi="Times New Roman" w:cs="Times New Roman"/>
                <w:color w:val="000000"/>
              </w:rPr>
              <w:t>khách hàng thêm sản phẩm vào giỏ hàng</w:t>
            </w:r>
          </w:p>
        </w:tc>
      </w:tr>
      <w:tr w:rsidR="00912AAB" w:rsidRPr="00912AAB" w14:paraId="1DCD829D" w14:textId="77777777" w:rsidTr="00912AAB">
        <w:trPr>
          <w:trHeight w:val="500"/>
        </w:trPr>
        <w:tc>
          <w:tcPr>
            <w:tcW w:w="0" w:type="auto"/>
            <w:tcBorders>
              <w:top w:val="single" w:sz="8" w:space="0" w:color="000000"/>
              <w:left w:val="single" w:sz="8" w:space="0" w:color="000000"/>
              <w:bottom w:val="single" w:sz="8" w:space="0" w:color="000000"/>
              <w:right w:val="single" w:sz="8" w:space="0" w:color="000000"/>
            </w:tcBorders>
            <w:shd w:val="clear" w:color="auto" w:fill="A8D08D"/>
            <w:tcMar>
              <w:top w:w="100" w:type="dxa"/>
              <w:left w:w="100" w:type="dxa"/>
              <w:bottom w:w="100" w:type="dxa"/>
              <w:right w:w="100" w:type="dxa"/>
            </w:tcMar>
            <w:hideMark/>
          </w:tcPr>
          <w:p w14:paraId="54E876DC" w14:textId="77777777" w:rsidR="00912AAB" w:rsidRPr="00912AAB" w:rsidRDefault="00912AAB" w:rsidP="00912AAB">
            <w:pPr>
              <w:spacing w:before="240" w:after="0" w:line="240" w:lineRule="auto"/>
              <w:ind w:firstLine="0"/>
              <w:jc w:val="center"/>
              <w:rPr>
                <w:rFonts w:ascii="Times New Roman" w:eastAsia="Times New Roman" w:hAnsi="Times New Roman" w:cs="Times New Roman"/>
                <w:sz w:val="24"/>
                <w:szCs w:val="24"/>
              </w:rPr>
            </w:pPr>
            <w:r w:rsidRPr="00912AAB">
              <w:rPr>
                <w:rFonts w:ascii="Times New Roman" w:eastAsia="Times New Roman" w:hAnsi="Times New Roman" w:cs="Times New Roman"/>
                <w:b/>
                <w:bCs/>
                <w:color w:val="000000"/>
              </w:rPr>
              <w:t>Tác nhân</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24BF58" w14:textId="46A7CF86" w:rsidR="00912AAB" w:rsidRPr="00912AAB" w:rsidRDefault="00912AAB" w:rsidP="00912AAB">
            <w:pPr>
              <w:spacing w:before="240" w:after="0" w:line="240" w:lineRule="auto"/>
              <w:ind w:firstLine="0"/>
              <w:rPr>
                <w:rFonts w:ascii="Times New Roman" w:eastAsia="Times New Roman" w:hAnsi="Times New Roman" w:cs="Times New Roman"/>
                <w:sz w:val="24"/>
                <w:szCs w:val="24"/>
              </w:rPr>
            </w:pPr>
            <w:r w:rsidRPr="00912AAB">
              <w:rPr>
                <w:rFonts w:ascii="Times New Roman" w:eastAsia="Times New Roman" w:hAnsi="Times New Roman" w:cs="Times New Roman"/>
                <w:color w:val="000000"/>
              </w:rPr>
              <w:t>Khách</w:t>
            </w:r>
            <w:r w:rsidR="0038420D">
              <w:rPr>
                <w:rFonts w:ascii="Times New Roman" w:eastAsia="Times New Roman" w:hAnsi="Times New Roman" w:cs="Times New Roman"/>
                <w:color w:val="000000"/>
              </w:rPr>
              <w:t xml:space="preserve"> hàng</w:t>
            </w:r>
          </w:p>
        </w:tc>
      </w:tr>
      <w:tr w:rsidR="00912AAB" w:rsidRPr="00912AAB" w14:paraId="671B1294" w14:textId="77777777" w:rsidTr="00912AAB">
        <w:trPr>
          <w:trHeight w:val="500"/>
        </w:trPr>
        <w:tc>
          <w:tcPr>
            <w:tcW w:w="0" w:type="auto"/>
            <w:tcBorders>
              <w:top w:val="single" w:sz="8" w:space="0" w:color="000000"/>
              <w:left w:val="single" w:sz="8" w:space="0" w:color="000000"/>
              <w:bottom w:val="single" w:sz="8" w:space="0" w:color="000000"/>
              <w:right w:val="single" w:sz="8" w:space="0" w:color="000000"/>
            </w:tcBorders>
            <w:shd w:val="clear" w:color="auto" w:fill="A8D08D"/>
            <w:tcMar>
              <w:top w:w="100" w:type="dxa"/>
              <w:left w:w="100" w:type="dxa"/>
              <w:bottom w:w="100" w:type="dxa"/>
              <w:right w:w="100" w:type="dxa"/>
            </w:tcMar>
            <w:hideMark/>
          </w:tcPr>
          <w:p w14:paraId="70188D62" w14:textId="77777777" w:rsidR="00912AAB" w:rsidRPr="00912AAB" w:rsidRDefault="00912AAB" w:rsidP="00912AAB">
            <w:pPr>
              <w:spacing w:before="240" w:after="0" w:line="240" w:lineRule="auto"/>
              <w:ind w:firstLine="0"/>
              <w:jc w:val="center"/>
              <w:rPr>
                <w:rFonts w:ascii="Times New Roman" w:eastAsia="Times New Roman" w:hAnsi="Times New Roman" w:cs="Times New Roman"/>
                <w:sz w:val="24"/>
                <w:szCs w:val="24"/>
              </w:rPr>
            </w:pPr>
            <w:r w:rsidRPr="00912AAB">
              <w:rPr>
                <w:rFonts w:ascii="Times New Roman" w:eastAsia="Times New Roman" w:hAnsi="Times New Roman" w:cs="Times New Roman"/>
                <w:b/>
                <w:bCs/>
                <w:color w:val="000000"/>
              </w:rPr>
              <w:t>Sự kiện kích hoạt</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F4EC53" w14:textId="5DC056A8" w:rsidR="00912AAB" w:rsidRPr="004C44A9" w:rsidRDefault="00912AAB" w:rsidP="00912AAB">
            <w:pPr>
              <w:spacing w:before="240" w:after="0" w:line="240" w:lineRule="auto"/>
              <w:ind w:firstLine="0"/>
              <w:rPr>
                <w:rFonts w:ascii="Times New Roman" w:eastAsia="Times New Roman" w:hAnsi="Times New Roman" w:cs="Times New Roman"/>
                <w:sz w:val="24"/>
                <w:szCs w:val="24"/>
              </w:rPr>
            </w:pPr>
            <w:r w:rsidRPr="00912AAB">
              <w:rPr>
                <w:rFonts w:ascii="Times New Roman" w:eastAsia="Times New Roman" w:hAnsi="Times New Roman" w:cs="Times New Roman"/>
                <w:color w:val="000000"/>
              </w:rPr>
              <w:t xml:space="preserve">Sau khi </w:t>
            </w:r>
            <w:r w:rsidR="007C13B3">
              <w:rPr>
                <w:rFonts w:ascii="Times New Roman" w:eastAsia="Times New Roman" w:hAnsi="Times New Roman" w:cs="Times New Roman"/>
                <w:color w:val="000000"/>
              </w:rPr>
              <w:t>nh</w:t>
            </w:r>
            <w:r w:rsidRPr="00912AAB">
              <w:rPr>
                <w:rFonts w:ascii="Times New Roman" w:eastAsia="Times New Roman" w:hAnsi="Times New Roman" w:cs="Times New Roman"/>
                <w:color w:val="000000"/>
              </w:rPr>
              <w:t xml:space="preserve">ấn nút </w:t>
            </w:r>
            <w:r w:rsidR="004C44A9">
              <w:rPr>
                <w:rFonts w:ascii="Times New Roman" w:eastAsia="Times New Roman" w:hAnsi="Times New Roman" w:cs="Times New Roman"/>
                <w:i/>
                <w:iCs/>
                <w:color w:val="000000"/>
              </w:rPr>
              <w:t>Thêm vào giỏ</w:t>
            </w:r>
            <w:r w:rsidRPr="0038420D">
              <w:rPr>
                <w:rFonts w:ascii="Times New Roman" w:eastAsia="Times New Roman" w:hAnsi="Times New Roman" w:cs="Times New Roman"/>
                <w:i/>
                <w:iCs/>
                <w:color w:val="000000"/>
              </w:rPr>
              <w:t xml:space="preserve"> hàng</w:t>
            </w:r>
          </w:p>
        </w:tc>
      </w:tr>
      <w:tr w:rsidR="00912AAB" w:rsidRPr="00912AAB" w14:paraId="6717D584" w14:textId="77777777" w:rsidTr="00912AAB">
        <w:trPr>
          <w:trHeight w:val="785"/>
        </w:trPr>
        <w:tc>
          <w:tcPr>
            <w:tcW w:w="0" w:type="auto"/>
            <w:tcBorders>
              <w:top w:val="single" w:sz="8" w:space="0" w:color="000000"/>
              <w:left w:val="single" w:sz="8" w:space="0" w:color="000000"/>
              <w:bottom w:val="single" w:sz="8" w:space="0" w:color="000000"/>
              <w:right w:val="single" w:sz="8" w:space="0" w:color="000000"/>
            </w:tcBorders>
            <w:shd w:val="clear" w:color="auto" w:fill="A8D08D"/>
            <w:tcMar>
              <w:top w:w="100" w:type="dxa"/>
              <w:left w:w="100" w:type="dxa"/>
              <w:bottom w:w="100" w:type="dxa"/>
              <w:right w:w="100" w:type="dxa"/>
            </w:tcMar>
            <w:hideMark/>
          </w:tcPr>
          <w:p w14:paraId="14A49D4C" w14:textId="77777777" w:rsidR="00912AAB" w:rsidRPr="00912AAB" w:rsidRDefault="00912AAB" w:rsidP="00912AAB">
            <w:pPr>
              <w:spacing w:before="240" w:after="0" w:line="240" w:lineRule="auto"/>
              <w:ind w:firstLine="0"/>
              <w:jc w:val="center"/>
              <w:rPr>
                <w:rFonts w:ascii="Times New Roman" w:eastAsia="Times New Roman" w:hAnsi="Times New Roman" w:cs="Times New Roman"/>
                <w:sz w:val="24"/>
                <w:szCs w:val="24"/>
              </w:rPr>
            </w:pPr>
            <w:r w:rsidRPr="00912AAB">
              <w:rPr>
                <w:rFonts w:ascii="Times New Roman" w:eastAsia="Times New Roman" w:hAnsi="Times New Roman" w:cs="Times New Roman"/>
                <w:b/>
                <w:bCs/>
                <w:color w:val="000000"/>
              </w:rPr>
              <w:t>Điều kiện tiên quyết</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3324CF" w14:textId="647C6DF5" w:rsidR="00912AAB" w:rsidRPr="00912AAB" w:rsidRDefault="00912AAB" w:rsidP="00912AAB">
            <w:pPr>
              <w:spacing w:before="240" w:after="0" w:line="240" w:lineRule="auto"/>
              <w:ind w:firstLine="0"/>
              <w:rPr>
                <w:rFonts w:ascii="Times New Roman" w:eastAsia="Times New Roman" w:hAnsi="Times New Roman" w:cs="Times New Roman"/>
                <w:sz w:val="24"/>
                <w:szCs w:val="24"/>
              </w:rPr>
            </w:pPr>
            <w:r w:rsidRPr="00912AAB">
              <w:rPr>
                <w:rFonts w:ascii="Times New Roman" w:eastAsia="Times New Roman" w:hAnsi="Times New Roman" w:cs="Times New Roman"/>
                <w:color w:val="000000"/>
              </w:rPr>
              <w:t xml:space="preserve">Phải đăng nhập và </w:t>
            </w:r>
            <w:r w:rsidR="00DE3425">
              <w:rPr>
                <w:rFonts w:ascii="Times New Roman" w:eastAsia="Times New Roman" w:hAnsi="Times New Roman" w:cs="Times New Roman"/>
                <w:color w:val="000000"/>
              </w:rPr>
              <w:t>nhấn chọn</w:t>
            </w:r>
            <w:r w:rsidRPr="00912AAB">
              <w:rPr>
                <w:rFonts w:ascii="Times New Roman" w:eastAsia="Times New Roman" w:hAnsi="Times New Roman" w:cs="Times New Roman"/>
                <w:color w:val="000000"/>
              </w:rPr>
              <w:t xml:space="preserve"> sản phẩm </w:t>
            </w:r>
            <w:r w:rsidR="00DE3425">
              <w:rPr>
                <w:rFonts w:ascii="Times New Roman" w:eastAsia="Times New Roman" w:hAnsi="Times New Roman" w:cs="Times New Roman"/>
                <w:color w:val="000000"/>
              </w:rPr>
              <w:t>trên trang chủ</w:t>
            </w:r>
          </w:p>
        </w:tc>
      </w:tr>
      <w:tr w:rsidR="00912AAB" w:rsidRPr="00912AAB" w14:paraId="454F5AE8" w14:textId="77777777" w:rsidTr="00912AAB">
        <w:trPr>
          <w:trHeight w:val="500"/>
        </w:trPr>
        <w:tc>
          <w:tcPr>
            <w:tcW w:w="0" w:type="auto"/>
            <w:tcBorders>
              <w:top w:val="single" w:sz="8" w:space="0" w:color="000000"/>
              <w:left w:val="single" w:sz="8" w:space="0" w:color="000000"/>
              <w:bottom w:val="single" w:sz="8" w:space="0" w:color="000000"/>
              <w:right w:val="single" w:sz="8" w:space="0" w:color="000000"/>
            </w:tcBorders>
            <w:shd w:val="clear" w:color="auto" w:fill="A8D08D"/>
            <w:tcMar>
              <w:top w:w="100" w:type="dxa"/>
              <w:left w:w="100" w:type="dxa"/>
              <w:bottom w:w="100" w:type="dxa"/>
              <w:right w:w="100" w:type="dxa"/>
            </w:tcMar>
            <w:hideMark/>
          </w:tcPr>
          <w:p w14:paraId="18670B43" w14:textId="77777777" w:rsidR="00912AAB" w:rsidRPr="00912AAB" w:rsidRDefault="00912AAB" w:rsidP="00912AAB">
            <w:pPr>
              <w:spacing w:before="240" w:after="0" w:line="240" w:lineRule="auto"/>
              <w:ind w:firstLine="0"/>
              <w:jc w:val="center"/>
              <w:rPr>
                <w:rFonts w:ascii="Times New Roman" w:eastAsia="Times New Roman" w:hAnsi="Times New Roman" w:cs="Times New Roman"/>
                <w:sz w:val="24"/>
                <w:szCs w:val="24"/>
              </w:rPr>
            </w:pPr>
            <w:r w:rsidRPr="00912AAB">
              <w:rPr>
                <w:rFonts w:ascii="Times New Roman" w:eastAsia="Times New Roman" w:hAnsi="Times New Roman" w:cs="Times New Roman"/>
                <w:b/>
                <w:bCs/>
                <w:color w:val="000000"/>
              </w:rPr>
              <w:lastRenderedPageBreak/>
              <w:t>Hậu điều kiện</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27C8CE" w14:textId="77777777" w:rsidR="00912AAB" w:rsidRPr="00912AAB" w:rsidRDefault="00912AAB" w:rsidP="00912AAB">
            <w:pPr>
              <w:spacing w:before="0" w:after="0" w:line="240" w:lineRule="auto"/>
              <w:ind w:firstLine="0"/>
              <w:jc w:val="left"/>
              <w:rPr>
                <w:rFonts w:ascii="Times New Roman" w:eastAsia="Times New Roman" w:hAnsi="Times New Roman" w:cs="Times New Roman"/>
                <w:sz w:val="24"/>
                <w:szCs w:val="24"/>
              </w:rPr>
            </w:pPr>
          </w:p>
        </w:tc>
      </w:tr>
      <w:tr w:rsidR="00912AAB" w:rsidRPr="00912AAB" w14:paraId="3254C7BE" w14:textId="77777777" w:rsidTr="00912AAB">
        <w:trPr>
          <w:trHeight w:val="2225"/>
        </w:trPr>
        <w:tc>
          <w:tcPr>
            <w:tcW w:w="0" w:type="auto"/>
            <w:tcBorders>
              <w:top w:val="single" w:sz="8" w:space="0" w:color="000000"/>
              <w:left w:val="single" w:sz="8" w:space="0" w:color="000000"/>
              <w:bottom w:val="single" w:sz="8" w:space="0" w:color="000000"/>
              <w:right w:val="single" w:sz="8" w:space="0" w:color="000000"/>
            </w:tcBorders>
            <w:shd w:val="clear" w:color="auto" w:fill="A8D08D"/>
            <w:tcMar>
              <w:top w:w="100" w:type="dxa"/>
              <w:left w:w="100" w:type="dxa"/>
              <w:bottom w:w="100" w:type="dxa"/>
              <w:right w:w="100" w:type="dxa"/>
            </w:tcMar>
            <w:hideMark/>
          </w:tcPr>
          <w:p w14:paraId="105F487B" w14:textId="77777777" w:rsidR="00912AAB" w:rsidRPr="00912AAB" w:rsidRDefault="00912AAB" w:rsidP="00912AAB">
            <w:pPr>
              <w:spacing w:before="240" w:after="0" w:line="240" w:lineRule="auto"/>
              <w:ind w:firstLine="0"/>
              <w:jc w:val="center"/>
              <w:rPr>
                <w:rFonts w:ascii="Times New Roman" w:eastAsia="Times New Roman" w:hAnsi="Times New Roman" w:cs="Times New Roman"/>
                <w:sz w:val="24"/>
                <w:szCs w:val="24"/>
              </w:rPr>
            </w:pPr>
            <w:r w:rsidRPr="00912AAB">
              <w:rPr>
                <w:rFonts w:ascii="Times New Roman" w:eastAsia="Times New Roman" w:hAnsi="Times New Roman" w:cs="Times New Roman"/>
                <w:b/>
                <w:bCs/>
                <w:color w:val="000000"/>
              </w:rPr>
              <w:t>Luồng sự kiện chính</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6C5420" w14:textId="77777777" w:rsidR="00912AAB" w:rsidRPr="00912AAB" w:rsidRDefault="00912AAB" w:rsidP="00912AAB">
            <w:pPr>
              <w:spacing w:before="0" w:after="0" w:line="240" w:lineRule="auto"/>
              <w:ind w:firstLine="0"/>
              <w:jc w:val="left"/>
              <w:rPr>
                <w:rFonts w:ascii="Times New Roman" w:eastAsia="Times New Roman" w:hAnsi="Times New Roman" w:cs="Times New Roman"/>
              </w:rPr>
            </w:pPr>
          </w:p>
          <w:tbl>
            <w:tblPr>
              <w:tblW w:w="0" w:type="auto"/>
              <w:tblCellMar>
                <w:top w:w="15" w:type="dxa"/>
                <w:left w:w="15" w:type="dxa"/>
                <w:bottom w:w="15" w:type="dxa"/>
                <w:right w:w="15" w:type="dxa"/>
              </w:tblCellMar>
              <w:tblLook w:val="04A0" w:firstRow="1" w:lastRow="0" w:firstColumn="1" w:lastColumn="0" w:noHBand="0" w:noVBand="1"/>
            </w:tblPr>
            <w:tblGrid>
              <w:gridCol w:w="1152"/>
              <w:gridCol w:w="2218"/>
              <w:gridCol w:w="3729"/>
            </w:tblGrid>
            <w:tr w:rsidR="00912AAB" w:rsidRPr="00912AAB" w14:paraId="7FC348B5" w14:textId="77777777">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E4275F" w14:textId="77777777" w:rsidR="00912AAB" w:rsidRPr="00912AAB" w:rsidRDefault="00912AAB" w:rsidP="00912AAB">
                  <w:pPr>
                    <w:spacing w:before="240" w:after="0" w:line="240" w:lineRule="auto"/>
                    <w:ind w:left="460" w:firstLine="0"/>
                    <w:jc w:val="center"/>
                    <w:rPr>
                      <w:rFonts w:ascii="Times New Roman" w:eastAsia="Times New Roman" w:hAnsi="Times New Roman" w:cs="Times New Roman"/>
                      <w:b/>
                      <w:bCs/>
                    </w:rPr>
                  </w:pPr>
                  <w:r w:rsidRPr="00912AAB">
                    <w:rPr>
                      <w:rFonts w:ascii="Times New Roman" w:eastAsia="Times New Roman" w:hAnsi="Times New Roman" w:cs="Times New Roman"/>
                      <w:b/>
                      <w:bCs/>
                      <w:color w:val="000000"/>
                    </w:rPr>
                    <w:t>STT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C70F86" w14:textId="77777777" w:rsidR="00912AAB" w:rsidRPr="00912AAB" w:rsidRDefault="00912AAB" w:rsidP="00912AAB">
                  <w:pPr>
                    <w:spacing w:before="240" w:after="0" w:line="240" w:lineRule="auto"/>
                    <w:ind w:left="460" w:firstLine="0"/>
                    <w:jc w:val="center"/>
                    <w:rPr>
                      <w:rFonts w:ascii="Times New Roman" w:eastAsia="Times New Roman" w:hAnsi="Times New Roman" w:cs="Times New Roman"/>
                      <w:b/>
                      <w:bCs/>
                    </w:rPr>
                  </w:pPr>
                  <w:r w:rsidRPr="00912AAB">
                    <w:rPr>
                      <w:rFonts w:ascii="Times New Roman" w:eastAsia="Times New Roman" w:hAnsi="Times New Roman" w:cs="Times New Roman"/>
                      <w:b/>
                      <w:bCs/>
                      <w:color w:val="000000"/>
                    </w:rPr>
                    <w:t>Thực hiện bởi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AB615F" w14:textId="77777777" w:rsidR="00912AAB" w:rsidRPr="00912AAB" w:rsidRDefault="00912AAB" w:rsidP="00912AAB">
                  <w:pPr>
                    <w:spacing w:before="240" w:after="0" w:line="240" w:lineRule="auto"/>
                    <w:ind w:left="460" w:firstLine="0"/>
                    <w:jc w:val="center"/>
                    <w:rPr>
                      <w:rFonts w:ascii="Times New Roman" w:eastAsia="Times New Roman" w:hAnsi="Times New Roman" w:cs="Times New Roman"/>
                      <w:b/>
                      <w:bCs/>
                    </w:rPr>
                  </w:pPr>
                  <w:r w:rsidRPr="00912AAB">
                    <w:rPr>
                      <w:rFonts w:ascii="Times New Roman" w:eastAsia="Times New Roman" w:hAnsi="Times New Roman" w:cs="Times New Roman"/>
                      <w:b/>
                      <w:bCs/>
                      <w:color w:val="000000"/>
                    </w:rPr>
                    <w:t>Hành động</w:t>
                  </w:r>
                </w:p>
              </w:tc>
            </w:tr>
            <w:tr w:rsidR="00912AAB" w:rsidRPr="00912AAB" w14:paraId="605D31C7" w14:textId="77777777">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C947BC" w14:textId="77777777" w:rsidR="00912AAB" w:rsidRPr="00912AAB" w:rsidRDefault="00912AAB" w:rsidP="00912AAB">
                  <w:pPr>
                    <w:spacing w:before="240" w:after="0" w:line="240" w:lineRule="auto"/>
                    <w:ind w:left="460" w:firstLine="0"/>
                    <w:jc w:val="center"/>
                    <w:rPr>
                      <w:rFonts w:ascii="Times New Roman" w:eastAsia="Times New Roman" w:hAnsi="Times New Roman" w:cs="Times New Roman"/>
                    </w:rPr>
                  </w:pPr>
                  <w:r w:rsidRPr="00912AAB">
                    <w:rPr>
                      <w:rFonts w:ascii="Times New Roman" w:eastAsia="Times New Roman" w:hAnsi="Times New Roman" w:cs="Times New Roman"/>
                      <w:color w:val="000000"/>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D1B411" w14:textId="7C6C1269" w:rsidR="00912AAB" w:rsidRPr="00912AAB" w:rsidRDefault="00912AAB" w:rsidP="00912AAB">
                  <w:pPr>
                    <w:spacing w:before="240" w:after="0" w:line="240" w:lineRule="auto"/>
                    <w:ind w:left="460" w:firstLine="0"/>
                    <w:jc w:val="center"/>
                    <w:rPr>
                      <w:rFonts w:ascii="Times New Roman" w:eastAsia="Times New Roman" w:hAnsi="Times New Roman" w:cs="Times New Roman"/>
                    </w:rPr>
                  </w:pPr>
                  <w:r w:rsidRPr="00912AAB">
                    <w:rPr>
                      <w:rFonts w:ascii="Times New Roman" w:eastAsia="Times New Roman" w:hAnsi="Times New Roman" w:cs="Times New Roman"/>
                      <w:color w:val="000000"/>
                    </w:rPr>
                    <w:t>Khách</w:t>
                  </w:r>
                  <w:r w:rsidR="00DE3425">
                    <w:rPr>
                      <w:rFonts w:ascii="Times New Roman" w:eastAsia="Times New Roman" w:hAnsi="Times New Roman" w:cs="Times New Roman"/>
                      <w:color w:val="000000"/>
                    </w:rPr>
                    <w:t xml:space="preserve"> hàng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F5AF92" w14:textId="7EB4DF71" w:rsidR="00912AAB" w:rsidRPr="00912AAB" w:rsidRDefault="00912AAB" w:rsidP="00912AAB">
                  <w:pPr>
                    <w:spacing w:before="240" w:after="0" w:line="240" w:lineRule="auto"/>
                    <w:ind w:left="460" w:firstLine="0"/>
                    <w:jc w:val="center"/>
                    <w:rPr>
                      <w:rFonts w:ascii="Times New Roman" w:eastAsia="Times New Roman" w:hAnsi="Times New Roman" w:cs="Times New Roman"/>
                    </w:rPr>
                  </w:pPr>
                  <w:r w:rsidRPr="00912AAB">
                    <w:rPr>
                      <w:rFonts w:ascii="Times New Roman" w:eastAsia="Times New Roman" w:hAnsi="Times New Roman" w:cs="Times New Roman"/>
                      <w:color w:val="000000"/>
                    </w:rPr>
                    <w:t xml:space="preserve">Bấm </w:t>
                  </w:r>
                  <w:r w:rsidR="004C44A9" w:rsidRPr="004C44A9">
                    <w:rPr>
                      <w:rFonts w:ascii="Times New Roman" w:eastAsia="Times New Roman" w:hAnsi="Times New Roman" w:cs="Times New Roman"/>
                      <w:i/>
                      <w:iCs/>
                      <w:color w:val="000000"/>
                    </w:rPr>
                    <w:t>Thêm vào giỏ</w:t>
                  </w:r>
                  <w:r w:rsidRPr="004C44A9">
                    <w:rPr>
                      <w:rFonts w:ascii="Times New Roman" w:eastAsia="Times New Roman" w:hAnsi="Times New Roman" w:cs="Times New Roman"/>
                      <w:i/>
                      <w:iCs/>
                      <w:color w:val="000000"/>
                    </w:rPr>
                    <w:t xml:space="preserve"> hàng</w:t>
                  </w:r>
                </w:p>
              </w:tc>
            </w:tr>
            <w:tr w:rsidR="00912AAB" w:rsidRPr="00912AAB" w14:paraId="65E0AEC1" w14:textId="77777777">
              <w:trPr>
                <w:trHeight w:val="7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4B92E8" w14:textId="77777777" w:rsidR="00912AAB" w:rsidRPr="00912AAB" w:rsidRDefault="00912AAB" w:rsidP="00912AAB">
                  <w:pPr>
                    <w:spacing w:before="240" w:after="0" w:line="240" w:lineRule="auto"/>
                    <w:ind w:left="460" w:firstLine="0"/>
                    <w:jc w:val="center"/>
                    <w:rPr>
                      <w:rFonts w:ascii="Times New Roman" w:eastAsia="Times New Roman" w:hAnsi="Times New Roman" w:cs="Times New Roman"/>
                    </w:rPr>
                  </w:pPr>
                  <w:r w:rsidRPr="00912AAB">
                    <w:rPr>
                      <w:rFonts w:ascii="Times New Roman" w:eastAsia="Times New Roman" w:hAnsi="Times New Roman" w:cs="Times New Roman"/>
                      <w:color w:val="000000"/>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4FB289" w14:textId="77777777" w:rsidR="00912AAB" w:rsidRPr="00912AAB" w:rsidRDefault="00912AAB" w:rsidP="00912AAB">
                  <w:pPr>
                    <w:spacing w:before="240" w:after="0" w:line="240" w:lineRule="auto"/>
                    <w:ind w:left="460" w:firstLine="0"/>
                    <w:jc w:val="center"/>
                    <w:rPr>
                      <w:rFonts w:ascii="Times New Roman" w:eastAsia="Times New Roman" w:hAnsi="Times New Roman" w:cs="Times New Roman"/>
                    </w:rPr>
                  </w:pPr>
                  <w:r w:rsidRPr="00912AAB">
                    <w:rPr>
                      <w:rFonts w:ascii="Times New Roman" w:eastAsia="Times New Roman" w:hAnsi="Times New Roman" w:cs="Times New Roman"/>
                      <w:color w:val="000000"/>
                    </w:rPr>
                    <w:t>Hệ thống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810D1C" w14:textId="77777777" w:rsidR="00912AAB" w:rsidRPr="00912AAB" w:rsidRDefault="00912AAB" w:rsidP="00912AAB">
                  <w:pPr>
                    <w:spacing w:before="240" w:after="0" w:line="240" w:lineRule="auto"/>
                    <w:ind w:left="460" w:firstLine="0"/>
                    <w:jc w:val="center"/>
                    <w:rPr>
                      <w:rFonts w:ascii="Times New Roman" w:eastAsia="Times New Roman" w:hAnsi="Times New Roman" w:cs="Times New Roman"/>
                    </w:rPr>
                  </w:pPr>
                  <w:r w:rsidRPr="00912AAB">
                    <w:rPr>
                      <w:rFonts w:ascii="Times New Roman" w:eastAsia="Times New Roman" w:hAnsi="Times New Roman" w:cs="Times New Roman"/>
                      <w:color w:val="000000"/>
                    </w:rPr>
                    <w:t>Kiểm tra thông tin giỏ hàng</w:t>
                  </w:r>
                </w:p>
              </w:tc>
            </w:tr>
            <w:tr w:rsidR="00912AAB" w:rsidRPr="00912AAB" w14:paraId="755F7E8D" w14:textId="77777777">
              <w:trPr>
                <w:trHeight w:val="7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9D1C2B" w14:textId="77777777" w:rsidR="00912AAB" w:rsidRPr="00912AAB" w:rsidRDefault="00912AAB" w:rsidP="00912AAB">
                  <w:pPr>
                    <w:spacing w:before="240" w:after="0" w:line="240" w:lineRule="auto"/>
                    <w:ind w:left="460" w:firstLine="0"/>
                    <w:jc w:val="center"/>
                    <w:rPr>
                      <w:rFonts w:ascii="Times New Roman" w:eastAsia="Times New Roman" w:hAnsi="Times New Roman" w:cs="Times New Roman"/>
                    </w:rPr>
                  </w:pPr>
                  <w:r w:rsidRPr="00912AAB">
                    <w:rPr>
                      <w:rFonts w:ascii="Times New Roman" w:eastAsia="Times New Roman" w:hAnsi="Times New Roman" w:cs="Times New Roman"/>
                      <w:color w:val="000000"/>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4E99B3" w14:textId="77777777" w:rsidR="00912AAB" w:rsidRPr="00912AAB" w:rsidRDefault="00912AAB" w:rsidP="00912AAB">
                  <w:pPr>
                    <w:spacing w:before="240" w:after="0" w:line="240" w:lineRule="auto"/>
                    <w:ind w:left="460" w:firstLine="0"/>
                    <w:jc w:val="center"/>
                    <w:rPr>
                      <w:rFonts w:ascii="Times New Roman" w:eastAsia="Times New Roman" w:hAnsi="Times New Roman" w:cs="Times New Roman"/>
                    </w:rPr>
                  </w:pPr>
                  <w:r w:rsidRPr="00912AAB">
                    <w:rPr>
                      <w:rFonts w:ascii="Times New Roman" w:eastAsia="Times New Roman" w:hAnsi="Times New Roman" w:cs="Times New Roman"/>
                      <w:color w:val="000000"/>
                    </w:rPr>
                    <w:t>Hệ thống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6B6070" w14:textId="0FB467AD" w:rsidR="00912AAB" w:rsidRPr="00912AAB" w:rsidRDefault="004C44A9" w:rsidP="00912AAB">
                  <w:pPr>
                    <w:spacing w:before="240" w:after="0" w:line="240" w:lineRule="auto"/>
                    <w:ind w:left="460" w:firstLine="0"/>
                    <w:jc w:val="center"/>
                    <w:rPr>
                      <w:rFonts w:ascii="Times New Roman" w:eastAsia="Times New Roman" w:hAnsi="Times New Roman" w:cs="Times New Roman"/>
                    </w:rPr>
                  </w:pPr>
                  <w:r>
                    <w:rPr>
                      <w:rFonts w:ascii="Times New Roman" w:eastAsia="Times New Roman" w:hAnsi="Times New Roman" w:cs="Times New Roman"/>
                      <w:color w:val="000000"/>
                    </w:rPr>
                    <w:t>Thêm sản phẩm vào giỏ hàng</w:t>
                  </w:r>
                </w:p>
              </w:tc>
            </w:tr>
          </w:tbl>
          <w:p w14:paraId="6B86ED91" w14:textId="77777777" w:rsidR="00912AAB" w:rsidRPr="00912AAB" w:rsidRDefault="00912AAB" w:rsidP="00912AAB">
            <w:pPr>
              <w:spacing w:before="0" w:after="0" w:line="240" w:lineRule="auto"/>
              <w:ind w:firstLine="0"/>
              <w:jc w:val="left"/>
              <w:rPr>
                <w:rFonts w:ascii="Times New Roman" w:eastAsia="Times New Roman" w:hAnsi="Times New Roman" w:cs="Times New Roman"/>
              </w:rPr>
            </w:pPr>
          </w:p>
        </w:tc>
      </w:tr>
      <w:tr w:rsidR="00912AAB" w:rsidRPr="00912AAB" w14:paraId="0B8F97C2" w14:textId="77777777" w:rsidTr="00912AAB">
        <w:trPr>
          <w:trHeight w:val="845"/>
        </w:trPr>
        <w:tc>
          <w:tcPr>
            <w:tcW w:w="0" w:type="auto"/>
            <w:tcBorders>
              <w:top w:val="single" w:sz="8" w:space="0" w:color="000000"/>
              <w:left w:val="single" w:sz="8" w:space="0" w:color="000000"/>
              <w:bottom w:val="single" w:sz="8" w:space="0" w:color="000000"/>
              <w:right w:val="single" w:sz="8" w:space="0" w:color="000000"/>
            </w:tcBorders>
            <w:shd w:val="clear" w:color="auto" w:fill="A8D08D"/>
            <w:tcMar>
              <w:top w:w="100" w:type="dxa"/>
              <w:left w:w="100" w:type="dxa"/>
              <w:bottom w:w="100" w:type="dxa"/>
              <w:right w:w="100" w:type="dxa"/>
            </w:tcMar>
            <w:hideMark/>
          </w:tcPr>
          <w:p w14:paraId="797F856F" w14:textId="77777777" w:rsidR="00912AAB" w:rsidRPr="00912AAB" w:rsidRDefault="00912AAB" w:rsidP="00912AAB">
            <w:pPr>
              <w:spacing w:before="240" w:after="0" w:line="240" w:lineRule="auto"/>
              <w:ind w:firstLine="0"/>
              <w:jc w:val="center"/>
              <w:rPr>
                <w:rFonts w:ascii="Times New Roman" w:eastAsia="Times New Roman" w:hAnsi="Times New Roman" w:cs="Times New Roman"/>
                <w:sz w:val="24"/>
                <w:szCs w:val="24"/>
              </w:rPr>
            </w:pPr>
            <w:r w:rsidRPr="00912AAB">
              <w:rPr>
                <w:rFonts w:ascii="Times New Roman" w:eastAsia="Times New Roman" w:hAnsi="Times New Roman" w:cs="Times New Roman"/>
                <w:b/>
                <w:bCs/>
                <w:color w:val="000000"/>
              </w:rPr>
              <w:t>Luồng sự kiện thay thế</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2EE31E" w14:textId="77777777" w:rsidR="00912AAB" w:rsidRPr="00912AAB" w:rsidRDefault="00912AAB" w:rsidP="00912AAB">
            <w:pPr>
              <w:spacing w:before="0" w:after="0" w:line="240" w:lineRule="auto"/>
              <w:ind w:firstLine="0"/>
              <w:jc w:val="left"/>
              <w:rPr>
                <w:rFonts w:ascii="Times New Roman" w:eastAsia="Times New Roman" w:hAnsi="Times New Roman" w:cs="Times New Roman"/>
              </w:rPr>
            </w:pPr>
          </w:p>
          <w:tbl>
            <w:tblPr>
              <w:tblW w:w="0" w:type="auto"/>
              <w:tblCellMar>
                <w:top w:w="15" w:type="dxa"/>
                <w:left w:w="15" w:type="dxa"/>
                <w:bottom w:w="15" w:type="dxa"/>
                <w:right w:w="15" w:type="dxa"/>
              </w:tblCellMar>
              <w:tblLook w:val="04A0" w:firstRow="1" w:lastRow="0" w:firstColumn="1" w:lastColumn="0" w:noHBand="0" w:noVBand="1"/>
            </w:tblPr>
            <w:tblGrid>
              <w:gridCol w:w="1152"/>
              <w:gridCol w:w="1967"/>
              <w:gridCol w:w="4009"/>
            </w:tblGrid>
            <w:tr w:rsidR="00912AAB" w:rsidRPr="00912AAB" w14:paraId="476C331A" w14:textId="77777777">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CBD00A" w14:textId="77777777" w:rsidR="00912AAB" w:rsidRPr="00912AAB" w:rsidRDefault="00912AAB" w:rsidP="00912AAB">
                  <w:pPr>
                    <w:spacing w:before="240" w:after="0" w:line="240" w:lineRule="auto"/>
                    <w:ind w:left="460" w:firstLine="0"/>
                    <w:jc w:val="center"/>
                    <w:rPr>
                      <w:rFonts w:ascii="Times New Roman" w:eastAsia="Times New Roman" w:hAnsi="Times New Roman" w:cs="Times New Roman"/>
                      <w:b/>
                      <w:bCs/>
                    </w:rPr>
                  </w:pPr>
                  <w:r w:rsidRPr="00912AAB">
                    <w:rPr>
                      <w:rFonts w:ascii="Times New Roman" w:eastAsia="Times New Roman" w:hAnsi="Times New Roman" w:cs="Times New Roman"/>
                      <w:b/>
                      <w:bCs/>
                      <w:color w:val="000000"/>
                    </w:rPr>
                    <w:t>STT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F8D6D1" w14:textId="77777777" w:rsidR="00912AAB" w:rsidRPr="00912AAB" w:rsidRDefault="00912AAB" w:rsidP="00912AAB">
                  <w:pPr>
                    <w:spacing w:before="240" w:after="0" w:line="240" w:lineRule="auto"/>
                    <w:ind w:left="460" w:firstLine="0"/>
                    <w:jc w:val="center"/>
                    <w:rPr>
                      <w:rFonts w:ascii="Times New Roman" w:eastAsia="Times New Roman" w:hAnsi="Times New Roman" w:cs="Times New Roman"/>
                      <w:b/>
                      <w:bCs/>
                    </w:rPr>
                  </w:pPr>
                  <w:r w:rsidRPr="00912AAB">
                    <w:rPr>
                      <w:rFonts w:ascii="Times New Roman" w:eastAsia="Times New Roman" w:hAnsi="Times New Roman" w:cs="Times New Roman"/>
                      <w:b/>
                      <w:bCs/>
                      <w:color w:val="000000"/>
                    </w:rPr>
                    <w:t>Thực hiện bởi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55D8D5" w14:textId="77777777" w:rsidR="00912AAB" w:rsidRPr="00912AAB" w:rsidRDefault="00912AAB" w:rsidP="00912AAB">
                  <w:pPr>
                    <w:spacing w:before="240" w:after="0" w:line="240" w:lineRule="auto"/>
                    <w:ind w:left="460" w:firstLine="0"/>
                    <w:jc w:val="center"/>
                    <w:rPr>
                      <w:rFonts w:ascii="Times New Roman" w:eastAsia="Times New Roman" w:hAnsi="Times New Roman" w:cs="Times New Roman"/>
                      <w:b/>
                      <w:bCs/>
                    </w:rPr>
                  </w:pPr>
                  <w:r w:rsidRPr="00912AAB">
                    <w:rPr>
                      <w:rFonts w:ascii="Times New Roman" w:eastAsia="Times New Roman" w:hAnsi="Times New Roman" w:cs="Times New Roman"/>
                      <w:b/>
                      <w:bCs/>
                      <w:color w:val="000000"/>
                    </w:rPr>
                    <w:t>Hành động</w:t>
                  </w:r>
                </w:p>
              </w:tc>
            </w:tr>
            <w:tr w:rsidR="00912AAB" w:rsidRPr="00912AAB" w14:paraId="00823EAE" w14:textId="77777777">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F1507A" w14:textId="77777777" w:rsidR="00912AAB" w:rsidRPr="00912AAB" w:rsidRDefault="00912AAB" w:rsidP="00912AAB">
                  <w:pPr>
                    <w:spacing w:before="240" w:after="0" w:line="240" w:lineRule="auto"/>
                    <w:ind w:left="460" w:firstLine="0"/>
                    <w:jc w:val="center"/>
                    <w:rPr>
                      <w:rFonts w:ascii="Times New Roman" w:eastAsia="Times New Roman" w:hAnsi="Times New Roman" w:cs="Times New Roman"/>
                    </w:rPr>
                  </w:pPr>
                  <w:r w:rsidRPr="00912AAB">
                    <w:rPr>
                      <w:rFonts w:ascii="Times New Roman" w:eastAsia="Times New Roman" w:hAnsi="Times New Roman" w:cs="Times New Roman"/>
                      <w:color w:val="000000"/>
                    </w:rPr>
                    <w:t>1a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A91E9A" w14:textId="77777777" w:rsidR="00912AAB" w:rsidRPr="00912AAB" w:rsidRDefault="00912AAB" w:rsidP="00912AAB">
                  <w:pPr>
                    <w:spacing w:before="240" w:after="0" w:line="240" w:lineRule="auto"/>
                    <w:ind w:left="460" w:firstLine="0"/>
                    <w:jc w:val="center"/>
                    <w:rPr>
                      <w:rFonts w:ascii="Times New Roman" w:eastAsia="Times New Roman" w:hAnsi="Times New Roman" w:cs="Times New Roman"/>
                    </w:rPr>
                  </w:pPr>
                  <w:r w:rsidRPr="00912AAB">
                    <w:rPr>
                      <w:rFonts w:ascii="Times New Roman" w:eastAsia="Times New Roman" w:hAnsi="Times New Roman" w:cs="Times New Roman"/>
                      <w:color w:val="000000"/>
                    </w:rPr>
                    <w:t>Hệ thống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07E253" w14:textId="77777777" w:rsidR="00912AAB" w:rsidRPr="00912AAB" w:rsidRDefault="00912AAB" w:rsidP="00912AAB">
                  <w:pPr>
                    <w:spacing w:before="240" w:after="0" w:line="240" w:lineRule="auto"/>
                    <w:ind w:left="460" w:firstLine="0"/>
                    <w:jc w:val="center"/>
                    <w:rPr>
                      <w:rFonts w:ascii="Times New Roman" w:eastAsia="Times New Roman" w:hAnsi="Times New Roman" w:cs="Times New Roman"/>
                    </w:rPr>
                  </w:pPr>
                  <w:r w:rsidRPr="00912AAB">
                    <w:rPr>
                      <w:rFonts w:ascii="Times New Roman" w:eastAsia="Times New Roman" w:hAnsi="Times New Roman" w:cs="Times New Roman"/>
                      <w:color w:val="000000"/>
                    </w:rPr>
                    <w:t>Đưa khách hàng đến giao diện đăng nhập</w:t>
                  </w:r>
                </w:p>
              </w:tc>
            </w:tr>
          </w:tbl>
          <w:p w14:paraId="1FAB595A" w14:textId="77777777" w:rsidR="00912AAB" w:rsidRPr="00912AAB" w:rsidRDefault="00912AAB" w:rsidP="00912AAB">
            <w:pPr>
              <w:spacing w:before="0" w:after="0" w:line="240" w:lineRule="auto"/>
              <w:ind w:firstLine="0"/>
              <w:jc w:val="left"/>
              <w:rPr>
                <w:rFonts w:ascii="Times New Roman" w:eastAsia="Times New Roman" w:hAnsi="Times New Roman" w:cs="Times New Roman"/>
              </w:rPr>
            </w:pPr>
          </w:p>
        </w:tc>
      </w:tr>
    </w:tbl>
    <w:p w14:paraId="16A414E1" w14:textId="392E4F05" w:rsidR="00EA527E" w:rsidRDefault="00EA527E" w:rsidP="00EA527E">
      <w:pPr>
        <w:rPr>
          <w:rFonts w:ascii="Times New Roman" w:hAnsi="Times New Roman" w:cs="Times New Roman"/>
        </w:rPr>
      </w:pPr>
    </w:p>
    <w:p w14:paraId="6A148D49" w14:textId="2A272160" w:rsidR="00865D5C" w:rsidRDefault="00865D5C" w:rsidP="00865D5C">
      <w:pPr>
        <w:pStyle w:val="Heading4"/>
      </w:pPr>
      <w:bookmarkStart w:id="80" w:name="_Toc119108302"/>
      <w:r>
        <w:lastRenderedPageBreak/>
        <w:t xml:space="preserve">1.5.5. Chức năng </w:t>
      </w:r>
      <w:r w:rsidR="001A0018">
        <w:t>đặt hàng</w:t>
      </w:r>
      <w:bookmarkEnd w:id="80"/>
    </w:p>
    <w:p w14:paraId="612BD223" w14:textId="332F4254" w:rsidR="004C10D7" w:rsidRDefault="00F20F60" w:rsidP="004C10D7">
      <w:pPr>
        <w:ind w:firstLine="0"/>
        <w:jc w:val="center"/>
        <w:rPr>
          <w:rFonts w:ascii="Calibri Light" w:hAnsi="Calibri Light" w:cs="Calibri Light"/>
          <w:color w:val="000000"/>
          <w:shd w:val="clear" w:color="auto" w:fill="FFFFFF"/>
        </w:rPr>
      </w:pPr>
      <w:r>
        <w:rPr>
          <w:noProof/>
        </w:rPr>
        <w:drawing>
          <wp:inline distT="0" distB="0" distL="0" distR="0" wp14:anchorId="702BDFC6" wp14:editId="5E34A04B">
            <wp:extent cx="3590925" cy="4572000"/>
            <wp:effectExtent l="0" t="0" r="0" b="0"/>
            <wp:docPr id="1292363297" name="Picture 129236329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363297" name="Picture 1292363297" descr="Diagram&#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3590925" cy="4572000"/>
                    </a:xfrm>
                    <a:prstGeom prst="rect">
                      <a:avLst/>
                    </a:prstGeom>
                  </pic:spPr>
                </pic:pic>
              </a:graphicData>
            </a:graphic>
          </wp:inline>
        </w:drawing>
      </w:r>
    </w:p>
    <w:p w14:paraId="37106868" w14:textId="1BDDFEEE" w:rsidR="005B2318" w:rsidRPr="00FA5F1B" w:rsidRDefault="00FA5F1B" w:rsidP="00FA5F1B">
      <w:pPr>
        <w:jc w:val="center"/>
      </w:pPr>
      <w:r w:rsidRPr="00EF07FC">
        <w:rPr>
          <w:rFonts w:ascii="Times New Roman" w:hAnsi="Times New Roman" w:cs="Times New Roman"/>
          <w:i/>
          <w:iCs/>
          <w:sz w:val="24"/>
          <w:szCs w:val="24"/>
        </w:rPr>
        <w:t>Hình 1.5.</w:t>
      </w:r>
      <w:r>
        <w:rPr>
          <w:rFonts w:ascii="Times New Roman" w:hAnsi="Times New Roman" w:cs="Times New Roman"/>
          <w:i/>
          <w:iCs/>
          <w:sz w:val="24"/>
          <w:szCs w:val="24"/>
        </w:rPr>
        <w:t>5</w:t>
      </w:r>
      <w:r w:rsidRPr="00EF07FC">
        <w:rPr>
          <w:rFonts w:ascii="Times New Roman" w:hAnsi="Times New Roman" w:cs="Times New Roman"/>
          <w:i/>
          <w:iCs/>
          <w:sz w:val="24"/>
          <w:szCs w:val="24"/>
        </w:rPr>
        <w:t xml:space="preserve">. Chi tiết chức năng thiết kế cho chức năng </w:t>
      </w:r>
      <w:r>
        <w:rPr>
          <w:rFonts w:ascii="Times New Roman" w:hAnsi="Times New Roman" w:cs="Times New Roman"/>
          <w:i/>
          <w:iCs/>
          <w:sz w:val="24"/>
          <w:szCs w:val="24"/>
        </w:rPr>
        <w:t>đặt hàng</w:t>
      </w:r>
    </w:p>
    <w:tbl>
      <w:tblPr>
        <w:tblW w:w="0" w:type="auto"/>
        <w:tblCellMar>
          <w:top w:w="15" w:type="dxa"/>
          <w:left w:w="15" w:type="dxa"/>
          <w:bottom w:w="15" w:type="dxa"/>
          <w:right w:w="15" w:type="dxa"/>
        </w:tblCellMar>
        <w:tblLook w:val="04A0" w:firstRow="1" w:lastRow="0" w:firstColumn="1" w:lastColumn="0" w:noHBand="0" w:noVBand="1"/>
      </w:tblPr>
      <w:tblGrid>
        <w:gridCol w:w="1862"/>
        <w:gridCol w:w="2117"/>
        <w:gridCol w:w="3342"/>
        <w:gridCol w:w="2297"/>
      </w:tblGrid>
      <w:tr w:rsidR="002F6B29" w:rsidRPr="00F6035D" w14:paraId="237DF906" w14:textId="77777777" w:rsidTr="00F6035D">
        <w:trPr>
          <w:trHeight w:val="500"/>
        </w:trPr>
        <w:tc>
          <w:tcPr>
            <w:tcW w:w="0" w:type="auto"/>
            <w:tcBorders>
              <w:top w:val="single" w:sz="8" w:space="0" w:color="000000"/>
              <w:left w:val="single" w:sz="8" w:space="0" w:color="000000"/>
              <w:bottom w:val="single" w:sz="8" w:space="0" w:color="000000"/>
              <w:right w:val="single" w:sz="8" w:space="0" w:color="000000"/>
            </w:tcBorders>
            <w:shd w:val="clear" w:color="auto" w:fill="A8D08D"/>
            <w:tcMar>
              <w:top w:w="100" w:type="dxa"/>
              <w:left w:w="100" w:type="dxa"/>
              <w:bottom w:w="100" w:type="dxa"/>
              <w:right w:w="100" w:type="dxa"/>
            </w:tcMar>
            <w:hideMark/>
          </w:tcPr>
          <w:p w14:paraId="11BC86A5" w14:textId="1F1F3458" w:rsidR="00F6035D" w:rsidRPr="00F6035D" w:rsidRDefault="00F6035D" w:rsidP="00F6035D">
            <w:pPr>
              <w:spacing w:before="240" w:after="0" w:line="240" w:lineRule="auto"/>
              <w:ind w:firstLine="0"/>
              <w:jc w:val="center"/>
              <w:rPr>
                <w:rFonts w:ascii="Times New Roman" w:eastAsia="Times New Roman" w:hAnsi="Times New Roman" w:cs="Times New Roman"/>
                <w:sz w:val="24"/>
                <w:szCs w:val="24"/>
              </w:rPr>
            </w:pPr>
            <w:r w:rsidRPr="00F6035D">
              <w:rPr>
                <w:rFonts w:ascii="Times New Roman" w:eastAsia="Times New Roman" w:hAnsi="Times New Roman" w:cs="Times New Roman"/>
                <w:b/>
                <w:bCs/>
                <w:color w:val="000000"/>
              </w:rPr>
              <w:t>Mã use</w:t>
            </w:r>
            <w:r w:rsidR="00C33DC6">
              <w:rPr>
                <w:rFonts w:ascii="Times New Roman" w:eastAsia="Times New Roman" w:hAnsi="Times New Roman" w:cs="Times New Roman"/>
                <w:b/>
                <w:bCs/>
                <w:color w:val="000000"/>
              </w:rPr>
              <w:t>-</w:t>
            </w:r>
            <w:r w:rsidRPr="00F6035D">
              <w:rPr>
                <w:rFonts w:ascii="Times New Roman" w:eastAsia="Times New Roman" w:hAnsi="Times New Roman" w:cs="Times New Roman"/>
                <w:b/>
                <w:bCs/>
                <w:color w:val="000000"/>
              </w:rPr>
              <w:t>case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861427" w14:textId="77777777" w:rsidR="00F6035D" w:rsidRPr="00F6035D" w:rsidRDefault="00F6035D" w:rsidP="00F6035D">
            <w:pPr>
              <w:spacing w:before="240" w:after="0" w:line="240" w:lineRule="auto"/>
              <w:ind w:firstLine="0"/>
              <w:jc w:val="center"/>
              <w:rPr>
                <w:rFonts w:ascii="Times New Roman" w:eastAsia="Times New Roman" w:hAnsi="Times New Roman" w:cs="Times New Roman"/>
                <w:sz w:val="24"/>
                <w:szCs w:val="24"/>
              </w:rPr>
            </w:pPr>
            <w:r w:rsidRPr="00F6035D">
              <w:rPr>
                <w:rFonts w:ascii="Times New Roman" w:eastAsia="Times New Roman" w:hAnsi="Times New Roman" w:cs="Times New Roman"/>
                <w:b/>
                <w:bCs/>
                <w:color w:val="000000"/>
              </w:rPr>
              <w:t>UC05</w:t>
            </w:r>
          </w:p>
        </w:tc>
        <w:tc>
          <w:tcPr>
            <w:tcW w:w="0" w:type="auto"/>
            <w:tcBorders>
              <w:top w:val="single" w:sz="8" w:space="0" w:color="000000"/>
              <w:left w:val="single" w:sz="8" w:space="0" w:color="000000"/>
              <w:bottom w:val="single" w:sz="8" w:space="0" w:color="000000"/>
              <w:right w:val="single" w:sz="8" w:space="0" w:color="000000"/>
            </w:tcBorders>
            <w:shd w:val="clear" w:color="auto" w:fill="A8D08D"/>
            <w:tcMar>
              <w:top w:w="100" w:type="dxa"/>
              <w:left w:w="100" w:type="dxa"/>
              <w:bottom w:w="100" w:type="dxa"/>
              <w:right w:w="100" w:type="dxa"/>
            </w:tcMar>
            <w:hideMark/>
          </w:tcPr>
          <w:p w14:paraId="1ABFD617" w14:textId="1A565614" w:rsidR="00F6035D" w:rsidRPr="00F6035D" w:rsidRDefault="00F6035D" w:rsidP="00F6035D">
            <w:pPr>
              <w:spacing w:before="240" w:after="0" w:line="240" w:lineRule="auto"/>
              <w:ind w:firstLine="0"/>
              <w:jc w:val="center"/>
              <w:rPr>
                <w:rFonts w:ascii="Times New Roman" w:eastAsia="Times New Roman" w:hAnsi="Times New Roman" w:cs="Times New Roman"/>
                <w:sz w:val="24"/>
                <w:szCs w:val="24"/>
              </w:rPr>
            </w:pPr>
            <w:r w:rsidRPr="00F6035D">
              <w:rPr>
                <w:rFonts w:ascii="Times New Roman" w:eastAsia="Times New Roman" w:hAnsi="Times New Roman" w:cs="Times New Roman"/>
                <w:b/>
                <w:bCs/>
                <w:color w:val="000000"/>
              </w:rPr>
              <w:t>Tên use</w:t>
            </w:r>
            <w:r w:rsidR="00C33DC6">
              <w:rPr>
                <w:rFonts w:ascii="Times New Roman" w:eastAsia="Times New Roman" w:hAnsi="Times New Roman" w:cs="Times New Roman"/>
                <w:b/>
                <w:bCs/>
                <w:color w:val="000000"/>
              </w:rPr>
              <w:t>-</w:t>
            </w:r>
            <w:r w:rsidRPr="00F6035D">
              <w:rPr>
                <w:rFonts w:ascii="Times New Roman" w:eastAsia="Times New Roman" w:hAnsi="Times New Roman" w:cs="Times New Roman"/>
                <w:b/>
                <w:bCs/>
                <w:color w:val="000000"/>
              </w:rPr>
              <w:t>case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84F37E" w14:textId="506F635D" w:rsidR="00F6035D" w:rsidRPr="00F6035D" w:rsidRDefault="002F6B29" w:rsidP="00F6035D">
            <w:pPr>
              <w:spacing w:before="240" w:after="0" w:line="240" w:lineRule="auto"/>
              <w:ind w:firstLine="0"/>
              <w:rPr>
                <w:rFonts w:ascii="Times New Roman" w:eastAsia="Times New Roman" w:hAnsi="Times New Roman" w:cs="Times New Roman"/>
                <w:sz w:val="24"/>
                <w:szCs w:val="24"/>
              </w:rPr>
            </w:pPr>
            <w:r>
              <w:rPr>
                <w:rFonts w:ascii="Times New Roman" w:eastAsia="Times New Roman" w:hAnsi="Times New Roman" w:cs="Times New Roman"/>
                <w:sz w:val="24"/>
                <w:szCs w:val="24"/>
              </w:rPr>
              <w:t>Đặt hàng</w:t>
            </w:r>
          </w:p>
        </w:tc>
      </w:tr>
      <w:tr w:rsidR="00A662BA" w:rsidRPr="00F6035D" w14:paraId="56ECD6B6" w14:textId="77777777" w:rsidTr="00F6035D">
        <w:trPr>
          <w:trHeight w:val="500"/>
        </w:trPr>
        <w:tc>
          <w:tcPr>
            <w:tcW w:w="0" w:type="auto"/>
            <w:tcBorders>
              <w:top w:val="single" w:sz="8" w:space="0" w:color="000000"/>
              <w:left w:val="single" w:sz="8" w:space="0" w:color="000000"/>
              <w:bottom w:val="single" w:sz="8" w:space="0" w:color="000000"/>
              <w:right w:val="single" w:sz="8" w:space="0" w:color="000000"/>
            </w:tcBorders>
            <w:shd w:val="clear" w:color="auto" w:fill="A8D08D"/>
            <w:tcMar>
              <w:top w:w="100" w:type="dxa"/>
              <w:left w:w="100" w:type="dxa"/>
              <w:bottom w:w="100" w:type="dxa"/>
              <w:right w:w="100" w:type="dxa"/>
            </w:tcMar>
            <w:hideMark/>
          </w:tcPr>
          <w:p w14:paraId="32C72343" w14:textId="77777777" w:rsidR="00F6035D" w:rsidRPr="00F6035D" w:rsidRDefault="00F6035D" w:rsidP="00F6035D">
            <w:pPr>
              <w:spacing w:before="240" w:after="0" w:line="240" w:lineRule="auto"/>
              <w:ind w:firstLine="0"/>
              <w:jc w:val="center"/>
              <w:rPr>
                <w:rFonts w:ascii="Times New Roman" w:eastAsia="Times New Roman" w:hAnsi="Times New Roman" w:cs="Times New Roman"/>
                <w:sz w:val="24"/>
                <w:szCs w:val="24"/>
              </w:rPr>
            </w:pPr>
            <w:r w:rsidRPr="00F6035D">
              <w:rPr>
                <w:rFonts w:ascii="Times New Roman" w:eastAsia="Times New Roman" w:hAnsi="Times New Roman" w:cs="Times New Roman"/>
                <w:b/>
                <w:bCs/>
                <w:color w:val="000000"/>
              </w:rPr>
              <w:t>Mục đích sử dụng</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A09124" w14:textId="11786A7E" w:rsidR="00F6035D" w:rsidRPr="00F6035D" w:rsidRDefault="00F6035D" w:rsidP="00F6035D">
            <w:pPr>
              <w:spacing w:before="240" w:after="0" w:line="240" w:lineRule="auto"/>
              <w:ind w:firstLine="0"/>
              <w:rPr>
                <w:rFonts w:ascii="Times New Roman" w:eastAsia="Times New Roman" w:hAnsi="Times New Roman" w:cs="Times New Roman"/>
                <w:sz w:val="24"/>
                <w:szCs w:val="24"/>
              </w:rPr>
            </w:pPr>
            <w:r w:rsidRPr="00F6035D">
              <w:rPr>
                <w:rFonts w:ascii="Times New Roman" w:eastAsia="Times New Roman" w:hAnsi="Times New Roman" w:cs="Times New Roman"/>
                <w:color w:val="000000"/>
              </w:rPr>
              <w:t xml:space="preserve">Giúp </w:t>
            </w:r>
            <w:r w:rsidR="006B3321">
              <w:rPr>
                <w:rFonts w:ascii="Times New Roman" w:eastAsia="Times New Roman" w:hAnsi="Times New Roman" w:cs="Times New Roman"/>
                <w:color w:val="000000"/>
              </w:rPr>
              <w:t xml:space="preserve">khách hàng </w:t>
            </w:r>
            <w:r w:rsidR="002F6B29">
              <w:rPr>
                <w:rFonts w:ascii="Times New Roman" w:eastAsia="Times New Roman" w:hAnsi="Times New Roman" w:cs="Times New Roman"/>
                <w:color w:val="000000"/>
              </w:rPr>
              <w:t xml:space="preserve">thực hiện đặt </w:t>
            </w:r>
            <w:r w:rsidR="006B3321">
              <w:rPr>
                <w:rFonts w:ascii="Times New Roman" w:eastAsia="Times New Roman" w:hAnsi="Times New Roman" w:cs="Times New Roman"/>
                <w:color w:val="000000"/>
              </w:rPr>
              <w:t>tất cả sản phẩm trong giỏ hàng</w:t>
            </w:r>
          </w:p>
        </w:tc>
      </w:tr>
      <w:tr w:rsidR="00A662BA" w:rsidRPr="00F6035D" w14:paraId="7271C5CE" w14:textId="77777777" w:rsidTr="00F6035D">
        <w:trPr>
          <w:trHeight w:val="500"/>
        </w:trPr>
        <w:tc>
          <w:tcPr>
            <w:tcW w:w="0" w:type="auto"/>
            <w:tcBorders>
              <w:top w:val="single" w:sz="8" w:space="0" w:color="000000"/>
              <w:left w:val="single" w:sz="8" w:space="0" w:color="000000"/>
              <w:bottom w:val="single" w:sz="8" w:space="0" w:color="000000"/>
              <w:right w:val="single" w:sz="8" w:space="0" w:color="000000"/>
            </w:tcBorders>
            <w:shd w:val="clear" w:color="auto" w:fill="A8D08D"/>
            <w:tcMar>
              <w:top w:w="100" w:type="dxa"/>
              <w:left w:w="100" w:type="dxa"/>
              <w:bottom w:w="100" w:type="dxa"/>
              <w:right w:w="100" w:type="dxa"/>
            </w:tcMar>
            <w:hideMark/>
          </w:tcPr>
          <w:p w14:paraId="56F5ECA4" w14:textId="77777777" w:rsidR="00F6035D" w:rsidRPr="00F6035D" w:rsidRDefault="00F6035D" w:rsidP="00F6035D">
            <w:pPr>
              <w:spacing w:before="240" w:after="0" w:line="240" w:lineRule="auto"/>
              <w:ind w:firstLine="0"/>
              <w:jc w:val="center"/>
              <w:rPr>
                <w:rFonts w:ascii="Times New Roman" w:eastAsia="Times New Roman" w:hAnsi="Times New Roman" w:cs="Times New Roman"/>
                <w:sz w:val="24"/>
                <w:szCs w:val="24"/>
              </w:rPr>
            </w:pPr>
            <w:r w:rsidRPr="00F6035D">
              <w:rPr>
                <w:rFonts w:ascii="Times New Roman" w:eastAsia="Times New Roman" w:hAnsi="Times New Roman" w:cs="Times New Roman"/>
                <w:b/>
                <w:bCs/>
                <w:color w:val="000000"/>
              </w:rPr>
              <w:t>Tác nhân</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843854" w14:textId="4D3BAAA9" w:rsidR="00F6035D" w:rsidRPr="00F6035D" w:rsidRDefault="00F6035D" w:rsidP="00F6035D">
            <w:pPr>
              <w:spacing w:before="240" w:after="0" w:line="240" w:lineRule="auto"/>
              <w:ind w:firstLine="0"/>
              <w:rPr>
                <w:rFonts w:ascii="Times New Roman" w:eastAsia="Times New Roman" w:hAnsi="Times New Roman" w:cs="Times New Roman"/>
                <w:sz w:val="24"/>
                <w:szCs w:val="24"/>
              </w:rPr>
            </w:pPr>
            <w:r w:rsidRPr="00F6035D">
              <w:rPr>
                <w:rFonts w:ascii="Times New Roman" w:eastAsia="Times New Roman" w:hAnsi="Times New Roman" w:cs="Times New Roman"/>
                <w:color w:val="000000"/>
              </w:rPr>
              <w:t>Khách</w:t>
            </w:r>
            <w:r w:rsidR="006B3321">
              <w:rPr>
                <w:rFonts w:ascii="Times New Roman" w:eastAsia="Times New Roman" w:hAnsi="Times New Roman" w:cs="Times New Roman"/>
                <w:color w:val="000000"/>
              </w:rPr>
              <w:t xml:space="preserve"> hàng</w:t>
            </w:r>
          </w:p>
        </w:tc>
      </w:tr>
      <w:tr w:rsidR="00A662BA" w:rsidRPr="00F6035D" w14:paraId="6DCB967B" w14:textId="77777777" w:rsidTr="00F6035D">
        <w:trPr>
          <w:trHeight w:val="500"/>
        </w:trPr>
        <w:tc>
          <w:tcPr>
            <w:tcW w:w="0" w:type="auto"/>
            <w:tcBorders>
              <w:top w:val="single" w:sz="8" w:space="0" w:color="000000"/>
              <w:left w:val="single" w:sz="8" w:space="0" w:color="000000"/>
              <w:bottom w:val="single" w:sz="8" w:space="0" w:color="000000"/>
              <w:right w:val="single" w:sz="8" w:space="0" w:color="000000"/>
            </w:tcBorders>
            <w:shd w:val="clear" w:color="auto" w:fill="A8D08D"/>
            <w:tcMar>
              <w:top w:w="100" w:type="dxa"/>
              <w:left w:w="100" w:type="dxa"/>
              <w:bottom w:w="100" w:type="dxa"/>
              <w:right w:w="100" w:type="dxa"/>
            </w:tcMar>
            <w:hideMark/>
          </w:tcPr>
          <w:p w14:paraId="11BE6121" w14:textId="77777777" w:rsidR="00F6035D" w:rsidRPr="00F6035D" w:rsidRDefault="00F6035D" w:rsidP="00F6035D">
            <w:pPr>
              <w:spacing w:before="240" w:after="0" w:line="240" w:lineRule="auto"/>
              <w:ind w:firstLine="0"/>
              <w:jc w:val="center"/>
              <w:rPr>
                <w:rFonts w:ascii="Times New Roman" w:eastAsia="Times New Roman" w:hAnsi="Times New Roman" w:cs="Times New Roman"/>
                <w:sz w:val="24"/>
                <w:szCs w:val="24"/>
              </w:rPr>
            </w:pPr>
            <w:r w:rsidRPr="00F6035D">
              <w:rPr>
                <w:rFonts w:ascii="Times New Roman" w:eastAsia="Times New Roman" w:hAnsi="Times New Roman" w:cs="Times New Roman"/>
                <w:b/>
                <w:bCs/>
                <w:color w:val="000000"/>
              </w:rPr>
              <w:t>Sự kiện kích hoạt</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A0FB0A" w14:textId="28DA225A" w:rsidR="00F6035D" w:rsidRPr="00F6035D" w:rsidRDefault="00F6035D" w:rsidP="00F6035D">
            <w:pPr>
              <w:spacing w:before="240" w:after="0" w:line="240" w:lineRule="auto"/>
              <w:ind w:firstLine="0"/>
              <w:rPr>
                <w:rFonts w:ascii="Times New Roman" w:eastAsia="Times New Roman" w:hAnsi="Times New Roman" w:cs="Times New Roman"/>
                <w:sz w:val="24"/>
                <w:szCs w:val="24"/>
              </w:rPr>
            </w:pPr>
            <w:r w:rsidRPr="00F6035D">
              <w:rPr>
                <w:rFonts w:ascii="Times New Roman" w:eastAsia="Times New Roman" w:hAnsi="Times New Roman" w:cs="Times New Roman"/>
                <w:color w:val="000000"/>
              </w:rPr>
              <w:t xml:space="preserve">Sau khi người dùng nhấn </w:t>
            </w:r>
            <w:r w:rsidR="007C673A" w:rsidRPr="002F6B29">
              <w:rPr>
                <w:rFonts w:ascii="Times New Roman" w:eastAsia="Times New Roman" w:hAnsi="Times New Roman" w:cs="Times New Roman"/>
                <w:i/>
                <w:iCs/>
                <w:color w:val="000000"/>
              </w:rPr>
              <w:t>T</w:t>
            </w:r>
            <w:r w:rsidR="002F6B29" w:rsidRPr="002F6B29">
              <w:rPr>
                <w:rFonts w:ascii="Times New Roman" w:eastAsia="Times New Roman" w:hAnsi="Times New Roman" w:cs="Times New Roman"/>
                <w:i/>
                <w:iCs/>
                <w:color w:val="000000"/>
              </w:rPr>
              <w:t>h</w:t>
            </w:r>
            <w:r w:rsidR="007C673A" w:rsidRPr="002F6B29">
              <w:rPr>
                <w:rFonts w:ascii="Times New Roman" w:eastAsia="Times New Roman" w:hAnsi="Times New Roman" w:cs="Times New Roman"/>
                <w:i/>
                <w:iCs/>
                <w:color w:val="000000"/>
              </w:rPr>
              <w:t>anh toán</w:t>
            </w:r>
          </w:p>
        </w:tc>
      </w:tr>
      <w:tr w:rsidR="00A662BA" w:rsidRPr="00F6035D" w14:paraId="0E41E3C1" w14:textId="77777777" w:rsidTr="00F6035D">
        <w:trPr>
          <w:trHeight w:val="785"/>
        </w:trPr>
        <w:tc>
          <w:tcPr>
            <w:tcW w:w="0" w:type="auto"/>
            <w:tcBorders>
              <w:top w:val="single" w:sz="8" w:space="0" w:color="000000"/>
              <w:left w:val="single" w:sz="8" w:space="0" w:color="000000"/>
              <w:bottom w:val="single" w:sz="8" w:space="0" w:color="000000"/>
              <w:right w:val="single" w:sz="8" w:space="0" w:color="000000"/>
            </w:tcBorders>
            <w:shd w:val="clear" w:color="auto" w:fill="A8D08D"/>
            <w:tcMar>
              <w:top w:w="100" w:type="dxa"/>
              <w:left w:w="100" w:type="dxa"/>
              <w:bottom w:w="100" w:type="dxa"/>
              <w:right w:w="100" w:type="dxa"/>
            </w:tcMar>
            <w:hideMark/>
          </w:tcPr>
          <w:p w14:paraId="3658E372" w14:textId="77777777" w:rsidR="00F6035D" w:rsidRPr="00F6035D" w:rsidRDefault="00F6035D" w:rsidP="00F6035D">
            <w:pPr>
              <w:spacing w:before="240" w:after="0" w:line="240" w:lineRule="auto"/>
              <w:ind w:firstLine="0"/>
              <w:jc w:val="center"/>
              <w:rPr>
                <w:rFonts w:ascii="Times New Roman" w:eastAsia="Times New Roman" w:hAnsi="Times New Roman" w:cs="Times New Roman"/>
                <w:sz w:val="24"/>
                <w:szCs w:val="24"/>
              </w:rPr>
            </w:pPr>
            <w:r w:rsidRPr="00F6035D">
              <w:rPr>
                <w:rFonts w:ascii="Times New Roman" w:eastAsia="Times New Roman" w:hAnsi="Times New Roman" w:cs="Times New Roman"/>
                <w:b/>
                <w:bCs/>
                <w:color w:val="000000"/>
              </w:rPr>
              <w:lastRenderedPageBreak/>
              <w:t>Điều kiện tiên quyết</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1A6283" w14:textId="7C3CAF5A" w:rsidR="00F6035D" w:rsidRPr="00F6035D" w:rsidRDefault="00F6035D" w:rsidP="00F6035D">
            <w:pPr>
              <w:spacing w:before="240" w:after="0" w:line="240" w:lineRule="auto"/>
              <w:ind w:firstLine="0"/>
              <w:rPr>
                <w:rFonts w:ascii="Times New Roman" w:eastAsia="Times New Roman" w:hAnsi="Times New Roman" w:cs="Times New Roman"/>
                <w:sz w:val="24"/>
                <w:szCs w:val="24"/>
              </w:rPr>
            </w:pPr>
            <w:r w:rsidRPr="00F6035D">
              <w:rPr>
                <w:rFonts w:ascii="Times New Roman" w:eastAsia="Times New Roman" w:hAnsi="Times New Roman" w:cs="Times New Roman"/>
                <w:color w:val="000000"/>
              </w:rPr>
              <w:t>Phải đăng nhập</w:t>
            </w:r>
            <w:r w:rsidR="007C673A">
              <w:rPr>
                <w:rFonts w:ascii="Times New Roman" w:eastAsia="Times New Roman" w:hAnsi="Times New Roman" w:cs="Times New Roman"/>
                <w:color w:val="000000"/>
              </w:rPr>
              <w:t>, và phải có sản phẩm (tối thiểu 1 sản phẩm) trong giỏ hàng</w:t>
            </w:r>
          </w:p>
        </w:tc>
      </w:tr>
      <w:tr w:rsidR="00A662BA" w:rsidRPr="00F6035D" w14:paraId="053BE051" w14:textId="77777777" w:rsidTr="00F6035D">
        <w:trPr>
          <w:trHeight w:val="500"/>
        </w:trPr>
        <w:tc>
          <w:tcPr>
            <w:tcW w:w="0" w:type="auto"/>
            <w:tcBorders>
              <w:top w:val="single" w:sz="8" w:space="0" w:color="000000"/>
              <w:left w:val="single" w:sz="8" w:space="0" w:color="000000"/>
              <w:bottom w:val="single" w:sz="8" w:space="0" w:color="000000"/>
              <w:right w:val="single" w:sz="8" w:space="0" w:color="000000"/>
            </w:tcBorders>
            <w:shd w:val="clear" w:color="auto" w:fill="A8D08D"/>
            <w:tcMar>
              <w:top w:w="100" w:type="dxa"/>
              <w:left w:w="100" w:type="dxa"/>
              <w:bottom w:w="100" w:type="dxa"/>
              <w:right w:w="100" w:type="dxa"/>
            </w:tcMar>
            <w:hideMark/>
          </w:tcPr>
          <w:p w14:paraId="10CB2461" w14:textId="77777777" w:rsidR="00F6035D" w:rsidRPr="00F6035D" w:rsidRDefault="00F6035D" w:rsidP="00F6035D">
            <w:pPr>
              <w:spacing w:before="240" w:after="0" w:line="240" w:lineRule="auto"/>
              <w:ind w:firstLine="0"/>
              <w:jc w:val="center"/>
              <w:rPr>
                <w:rFonts w:ascii="Times New Roman" w:eastAsia="Times New Roman" w:hAnsi="Times New Roman" w:cs="Times New Roman"/>
                <w:sz w:val="24"/>
                <w:szCs w:val="24"/>
              </w:rPr>
            </w:pPr>
            <w:r w:rsidRPr="00F6035D">
              <w:rPr>
                <w:rFonts w:ascii="Times New Roman" w:eastAsia="Times New Roman" w:hAnsi="Times New Roman" w:cs="Times New Roman"/>
                <w:b/>
                <w:bCs/>
                <w:color w:val="000000"/>
              </w:rPr>
              <w:t>Hậu điều kiện</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3F58BB" w14:textId="51247100" w:rsidR="00F6035D" w:rsidRPr="007C673A" w:rsidRDefault="007C673A" w:rsidP="00F6035D">
            <w:pPr>
              <w:spacing w:before="0" w:after="0" w:line="240" w:lineRule="auto"/>
              <w:ind w:firstLine="0"/>
              <w:jc w:val="left"/>
              <w:rPr>
                <w:rFonts w:ascii="Times New Roman" w:eastAsia="Times New Roman" w:hAnsi="Times New Roman" w:cs="Times New Roman"/>
              </w:rPr>
            </w:pPr>
            <w:r w:rsidRPr="007C673A">
              <w:rPr>
                <w:rFonts w:ascii="Times New Roman" w:eastAsia="Times New Roman" w:hAnsi="Times New Roman" w:cs="Times New Roman"/>
              </w:rPr>
              <w:t>Gửi e-mail xác nhận thanh toán đơn hàng</w:t>
            </w:r>
          </w:p>
        </w:tc>
      </w:tr>
      <w:tr w:rsidR="00A662BA" w:rsidRPr="00F6035D" w14:paraId="55B260EC" w14:textId="77777777" w:rsidTr="00F6035D">
        <w:trPr>
          <w:trHeight w:val="2225"/>
        </w:trPr>
        <w:tc>
          <w:tcPr>
            <w:tcW w:w="0" w:type="auto"/>
            <w:tcBorders>
              <w:top w:val="single" w:sz="8" w:space="0" w:color="000000"/>
              <w:left w:val="single" w:sz="8" w:space="0" w:color="000000"/>
              <w:bottom w:val="single" w:sz="8" w:space="0" w:color="000000"/>
              <w:right w:val="single" w:sz="8" w:space="0" w:color="000000"/>
            </w:tcBorders>
            <w:shd w:val="clear" w:color="auto" w:fill="A8D08D"/>
            <w:tcMar>
              <w:top w:w="100" w:type="dxa"/>
              <w:left w:w="100" w:type="dxa"/>
              <w:bottom w:w="100" w:type="dxa"/>
              <w:right w:w="100" w:type="dxa"/>
            </w:tcMar>
            <w:hideMark/>
          </w:tcPr>
          <w:p w14:paraId="651949DB" w14:textId="77777777" w:rsidR="00F6035D" w:rsidRPr="00F6035D" w:rsidRDefault="00F6035D" w:rsidP="00F6035D">
            <w:pPr>
              <w:spacing w:before="240" w:after="0" w:line="240" w:lineRule="auto"/>
              <w:ind w:firstLine="0"/>
              <w:jc w:val="center"/>
              <w:rPr>
                <w:rFonts w:ascii="Times New Roman" w:eastAsia="Times New Roman" w:hAnsi="Times New Roman" w:cs="Times New Roman"/>
                <w:sz w:val="24"/>
                <w:szCs w:val="24"/>
              </w:rPr>
            </w:pPr>
            <w:r w:rsidRPr="00F6035D">
              <w:rPr>
                <w:rFonts w:ascii="Times New Roman" w:eastAsia="Times New Roman" w:hAnsi="Times New Roman" w:cs="Times New Roman"/>
                <w:b/>
                <w:bCs/>
                <w:color w:val="000000"/>
              </w:rPr>
              <w:t>Luồng sự kiện chính</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334CE0" w14:textId="77777777" w:rsidR="00F6035D" w:rsidRPr="00F6035D" w:rsidRDefault="00F6035D" w:rsidP="00F6035D">
            <w:pPr>
              <w:spacing w:before="0" w:after="0" w:line="240" w:lineRule="auto"/>
              <w:ind w:firstLine="0"/>
              <w:jc w:val="left"/>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152"/>
              <w:gridCol w:w="1790"/>
              <w:gridCol w:w="4594"/>
            </w:tblGrid>
            <w:tr w:rsidR="00A662BA" w:rsidRPr="00F6035D" w14:paraId="7F178C30" w14:textId="77777777">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18D995" w14:textId="77777777" w:rsidR="00F6035D" w:rsidRPr="00F6035D" w:rsidRDefault="00F6035D" w:rsidP="00F6035D">
                  <w:pPr>
                    <w:spacing w:before="240" w:after="0" w:line="240" w:lineRule="auto"/>
                    <w:ind w:left="460" w:firstLine="0"/>
                    <w:jc w:val="center"/>
                    <w:rPr>
                      <w:rFonts w:ascii="Times New Roman" w:eastAsia="Times New Roman" w:hAnsi="Times New Roman" w:cs="Times New Roman"/>
                      <w:b/>
                      <w:bCs/>
                    </w:rPr>
                  </w:pPr>
                  <w:r w:rsidRPr="00F6035D">
                    <w:rPr>
                      <w:rFonts w:ascii="Times New Roman" w:eastAsia="Times New Roman" w:hAnsi="Times New Roman" w:cs="Times New Roman"/>
                      <w:b/>
                      <w:bCs/>
                      <w:color w:val="000000"/>
                    </w:rPr>
                    <w:t>STT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600969" w14:textId="77777777" w:rsidR="00F6035D" w:rsidRPr="00F6035D" w:rsidRDefault="00F6035D" w:rsidP="00F6035D">
                  <w:pPr>
                    <w:spacing w:before="240" w:after="0" w:line="240" w:lineRule="auto"/>
                    <w:ind w:left="460" w:firstLine="0"/>
                    <w:jc w:val="center"/>
                    <w:rPr>
                      <w:rFonts w:ascii="Times New Roman" w:eastAsia="Times New Roman" w:hAnsi="Times New Roman" w:cs="Times New Roman"/>
                      <w:b/>
                      <w:bCs/>
                    </w:rPr>
                  </w:pPr>
                  <w:r w:rsidRPr="00F6035D">
                    <w:rPr>
                      <w:rFonts w:ascii="Times New Roman" w:eastAsia="Times New Roman" w:hAnsi="Times New Roman" w:cs="Times New Roman"/>
                      <w:b/>
                      <w:bCs/>
                      <w:color w:val="000000"/>
                    </w:rPr>
                    <w:t>Thực hiện bởi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55EAA5" w14:textId="77777777" w:rsidR="00F6035D" w:rsidRPr="00F6035D" w:rsidRDefault="00F6035D" w:rsidP="00F6035D">
                  <w:pPr>
                    <w:spacing w:before="240" w:after="0" w:line="240" w:lineRule="auto"/>
                    <w:ind w:left="460" w:firstLine="0"/>
                    <w:jc w:val="center"/>
                    <w:rPr>
                      <w:rFonts w:ascii="Times New Roman" w:eastAsia="Times New Roman" w:hAnsi="Times New Roman" w:cs="Times New Roman"/>
                      <w:b/>
                      <w:bCs/>
                    </w:rPr>
                  </w:pPr>
                  <w:r w:rsidRPr="00F6035D">
                    <w:rPr>
                      <w:rFonts w:ascii="Times New Roman" w:eastAsia="Times New Roman" w:hAnsi="Times New Roman" w:cs="Times New Roman"/>
                      <w:b/>
                      <w:bCs/>
                      <w:color w:val="000000"/>
                    </w:rPr>
                    <w:t>Hành động</w:t>
                  </w:r>
                </w:p>
              </w:tc>
            </w:tr>
            <w:tr w:rsidR="00A662BA" w:rsidRPr="00F6035D" w14:paraId="48FA3387" w14:textId="77777777">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69FBE2" w14:textId="77777777" w:rsidR="00F6035D" w:rsidRPr="00F6035D" w:rsidRDefault="00F6035D" w:rsidP="00F6035D">
                  <w:pPr>
                    <w:spacing w:before="240" w:after="0" w:line="240" w:lineRule="auto"/>
                    <w:ind w:left="460" w:firstLine="0"/>
                    <w:jc w:val="center"/>
                    <w:rPr>
                      <w:rFonts w:ascii="Times New Roman" w:eastAsia="Times New Roman" w:hAnsi="Times New Roman" w:cs="Times New Roman"/>
                    </w:rPr>
                  </w:pPr>
                  <w:r w:rsidRPr="00F6035D">
                    <w:rPr>
                      <w:rFonts w:ascii="Times New Roman" w:eastAsia="Times New Roman" w:hAnsi="Times New Roman" w:cs="Times New Roman"/>
                      <w:color w:val="000000"/>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F0DD0E" w14:textId="065DBDF1" w:rsidR="00F6035D" w:rsidRPr="00F6035D" w:rsidRDefault="00F6035D" w:rsidP="00F6035D">
                  <w:pPr>
                    <w:spacing w:before="240" w:after="0" w:line="240" w:lineRule="auto"/>
                    <w:ind w:left="460" w:firstLine="0"/>
                    <w:jc w:val="center"/>
                    <w:rPr>
                      <w:rFonts w:ascii="Times New Roman" w:eastAsia="Times New Roman" w:hAnsi="Times New Roman" w:cs="Times New Roman"/>
                    </w:rPr>
                  </w:pPr>
                  <w:r w:rsidRPr="00F6035D">
                    <w:rPr>
                      <w:rFonts w:ascii="Times New Roman" w:eastAsia="Times New Roman" w:hAnsi="Times New Roman" w:cs="Times New Roman"/>
                      <w:color w:val="000000"/>
                    </w:rPr>
                    <w:t>Khách</w:t>
                  </w:r>
                  <w:r w:rsidR="007C673A">
                    <w:rPr>
                      <w:rFonts w:ascii="Times New Roman" w:eastAsia="Times New Roman" w:hAnsi="Times New Roman" w:cs="Times New Roman"/>
                      <w:color w:val="000000"/>
                    </w:rPr>
                    <w:t xml:space="preserve"> hàng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5D0E4B" w14:textId="37D921A3" w:rsidR="00F6035D" w:rsidRPr="00F6035D" w:rsidRDefault="00FB3B88" w:rsidP="00F6035D">
                  <w:pPr>
                    <w:spacing w:before="240" w:after="0" w:line="240" w:lineRule="auto"/>
                    <w:ind w:left="460" w:firstLine="0"/>
                    <w:jc w:val="center"/>
                    <w:rPr>
                      <w:rFonts w:ascii="Times New Roman" w:eastAsia="Times New Roman" w:hAnsi="Times New Roman" w:cs="Times New Roman"/>
                    </w:rPr>
                  </w:pPr>
                  <w:r>
                    <w:rPr>
                      <w:rFonts w:ascii="Times New Roman" w:eastAsia="Times New Roman" w:hAnsi="Times New Roman" w:cs="Times New Roman"/>
                      <w:color w:val="000000"/>
                    </w:rPr>
                    <w:t xml:space="preserve">Nhấn nút </w:t>
                  </w:r>
                  <w:r w:rsidRPr="002F6B29">
                    <w:rPr>
                      <w:rFonts w:ascii="Times New Roman" w:eastAsia="Times New Roman" w:hAnsi="Times New Roman" w:cs="Times New Roman"/>
                      <w:i/>
                      <w:iCs/>
                      <w:color w:val="000000"/>
                    </w:rPr>
                    <w:t>Thanh toán</w:t>
                  </w:r>
                </w:p>
              </w:tc>
            </w:tr>
            <w:tr w:rsidR="00A662BA" w:rsidRPr="00F6035D" w14:paraId="57CBA1AB" w14:textId="77777777">
              <w:trPr>
                <w:trHeight w:val="7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97AB9E" w14:textId="77777777" w:rsidR="00F6035D" w:rsidRPr="00F6035D" w:rsidRDefault="00F6035D" w:rsidP="00F6035D">
                  <w:pPr>
                    <w:spacing w:before="240" w:after="0" w:line="240" w:lineRule="auto"/>
                    <w:ind w:left="460" w:firstLine="0"/>
                    <w:jc w:val="center"/>
                    <w:rPr>
                      <w:rFonts w:ascii="Times New Roman" w:eastAsia="Times New Roman" w:hAnsi="Times New Roman" w:cs="Times New Roman"/>
                    </w:rPr>
                  </w:pPr>
                  <w:r w:rsidRPr="00F6035D">
                    <w:rPr>
                      <w:rFonts w:ascii="Times New Roman" w:eastAsia="Times New Roman" w:hAnsi="Times New Roman" w:cs="Times New Roman"/>
                      <w:color w:val="000000"/>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9FA39D" w14:textId="77777777" w:rsidR="00F6035D" w:rsidRPr="00F6035D" w:rsidRDefault="00F6035D" w:rsidP="00F6035D">
                  <w:pPr>
                    <w:spacing w:before="240" w:after="0" w:line="240" w:lineRule="auto"/>
                    <w:ind w:left="460" w:firstLine="0"/>
                    <w:jc w:val="center"/>
                    <w:rPr>
                      <w:rFonts w:ascii="Times New Roman" w:eastAsia="Times New Roman" w:hAnsi="Times New Roman" w:cs="Times New Roman"/>
                    </w:rPr>
                  </w:pPr>
                  <w:r w:rsidRPr="00F6035D">
                    <w:rPr>
                      <w:rFonts w:ascii="Times New Roman" w:eastAsia="Times New Roman" w:hAnsi="Times New Roman" w:cs="Times New Roman"/>
                      <w:color w:val="000000"/>
                    </w:rPr>
                    <w:t>Hệ thống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54A85B" w14:textId="25988EB6" w:rsidR="00F6035D" w:rsidRPr="00F6035D" w:rsidRDefault="00FB3B88" w:rsidP="00F6035D">
                  <w:pPr>
                    <w:spacing w:before="240" w:after="0" w:line="240" w:lineRule="auto"/>
                    <w:ind w:left="460" w:firstLine="0"/>
                    <w:jc w:val="center"/>
                    <w:rPr>
                      <w:rFonts w:ascii="Times New Roman" w:eastAsia="Times New Roman" w:hAnsi="Times New Roman" w:cs="Times New Roman"/>
                    </w:rPr>
                  </w:pPr>
                  <w:r>
                    <w:rPr>
                      <w:rFonts w:ascii="Times New Roman" w:eastAsia="Times New Roman" w:hAnsi="Times New Roman" w:cs="Times New Roman"/>
                    </w:rPr>
                    <w:t xml:space="preserve">Kiểm tra </w:t>
                  </w:r>
                  <w:r w:rsidR="00A662BA">
                    <w:rPr>
                      <w:rFonts w:ascii="Times New Roman" w:eastAsia="Times New Roman" w:hAnsi="Times New Roman" w:cs="Times New Roman"/>
                    </w:rPr>
                    <w:t>thông tin sản phẩm trong giỏ hàng</w:t>
                  </w:r>
                </w:p>
              </w:tc>
            </w:tr>
            <w:tr w:rsidR="00A662BA" w:rsidRPr="00F6035D" w14:paraId="4443B65E" w14:textId="77777777">
              <w:trPr>
                <w:trHeight w:val="7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060BA4" w14:textId="77777777" w:rsidR="00F6035D" w:rsidRPr="00F6035D" w:rsidRDefault="00F6035D" w:rsidP="00F6035D">
                  <w:pPr>
                    <w:spacing w:before="240" w:after="0" w:line="240" w:lineRule="auto"/>
                    <w:ind w:left="460" w:firstLine="0"/>
                    <w:jc w:val="center"/>
                    <w:rPr>
                      <w:rFonts w:ascii="Times New Roman" w:eastAsia="Times New Roman" w:hAnsi="Times New Roman" w:cs="Times New Roman"/>
                    </w:rPr>
                  </w:pPr>
                  <w:r w:rsidRPr="00F6035D">
                    <w:rPr>
                      <w:rFonts w:ascii="Times New Roman" w:eastAsia="Times New Roman" w:hAnsi="Times New Roman" w:cs="Times New Roman"/>
                      <w:color w:val="000000"/>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F96959" w14:textId="77777777" w:rsidR="00F6035D" w:rsidRPr="00F6035D" w:rsidRDefault="00F6035D" w:rsidP="00F6035D">
                  <w:pPr>
                    <w:spacing w:before="240" w:after="0" w:line="240" w:lineRule="auto"/>
                    <w:ind w:left="460" w:firstLine="0"/>
                    <w:jc w:val="center"/>
                    <w:rPr>
                      <w:rFonts w:ascii="Times New Roman" w:eastAsia="Times New Roman" w:hAnsi="Times New Roman" w:cs="Times New Roman"/>
                    </w:rPr>
                  </w:pPr>
                  <w:r w:rsidRPr="00F6035D">
                    <w:rPr>
                      <w:rFonts w:ascii="Times New Roman" w:eastAsia="Times New Roman" w:hAnsi="Times New Roman" w:cs="Times New Roman"/>
                      <w:color w:val="000000"/>
                    </w:rPr>
                    <w:t>Hệ thống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4B3BD8" w14:textId="414AE708" w:rsidR="00F6035D" w:rsidRPr="00F6035D" w:rsidRDefault="00F6035D" w:rsidP="00F6035D">
                  <w:pPr>
                    <w:spacing w:before="240" w:after="0" w:line="240" w:lineRule="auto"/>
                    <w:ind w:left="460" w:firstLine="0"/>
                    <w:jc w:val="center"/>
                    <w:rPr>
                      <w:rFonts w:ascii="Times New Roman" w:eastAsia="Times New Roman" w:hAnsi="Times New Roman" w:cs="Times New Roman"/>
                    </w:rPr>
                  </w:pPr>
                  <w:r w:rsidRPr="00F6035D">
                    <w:rPr>
                      <w:rFonts w:ascii="Times New Roman" w:eastAsia="Times New Roman" w:hAnsi="Times New Roman" w:cs="Times New Roman"/>
                      <w:color w:val="000000"/>
                    </w:rPr>
                    <w:t xml:space="preserve">Hiển thị </w:t>
                  </w:r>
                  <w:r w:rsidR="00A662BA">
                    <w:rPr>
                      <w:rFonts w:ascii="Times New Roman" w:eastAsia="Times New Roman" w:hAnsi="Times New Roman" w:cs="Times New Roman"/>
                      <w:color w:val="000000"/>
                    </w:rPr>
                    <w:t>thông tin cá nhân khách hàng, địa chỉ giao hàng, thành tiền</w:t>
                  </w:r>
                </w:p>
              </w:tc>
            </w:tr>
          </w:tbl>
          <w:p w14:paraId="74B81960" w14:textId="77777777" w:rsidR="00F6035D" w:rsidRPr="00F6035D" w:rsidRDefault="00F6035D" w:rsidP="00F6035D">
            <w:pPr>
              <w:spacing w:before="0" w:after="0" w:line="240" w:lineRule="auto"/>
              <w:ind w:firstLine="0"/>
              <w:jc w:val="left"/>
              <w:rPr>
                <w:rFonts w:ascii="Times New Roman" w:eastAsia="Times New Roman" w:hAnsi="Times New Roman" w:cs="Times New Roman"/>
                <w:sz w:val="24"/>
                <w:szCs w:val="24"/>
              </w:rPr>
            </w:pPr>
          </w:p>
        </w:tc>
      </w:tr>
      <w:tr w:rsidR="00A662BA" w:rsidRPr="00F6035D" w14:paraId="3A65391E" w14:textId="77777777" w:rsidTr="00F6035D">
        <w:trPr>
          <w:trHeight w:val="845"/>
        </w:trPr>
        <w:tc>
          <w:tcPr>
            <w:tcW w:w="0" w:type="auto"/>
            <w:tcBorders>
              <w:top w:val="single" w:sz="8" w:space="0" w:color="000000"/>
              <w:left w:val="single" w:sz="8" w:space="0" w:color="000000"/>
              <w:bottom w:val="single" w:sz="8" w:space="0" w:color="000000"/>
              <w:right w:val="single" w:sz="8" w:space="0" w:color="000000"/>
            </w:tcBorders>
            <w:shd w:val="clear" w:color="auto" w:fill="A8D08D"/>
            <w:tcMar>
              <w:top w:w="100" w:type="dxa"/>
              <w:left w:w="100" w:type="dxa"/>
              <w:bottom w:w="100" w:type="dxa"/>
              <w:right w:w="100" w:type="dxa"/>
            </w:tcMar>
            <w:hideMark/>
          </w:tcPr>
          <w:p w14:paraId="373D310D" w14:textId="77777777" w:rsidR="00F6035D" w:rsidRPr="00F6035D" w:rsidRDefault="00F6035D" w:rsidP="00F6035D">
            <w:pPr>
              <w:spacing w:before="240" w:after="0" w:line="240" w:lineRule="auto"/>
              <w:ind w:firstLine="0"/>
              <w:jc w:val="center"/>
              <w:rPr>
                <w:rFonts w:ascii="Times New Roman" w:eastAsia="Times New Roman" w:hAnsi="Times New Roman" w:cs="Times New Roman"/>
                <w:sz w:val="24"/>
                <w:szCs w:val="24"/>
              </w:rPr>
            </w:pPr>
            <w:r w:rsidRPr="00F6035D">
              <w:rPr>
                <w:rFonts w:ascii="Times New Roman" w:eastAsia="Times New Roman" w:hAnsi="Times New Roman" w:cs="Times New Roman"/>
                <w:b/>
                <w:bCs/>
                <w:color w:val="000000"/>
              </w:rPr>
              <w:t>Luồng sự kiện thay thế</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8F881B" w14:textId="77777777" w:rsidR="00F6035D" w:rsidRPr="00F6035D" w:rsidRDefault="00F6035D" w:rsidP="00F6035D">
            <w:pPr>
              <w:spacing w:before="0" w:after="240" w:line="240" w:lineRule="auto"/>
              <w:ind w:firstLine="0"/>
              <w:jc w:val="left"/>
              <w:rPr>
                <w:rFonts w:ascii="Times New Roman" w:eastAsia="Times New Roman" w:hAnsi="Times New Roman" w:cs="Times New Roman"/>
                <w:sz w:val="24"/>
                <w:szCs w:val="24"/>
              </w:rPr>
            </w:pPr>
          </w:p>
        </w:tc>
      </w:tr>
    </w:tbl>
    <w:p w14:paraId="223C7AB3" w14:textId="2B248B0A" w:rsidR="00B66CEC" w:rsidRDefault="00556850" w:rsidP="0074172B">
      <w:pPr>
        <w:pStyle w:val="Heading4"/>
      </w:pPr>
      <w:bookmarkStart w:id="81" w:name="_Toc119108303"/>
      <w:r>
        <w:lastRenderedPageBreak/>
        <w:t xml:space="preserve">1.5.6. Quản lý </w:t>
      </w:r>
      <w:r w:rsidR="0074172B">
        <w:t>chung</w:t>
      </w:r>
      <w:bookmarkEnd w:id="81"/>
    </w:p>
    <w:p w14:paraId="33F6CC56" w14:textId="51D97B3D" w:rsidR="0074172B" w:rsidRDefault="0074172B" w:rsidP="006129C9">
      <w:pPr>
        <w:pStyle w:val="Heading5"/>
        <w:ind w:left="720"/>
      </w:pPr>
      <w:bookmarkStart w:id="82" w:name="_Toc119108304"/>
      <w:r>
        <w:t>1.5.6.1. Quản lý người dùng</w:t>
      </w:r>
      <w:bookmarkEnd w:id="82"/>
    </w:p>
    <w:p w14:paraId="1F59BA44" w14:textId="38854C5B" w:rsidR="006129C9" w:rsidRDefault="00236CA5" w:rsidP="006129C9">
      <w:r>
        <w:rPr>
          <w:noProof/>
        </w:rPr>
        <w:drawing>
          <wp:inline distT="0" distB="0" distL="0" distR="0" wp14:anchorId="03F3E1ED" wp14:editId="3E2F0090">
            <wp:extent cx="2505075" cy="4572000"/>
            <wp:effectExtent l="0" t="0" r="0" b="0"/>
            <wp:docPr id="1003454472" name="Picture 100345447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454472" name="Picture 1003454472" descr="Diagram&#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2505075" cy="4572000"/>
                    </a:xfrm>
                    <a:prstGeom prst="rect">
                      <a:avLst/>
                    </a:prstGeom>
                  </pic:spPr>
                </pic:pic>
              </a:graphicData>
            </a:graphic>
          </wp:inline>
        </w:drawing>
      </w:r>
    </w:p>
    <w:p w14:paraId="6CCF18AC" w14:textId="17A8CB03" w:rsidR="00236CA5" w:rsidRDefault="00A3428B" w:rsidP="00A3428B">
      <w:pPr>
        <w:jc w:val="center"/>
      </w:pPr>
      <w:r w:rsidRPr="00EF07FC">
        <w:rPr>
          <w:rFonts w:ascii="Times New Roman" w:hAnsi="Times New Roman" w:cs="Times New Roman"/>
          <w:i/>
          <w:iCs/>
          <w:sz w:val="24"/>
          <w:szCs w:val="24"/>
        </w:rPr>
        <w:t>Hình 1.5.</w:t>
      </w:r>
      <w:r>
        <w:rPr>
          <w:rFonts w:ascii="Times New Roman" w:hAnsi="Times New Roman" w:cs="Times New Roman"/>
          <w:i/>
          <w:iCs/>
          <w:sz w:val="24"/>
          <w:szCs w:val="24"/>
        </w:rPr>
        <w:t>6.1</w:t>
      </w:r>
      <w:r w:rsidRPr="00EF07FC">
        <w:rPr>
          <w:rFonts w:ascii="Times New Roman" w:hAnsi="Times New Roman" w:cs="Times New Roman"/>
          <w:i/>
          <w:iCs/>
          <w:sz w:val="24"/>
          <w:szCs w:val="24"/>
        </w:rPr>
        <w:t xml:space="preserve">. Chi tiết chức năng thiết kế cho chức năng </w:t>
      </w:r>
      <w:r>
        <w:rPr>
          <w:rFonts w:ascii="Times New Roman" w:hAnsi="Times New Roman" w:cs="Times New Roman"/>
          <w:i/>
          <w:iCs/>
          <w:sz w:val="24"/>
          <w:szCs w:val="24"/>
        </w:rPr>
        <w:t>quản lý người dùng</w:t>
      </w:r>
    </w:p>
    <w:tbl>
      <w:tblPr>
        <w:tblW w:w="0" w:type="auto"/>
        <w:tblCellMar>
          <w:top w:w="15" w:type="dxa"/>
          <w:left w:w="15" w:type="dxa"/>
          <w:bottom w:w="15" w:type="dxa"/>
          <w:right w:w="15" w:type="dxa"/>
        </w:tblCellMar>
        <w:tblLook w:val="04A0" w:firstRow="1" w:lastRow="0" w:firstColumn="1" w:lastColumn="0" w:noHBand="0" w:noVBand="1"/>
      </w:tblPr>
      <w:tblGrid>
        <w:gridCol w:w="1910"/>
        <w:gridCol w:w="1706"/>
        <w:gridCol w:w="2658"/>
        <w:gridCol w:w="3344"/>
      </w:tblGrid>
      <w:tr w:rsidR="00F21144" w:rsidRPr="00F6035D" w14:paraId="6831F593" w14:textId="77777777" w:rsidTr="005114B2">
        <w:trPr>
          <w:trHeight w:val="500"/>
        </w:trPr>
        <w:tc>
          <w:tcPr>
            <w:tcW w:w="0" w:type="auto"/>
            <w:tcBorders>
              <w:top w:val="single" w:sz="8" w:space="0" w:color="000000"/>
              <w:left w:val="single" w:sz="8" w:space="0" w:color="000000"/>
              <w:bottom w:val="single" w:sz="8" w:space="0" w:color="000000"/>
              <w:right w:val="single" w:sz="8" w:space="0" w:color="000000"/>
            </w:tcBorders>
            <w:shd w:val="clear" w:color="auto" w:fill="A8D08D"/>
            <w:tcMar>
              <w:top w:w="100" w:type="dxa"/>
              <w:left w:w="100" w:type="dxa"/>
              <w:bottom w:w="100" w:type="dxa"/>
              <w:right w:w="100" w:type="dxa"/>
            </w:tcMar>
            <w:hideMark/>
          </w:tcPr>
          <w:p w14:paraId="2E0D9DAC" w14:textId="77777777" w:rsidR="00F21144" w:rsidRPr="00F6035D" w:rsidRDefault="00F21144" w:rsidP="005114B2">
            <w:pPr>
              <w:spacing w:before="240" w:after="0" w:line="240" w:lineRule="auto"/>
              <w:ind w:firstLine="0"/>
              <w:jc w:val="center"/>
              <w:rPr>
                <w:rFonts w:ascii="Times New Roman" w:eastAsia="Times New Roman" w:hAnsi="Times New Roman" w:cs="Times New Roman"/>
                <w:sz w:val="24"/>
                <w:szCs w:val="24"/>
              </w:rPr>
            </w:pPr>
            <w:r w:rsidRPr="00F6035D">
              <w:rPr>
                <w:rFonts w:ascii="Times New Roman" w:eastAsia="Times New Roman" w:hAnsi="Times New Roman" w:cs="Times New Roman"/>
                <w:b/>
                <w:bCs/>
                <w:color w:val="000000"/>
              </w:rPr>
              <w:t>Mã use</w:t>
            </w:r>
            <w:r>
              <w:rPr>
                <w:rFonts w:ascii="Times New Roman" w:eastAsia="Times New Roman" w:hAnsi="Times New Roman" w:cs="Times New Roman"/>
                <w:b/>
                <w:bCs/>
                <w:color w:val="000000"/>
              </w:rPr>
              <w:t>-</w:t>
            </w:r>
            <w:r w:rsidRPr="00F6035D">
              <w:rPr>
                <w:rFonts w:ascii="Times New Roman" w:eastAsia="Times New Roman" w:hAnsi="Times New Roman" w:cs="Times New Roman"/>
                <w:b/>
                <w:bCs/>
                <w:color w:val="000000"/>
              </w:rPr>
              <w:t>case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668D00" w14:textId="77777777" w:rsidR="00F21144" w:rsidRPr="00F6035D" w:rsidRDefault="00F21144" w:rsidP="005114B2">
            <w:pPr>
              <w:spacing w:before="240" w:after="0" w:line="240" w:lineRule="auto"/>
              <w:ind w:firstLine="0"/>
              <w:jc w:val="center"/>
              <w:rPr>
                <w:rFonts w:ascii="Times New Roman" w:eastAsia="Times New Roman" w:hAnsi="Times New Roman" w:cs="Times New Roman"/>
                <w:sz w:val="24"/>
                <w:szCs w:val="24"/>
              </w:rPr>
            </w:pPr>
            <w:r w:rsidRPr="00F6035D">
              <w:rPr>
                <w:rFonts w:ascii="Times New Roman" w:eastAsia="Times New Roman" w:hAnsi="Times New Roman" w:cs="Times New Roman"/>
                <w:b/>
                <w:bCs/>
                <w:color w:val="000000"/>
              </w:rPr>
              <w:t>UC0</w:t>
            </w:r>
            <w:r>
              <w:rPr>
                <w:rFonts w:ascii="Times New Roman" w:eastAsia="Times New Roman" w:hAnsi="Times New Roman" w:cs="Times New Roman"/>
                <w:b/>
                <w:bCs/>
                <w:color w:val="000000"/>
              </w:rPr>
              <w:t>6</w:t>
            </w:r>
          </w:p>
        </w:tc>
        <w:tc>
          <w:tcPr>
            <w:tcW w:w="0" w:type="auto"/>
            <w:tcBorders>
              <w:top w:val="single" w:sz="8" w:space="0" w:color="000000"/>
              <w:left w:val="single" w:sz="8" w:space="0" w:color="000000"/>
              <w:bottom w:val="single" w:sz="8" w:space="0" w:color="000000"/>
              <w:right w:val="single" w:sz="8" w:space="0" w:color="000000"/>
            </w:tcBorders>
            <w:shd w:val="clear" w:color="auto" w:fill="A8D08D"/>
            <w:tcMar>
              <w:top w:w="100" w:type="dxa"/>
              <w:left w:w="100" w:type="dxa"/>
              <w:bottom w:w="100" w:type="dxa"/>
              <w:right w:w="100" w:type="dxa"/>
            </w:tcMar>
            <w:hideMark/>
          </w:tcPr>
          <w:p w14:paraId="083C17B7" w14:textId="77777777" w:rsidR="00F21144" w:rsidRPr="00F6035D" w:rsidRDefault="00F21144" w:rsidP="005114B2">
            <w:pPr>
              <w:spacing w:before="240" w:after="0" w:line="240" w:lineRule="auto"/>
              <w:ind w:firstLine="0"/>
              <w:jc w:val="center"/>
              <w:rPr>
                <w:rFonts w:ascii="Times New Roman" w:eastAsia="Times New Roman" w:hAnsi="Times New Roman" w:cs="Times New Roman"/>
                <w:sz w:val="24"/>
                <w:szCs w:val="24"/>
              </w:rPr>
            </w:pPr>
            <w:r w:rsidRPr="00F6035D">
              <w:rPr>
                <w:rFonts w:ascii="Times New Roman" w:eastAsia="Times New Roman" w:hAnsi="Times New Roman" w:cs="Times New Roman"/>
                <w:b/>
                <w:bCs/>
                <w:color w:val="000000"/>
              </w:rPr>
              <w:t>Tên use</w:t>
            </w:r>
            <w:r>
              <w:rPr>
                <w:rFonts w:ascii="Times New Roman" w:eastAsia="Times New Roman" w:hAnsi="Times New Roman" w:cs="Times New Roman"/>
                <w:b/>
                <w:bCs/>
                <w:color w:val="000000"/>
              </w:rPr>
              <w:t>-</w:t>
            </w:r>
            <w:r w:rsidRPr="00F6035D">
              <w:rPr>
                <w:rFonts w:ascii="Times New Roman" w:eastAsia="Times New Roman" w:hAnsi="Times New Roman" w:cs="Times New Roman"/>
                <w:b/>
                <w:bCs/>
                <w:color w:val="000000"/>
              </w:rPr>
              <w:t>case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666B60" w14:textId="77777777" w:rsidR="00F21144" w:rsidRPr="00F6035D" w:rsidRDefault="00F21144" w:rsidP="005114B2">
            <w:pPr>
              <w:spacing w:before="240" w:after="0" w:line="240" w:lineRule="auto"/>
              <w:ind w:firstLine="0"/>
              <w:rPr>
                <w:rFonts w:ascii="Times New Roman" w:eastAsia="Times New Roman" w:hAnsi="Times New Roman" w:cs="Times New Roman"/>
                <w:sz w:val="24"/>
                <w:szCs w:val="24"/>
              </w:rPr>
            </w:pPr>
            <w:r>
              <w:rPr>
                <w:rFonts w:ascii="Times New Roman" w:eastAsia="Times New Roman" w:hAnsi="Times New Roman" w:cs="Times New Roman"/>
                <w:sz w:val="24"/>
                <w:szCs w:val="24"/>
              </w:rPr>
              <w:t>Quản lý người dùng</w:t>
            </w:r>
          </w:p>
        </w:tc>
      </w:tr>
      <w:tr w:rsidR="00F21144" w:rsidRPr="00F6035D" w14:paraId="61E846F7" w14:textId="77777777" w:rsidTr="005114B2">
        <w:trPr>
          <w:trHeight w:val="500"/>
        </w:trPr>
        <w:tc>
          <w:tcPr>
            <w:tcW w:w="0" w:type="auto"/>
            <w:tcBorders>
              <w:top w:val="single" w:sz="8" w:space="0" w:color="000000"/>
              <w:left w:val="single" w:sz="8" w:space="0" w:color="000000"/>
              <w:bottom w:val="single" w:sz="8" w:space="0" w:color="000000"/>
              <w:right w:val="single" w:sz="8" w:space="0" w:color="000000"/>
            </w:tcBorders>
            <w:shd w:val="clear" w:color="auto" w:fill="A8D08D"/>
            <w:tcMar>
              <w:top w:w="100" w:type="dxa"/>
              <w:left w:w="100" w:type="dxa"/>
              <w:bottom w:w="100" w:type="dxa"/>
              <w:right w:w="100" w:type="dxa"/>
            </w:tcMar>
            <w:hideMark/>
          </w:tcPr>
          <w:p w14:paraId="5FA6EEFA" w14:textId="77777777" w:rsidR="00F21144" w:rsidRPr="00F6035D" w:rsidRDefault="00F21144" w:rsidP="005114B2">
            <w:pPr>
              <w:spacing w:before="240" w:after="0" w:line="240" w:lineRule="auto"/>
              <w:ind w:firstLine="0"/>
              <w:jc w:val="center"/>
              <w:rPr>
                <w:rFonts w:ascii="Times New Roman" w:eastAsia="Times New Roman" w:hAnsi="Times New Roman" w:cs="Times New Roman"/>
                <w:sz w:val="24"/>
                <w:szCs w:val="24"/>
              </w:rPr>
            </w:pPr>
            <w:r w:rsidRPr="00F6035D">
              <w:rPr>
                <w:rFonts w:ascii="Times New Roman" w:eastAsia="Times New Roman" w:hAnsi="Times New Roman" w:cs="Times New Roman"/>
                <w:b/>
                <w:bCs/>
                <w:color w:val="000000"/>
              </w:rPr>
              <w:t>Mục đích sử dụng</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2AE036" w14:textId="77777777" w:rsidR="00F21144" w:rsidRPr="00F6035D" w:rsidRDefault="00F21144" w:rsidP="005114B2">
            <w:pPr>
              <w:spacing w:before="240" w:after="0" w:line="240" w:lineRule="auto"/>
              <w:ind w:firstLine="0"/>
              <w:rPr>
                <w:rFonts w:ascii="Times New Roman" w:eastAsia="Times New Roman" w:hAnsi="Times New Roman" w:cs="Times New Roman"/>
                <w:sz w:val="24"/>
                <w:szCs w:val="24"/>
              </w:rPr>
            </w:pPr>
            <w:r w:rsidRPr="00F6035D">
              <w:rPr>
                <w:rFonts w:ascii="Times New Roman" w:eastAsia="Times New Roman" w:hAnsi="Times New Roman" w:cs="Times New Roman"/>
                <w:color w:val="000000"/>
              </w:rPr>
              <w:t xml:space="preserve">Giúp </w:t>
            </w:r>
            <w:r>
              <w:rPr>
                <w:rFonts w:ascii="Times New Roman" w:eastAsia="Times New Roman" w:hAnsi="Times New Roman" w:cs="Times New Roman"/>
                <w:color w:val="000000"/>
              </w:rPr>
              <w:t>người quản lý hoặc nhân viên xem được thông tin của tất cả người dùng</w:t>
            </w:r>
          </w:p>
        </w:tc>
      </w:tr>
      <w:tr w:rsidR="00F21144" w:rsidRPr="00F6035D" w14:paraId="110D5E80" w14:textId="77777777" w:rsidTr="005114B2">
        <w:trPr>
          <w:trHeight w:val="500"/>
        </w:trPr>
        <w:tc>
          <w:tcPr>
            <w:tcW w:w="0" w:type="auto"/>
            <w:tcBorders>
              <w:top w:val="single" w:sz="8" w:space="0" w:color="000000"/>
              <w:left w:val="single" w:sz="8" w:space="0" w:color="000000"/>
              <w:bottom w:val="single" w:sz="8" w:space="0" w:color="000000"/>
              <w:right w:val="single" w:sz="8" w:space="0" w:color="000000"/>
            </w:tcBorders>
            <w:shd w:val="clear" w:color="auto" w:fill="A8D08D"/>
            <w:tcMar>
              <w:top w:w="100" w:type="dxa"/>
              <w:left w:w="100" w:type="dxa"/>
              <w:bottom w:w="100" w:type="dxa"/>
              <w:right w:w="100" w:type="dxa"/>
            </w:tcMar>
            <w:hideMark/>
          </w:tcPr>
          <w:p w14:paraId="26F75949" w14:textId="77777777" w:rsidR="00F21144" w:rsidRPr="00F6035D" w:rsidRDefault="00F21144" w:rsidP="005114B2">
            <w:pPr>
              <w:spacing w:before="240" w:after="0" w:line="240" w:lineRule="auto"/>
              <w:ind w:firstLine="0"/>
              <w:jc w:val="center"/>
              <w:rPr>
                <w:rFonts w:ascii="Times New Roman" w:eastAsia="Times New Roman" w:hAnsi="Times New Roman" w:cs="Times New Roman"/>
                <w:sz w:val="24"/>
                <w:szCs w:val="24"/>
              </w:rPr>
            </w:pPr>
            <w:r w:rsidRPr="00F6035D">
              <w:rPr>
                <w:rFonts w:ascii="Times New Roman" w:eastAsia="Times New Roman" w:hAnsi="Times New Roman" w:cs="Times New Roman"/>
                <w:b/>
                <w:bCs/>
                <w:color w:val="000000"/>
              </w:rPr>
              <w:t>Tác nhân</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28FA0B" w14:textId="77777777" w:rsidR="00F21144" w:rsidRPr="00F6035D" w:rsidRDefault="00F21144" w:rsidP="005114B2">
            <w:pPr>
              <w:spacing w:before="240" w:after="0" w:line="240" w:lineRule="auto"/>
              <w:ind w:firstLine="0"/>
              <w:rPr>
                <w:rFonts w:ascii="Times New Roman" w:eastAsia="Times New Roman" w:hAnsi="Times New Roman" w:cs="Times New Roman"/>
                <w:sz w:val="24"/>
                <w:szCs w:val="24"/>
              </w:rPr>
            </w:pPr>
            <w:r>
              <w:rPr>
                <w:rFonts w:ascii="Times New Roman" w:eastAsia="Times New Roman" w:hAnsi="Times New Roman" w:cs="Times New Roman"/>
                <w:color w:val="000000"/>
              </w:rPr>
              <w:t>Người quản lý, nhân viên</w:t>
            </w:r>
          </w:p>
        </w:tc>
      </w:tr>
      <w:tr w:rsidR="00F21144" w:rsidRPr="00F6035D" w14:paraId="3C21F70C" w14:textId="77777777" w:rsidTr="005114B2">
        <w:trPr>
          <w:trHeight w:val="500"/>
        </w:trPr>
        <w:tc>
          <w:tcPr>
            <w:tcW w:w="0" w:type="auto"/>
            <w:tcBorders>
              <w:top w:val="single" w:sz="8" w:space="0" w:color="000000"/>
              <w:left w:val="single" w:sz="8" w:space="0" w:color="000000"/>
              <w:bottom w:val="single" w:sz="8" w:space="0" w:color="000000"/>
              <w:right w:val="single" w:sz="8" w:space="0" w:color="000000"/>
            </w:tcBorders>
            <w:shd w:val="clear" w:color="auto" w:fill="A8D08D"/>
            <w:tcMar>
              <w:top w:w="100" w:type="dxa"/>
              <w:left w:w="100" w:type="dxa"/>
              <w:bottom w:w="100" w:type="dxa"/>
              <w:right w:w="100" w:type="dxa"/>
            </w:tcMar>
            <w:hideMark/>
          </w:tcPr>
          <w:p w14:paraId="48EF1A8F" w14:textId="77777777" w:rsidR="00F21144" w:rsidRPr="00F6035D" w:rsidRDefault="00F21144" w:rsidP="005114B2">
            <w:pPr>
              <w:spacing w:before="240" w:after="0" w:line="240" w:lineRule="auto"/>
              <w:ind w:firstLine="0"/>
              <w:jc w:val="center"/>
              <w:rPr>
                <w:rFonts w:ascii="Times New Roman" w:eastAsia="Times New Roman" w:hAnsi="Times New Roman" w:cs="Times New Roman"/>
                <w:sz w:val="24"/>
                <w:szCs w:val="24"/>
              </w:rPr>
            </w:pPr>
            <w:r w:rsidRPr="00F6035D">
              <w:rPr>
                <w:rFonts w:ascii="Times New Roman" w:eastAsia="Times New Roman" w:hAnsi="Times New Roman" w:cs="Times New Roman"/>
                <w:b/>
                <w:bCs/>
                <w:color w:val="000000"/>
              </w:rPr>
              <w:t>Sự kiện kích hoạt</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DAB36C" w14:textId="77777777" w:rsidR="00F21144" w:rsidRPr="00F6035D" w:rsidRDefault="00F21144" w:rsidP="005114B2">
            <w:pPr>
              <w:spacing w:before="240" w:after="0" w:line="240" w:lineRule="auto"/>
              <w:ind w:firstLine="0"/>
              <w:rPr>
                <w:rFonts w:ascii="Times New Roman" w:eastAsia="Times New Roman" w:hAnsi="Times New Roman" w:cs="Times New Roman"/>
                <w:sz w:val="24"/>
                <w:szCs w:val="24"/>
              </w:rPr>
            </w:pPr>
            <w:r w:rsidRPr="00F6035D">
              <w:rPr>
                <w:rFonts w:ascii="Times New Roman" w:eastAsia="Times New Roman" w:hAnsi="Times New Roman" w:cs="Times New Roman"/>
                <w:color w:val="000000"/>
              </w:rPr>
              <w:t xml:space="preserve">Sau khi </w:t>
            </w:r>
            <w:r>
              <w:rPr>
                <w:rFonts w:ascii="Times New Roman" w:eastAsia="Times New Roman" w:hAnsi="Times New Roman" w:cs="Times New Roman"/>
                <w:color w:val="000000"/>
              </w:rPr>
              <w:t>người quản lý đăng nhập với tư cách quản trị và truy cập vào giao diện quản lý người dùng</w:t>
            </w:r>
          </w:p>
        </w:tc>
      </w:tr>
      <w:tr w:rsidR="00F21144" w:rsidRPr="00F6035D" w14:paraId="757EC052" w14:textId="77777777" w:rsidTr="005114B2">
        <w:trPr>
          <w:trHeight w:val="785"/>
        </w:trPr>
        <w:tc>
          <w:tcPr>
            <w:tcW w:w="0" w:type="auto"/>
            <w:tcBorders>
              <w:top w:val="single" w:sz="8" w:space="0" w:color="000000"/>
              <w:left w:val="single" w:sz="8" w:space="0" w:color="000000"/>
              <w:bottom w:val="single" w:sz="8" w:space="0" w:color="000000"/>
              <w:right w:val="single" w:sz="8" w:space="0" w:color="000000"/>
            </w:tcBorders>
            <w:shd w:val="clear" w:color="auto" w:fill="A8D08D"/>
            <w:tcMar>
              <w:top w:w="100" w:type="dxa"/>
              <w:left w:w="100" w:type="dxa"/>
              <w:bottom w:w="100" w:type="dxa"/>
              <w:right w:w="100" w:type="dxa"/>
            </w:tcMar>
            <w:hideMark/>
          </w:tcPr>
          <w:p w14:paraId="7E0F65C4" w14:textId="77777777" w:rsidR="00F21144" w:rsidRPr="00F6035D" w:rsidRDefault="00F21144" w:rsidP="005114B2">
            <w:pPr>
              <w:spacing w:before="240" w:after="0" w:line="240" w:lineRule="auto"/>
              <w:ind w:firstLine="0"/>
              <w:jc w:val="center"/>
              <w:rPr>
                <w:rFonts w:ascii="Times New Roman" w:eastAsia="Times New Roman" w:hAnsi="Times New Roman" w:cs="Times New Roman"/>
                <w:sz w:val="24"/>
                <w:szCs w:val="24"/>
              </w:rPr>
            </w:pPr>
            <w:r w:rsidRPr="00F6035D">
              <w:rPr>
                <w:rFonts w:ascii="Times New Roman" w:eastAsia="Times New Roman" w:hAnsi="Times New Roman" w:cs="Times New Roman"/>
                <w:b/>
                <w:bCs/>
                <w:color w:val="000000"/>
              </w:rPr>
              <w:lastRenderedPageBreak/>
              <w:t>Điều kiện tiên quyết</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C00B50" w14:textId="77777777" w:rsidR="00F21144" w:rsidRPr="00F6035D" w:rsidRDefault="00F21144" w:rsidP="005114B2">
            <w:pPr>
              <w:spacing w:before="240" w:after="0" w:line="240" w:lineRule="auto"/>
              <w:ind w:firstLine="0"/>
              <w:rPr>
                <w:rFonts w:ascii="Times New Roman" w:eastAsia="Times New Roman" w:hAnsi="Times New Roman" w:cs="Times New Roman"/>
                <w:sz w:val="24"/>
                <w:szCs w:val="24"/>
              </w:rPr>
            </w:pPr>
            <w:r>
              <w:rPr>
                <w:rFonts w:ascii="Times New Roman" w:eastAsia="Times New Roman" w:hAnsi="Times New Roman" w:cs="Times New Roman"/>
                <w:sz w:val="24"/>
                <w:szCs w:val="24"/>
              </w:rPr>
              <w:t>Đăng nhập với tài khoản có vai trò là người quản trị hoặc nhân viên</w:t>
            </w:r>
          </w:p>
        </w:tc>
      </w:tr>
      <w:tr w:rsidR="00F21144" w:rsidRPr="007C673A" w14:paraId="24546675" w14:textId="77777777" w:rsidTr="005114B2">
        <w:trPr>
          <w:trHeight w:val="500"/>
        </w:trPr>
        <w:tc>
          <w:tcPr>
            <w:tcW w:w="0" w:type="auto"/>
            <w:tcBorders>
              <w:top w:val="single" w:sz="8" w:space="0" w:color="000000"/>
              <w:left w:val="single" w:sz="8" w:space="0" w:color="000000"/>
              <w:bottom w:val="single" w:sz="8" w:space="0" w:color="000000"/>
              <w:right w:val="single" w:sz="8" w:space="0" w:color="000000"/>
            </w:tcBorders>
            <w:shd w:val="clear" w:color="auto" w:fill="A8D08D"/>
            <w:tcMar>
              <w:top w:w="100" w:type="dxa"/>
              <w:left w:w="100" w:type="dxa"/>
              <w:bottom w:w="100" w:type="dxa"/>
              <w:right w:w="100" w:type="dxa"/>
            </w:tcMar>
            <w:hideMark/>
          </w:tcPr>
          <w:p w14:paraId="1AA4F5D7" w14:textId="77777777" w:rsidR="00F21144" w:rsidRPr="00F6035D" w:rsidRDefault="00F21144" w:rsidP="005114B2">
            <w:pPr>
              <w:spacing w:before="240" w:after="0" w:line="240" w:lineRule="auto"/>
              <w:ind w:firstLine="0"/>
              <w:jc w:val="center"/>
              <w:rPr>
                <w:rFonts w:ascii="Times New Roman" w:eastAsia="Times New Roman" w:hAnsi="Times New Roman" w:cs="Times New Roman"/>
                <w:sz w:val="24"/>
                <w:szCs w:val="24"/>
              </w:rPr>
            </w:pPr>
            <w:r w:rsidRPr="00F6035D">
              <w:rPr>
                <w:rFonts w:ascii="Times New Roman" w:eastAsia="Times New Roman" w:hAnsi="Times New Roman" w:cs="Times New Roman"/>
                <w:b/>
                <w:bCs/>
                <w:color w:val="000000"/>
              </w:rPr>
              <w:t>Hậu điều kiện</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77E9E2" w14:textId="77777777" w:rsidR="00F21144" w:rsidRPr="007C673A" w:rsidRDefault="00F21144" w:rsidP="005114B2">
            <w:pPr>
              <w:spacing w:before="0" w:after="0" w:line="240" w:lineRule="auto"/>
              <w:ind w:firstLine="0"/>
              <w:jc w:val="left"/>
              <w:rPr>
                <w:rFonts w:ascii="Times New Roman" w:eastAsia="Times New Roman" w:hAnsi="Times New Roman" w:cs="Times New Roman"/>
              </w:rPr>
            </w:pPr>
          </w:p>
        </w:tc>
      </w:tr>
      <w:tr w:rsidR="00F21144" w:rsidRPr="00F6035D" w14:paraId="2F63016E" w14:textId="77777777" w:rsidTr="005114B2">
        <w:trPr>
          <w:trHeight w:val="2225"/>
        </w:trPr>
        <w:tc>
          <w:tcPr>
            <w:tcW w:w="0" w:type="auto"/>
            <w:tcBorders>
              <w:top w:val="single" w:sz="8" w:space="0" w:color="000000"/>
              <w:left w:val="single" w:sz="8" w:space="0" w:color="000000"/>
              <w:bottom w:val="single" w:sz="8" w:space="0" w:color="000000"/>
              <w:right w:val="single" w:sz="8" w:space="0" w:color="000000"/>
            </w:tcBorders>
            <w:shd w:val="clear" w:color="auto" w:fill="A8D08D"/>
            <w:tcMar>
              <w:top w:w="100" w:type="dxa"/>
              <w:left w:w="100" w:type="dxa"/>
              <w:bottom w:w="100" w:type="dxa"/>
              <w:right w:w="100" w:type="dxa"/>
            </w:tcMar>
            <w:hideMark/>
          </w:tcPr>
          <w:p w14:paraId="54EB6ACC" w14:textId="77777777" w:rsidR="00F21144" w:rsidRPr="00F6035D" w:rsidRDefault="00F21144" w:rsidP="005114B2">
            <w:pPr>
              <w:spacing w:before="240" w:after="0" w:line="240" w:lineRule="auto"/>
              <w:ind w:firstLine="0"/>
              <w:jc w:val="center"/>
              <w:rPr>
                <w:rFonts w:ascii="Times New Roman" w:eastAsia="Times New Roman" w:hAnsi="Times New Roman" w:cs="Times New Roman"/>
                <w:sz w:val="24"/>
                <w:szCs w:val="24"/>
              </w:rPr>
            </w:pPr>
            <w:r w:rsidRPr="00F6035D">
              <w:rPr>
                <w:rFonts w:ascii="Times New Roman" w:eastAsia="Times New Roman" w:hAnsi="Times New Roman" w:cs="Times New Roman"/>
                <w:b/>
                <w:bCs/>
                <w:color w:val="000000"/>
              </w:rPr>
              <w:t>Luồng sự kiện chính</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6CFB35" w14:textId="77777777" w:rsidR="00F21144" w:rsidRPr="00F6035D" w:rsidRDefault="00F21144" w:rsidP="005114B2">
            <w:pPr>
              <w:spacing w:before="0" w:after="0" w:line="240" w:lineRule="auto"/>
              <w:ind w:firstLine="0"/>
              <w:jc w:val="left"/>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152"/>
              <w:gridCol w:w="2398"/>
              <w:gridCol w:w="3938"/>
            </w:tblGrid>
            <w:tr w:rsidR="00F21144" w:rsidRPr="00F6035D" w14:paraId="2819FF24" w14:textId="77777777" w:rsidTr="005114B2">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EE1E0E" w14:textId="77777777" w:rsidR="00F21144" w:rsidRPr="00F6035D" w:rsidRDefault="00F21144" w:rsidP="005114B2">
                  <w:pPr>
                    <w:spacing w:before="240" w:after="0" w:line="240" w:lineRule="auto"/>
                    <w:ind w:left="460" w:firstLine="0"/>
                    <w:jc w:val="center"/>
                    <w:rPr>
                      <w:rFonts w:ascii="Times New Roman" w:eastAsia="Times New Roman" w:hAnsi="Times New Roman" w:cs="Times New Roman"/>
                      <w:b/>
                      <w:bCs/>
                    </w:rPr>
                  </w:pPr>
                  <w:r w:rsidRPr="00F6035D">
                    <w:rPr>
                      <w:rFonts w:ascii="Times New Roman" w:eastAsia="Times New Roman" w:hAnsi="Times New Roman" w:cs="Times New Roman"/>
                      <w:b/>
                      <w:bCs/>
                      <w:color w:val="000000"/>
                    </w:rPr>
                    <w:t>STT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03FE51" w14:textId="77777777" w:rsidR="00F21144" w:rsidRPr="00F6035D" w:rsidRDefault="00F21144" w:rsidP="005114B2">
                  <w:pPr>
                    <w:spacing w:before="240" w:after="0" w:line="240" w:lineRule="auto"/>
                    <w:ind w:left="460" w:firstLine="0"/>
                    <w:jc w:val="center"/>
                    <w:rPr>
                      <w:rFonts w:ascii="Times New Roman" w:eastAsia="Times New Roman" w:hAnsi="Times New Roman" w:cs="Times New Roman"/>
                      <w:b/>
                      <w:bCs/>
                    </w:rPr>
                  </w:pPr>
                  <w:r w:rsidRPr="00F6035D">
                    <w:rPr>
                      <w:rFonts w:ascii="Times New Roman" w:eastAsia="Times New Roman" w:hAnsi="Times New Roman" w:cs="Times New Roman"/>
                      <w:b/>
                      <w:bCs/>
                      <w:color w:val="000000"/>
                    </w:rPr>
                    <w:t>Thực hiện bởi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402D63" w14:textId="77777777" w:rsidR="00F21144" w:rsidRPr="00F6035D" w:rsidRDefault="00F21144" w:rsidP="005114B2">
                  <w:pPr>
                    <w:spacing w:before="240" w:after="0" w:line="240" w:lineRule="auto"/>
                    <w:ind w:left="460" w:firstLine="0"/>
                    <w:jc w:val="center"/>
                    <w:rPr>
                      <w:rFonts w:ascii="Times New Roman" w:eastAsia="Times New Roman" w:hAnsi="Times New Roman" w:cs="Times New Roman"/>
                      <w:b/>
                      <w:bCs/>
                    </w:rPr>
                  </w:pPr>
                  <w:r w:rsidRPr="00F6035D">
                    <w:rPr>
                      <w:rFonts w:ascii="Times New Roman" w:eastAsia="Times New Roman" w:hAnsi="Times New Roman" w:cs="Times New Roman"/>
                      <w:b/>
                      <w:bCs/>
                      <w:color w:val="000000"/>
                    </w:rPr>
                    <w:t>Hành động</w:t>
                  </w:r>
                </w:p>
              </w:tc>
            </w:tr>
            <w:tr w:rsidR="00F21144" w:rsidRPr="00F6035D" w14:paraId="50D3DA47" w14:textId="77777777" w:rsidTr="005114B2">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5DC932" w14:textId="77777777" w:rsidR="00F21144" w:rsidRPr="00F6035D" w:rsidRDefault="00F21144" w:rsidP="005114B2">
                  <w:pPr>
                    <w:spacing w:before="240" w:after="0" w:line="240" w:lineRule="auto"/>
                    <w:ind w:left="460" w:firstLine="0"/>
                    <w:jc w:val="center"/>
                    <w:rPr>
                      <w:rFonts w:ascii="Times New Roman" w:eastAsia="Times New Roman" w:hAnsi="Times New Roman" w:cs="Times New Roman"/>
                    </w:rPr>
                  </w:pPr>
                  <w:r w:rsidRPr="00F6035D">
                    <w:rPr>
                      <w:rFonts w:ascii="Times New Roman" w:eastAsia="Times New Roman" w:hAnsi="Times New Roman" w:cs="Times New Roman"/>
                      <w:color w:val="000000"/>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FC30B9" w14:textId="77777777" w:rsidR="00F21144" w:rsidRPr="00F6035D" w:rsidRDefault="00F21144" w:rsidP="005114B2">
                  <w:pPr>
                    <w:spacing w:before="240" w:after="0" w:line="240" w:lineRule="auto"/>
                    <w:ind w:left="460" w:firstLine="0"/>
                    <w:jc w:val="center"/>
                    <w:rPr>
                      <w:rFonts w:ascii="Times New Roman" w:eastAsia="Times New Roman" w:hAnsi="Times New Roman" w:cs="Times New Roman"/>
                    </w:rPr>
                  </w:pPr>
                  <w:r>
                    <w:rPr>
                      <w:rFonts w:ascii="Times New Roman" w:eastAsia="Times New Roman" w:hAnsi="Times New Roman" w:cs="Times New Roman"/>
                    </w:rPr>
                    <w:t>Người quản lý, nhân viên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E5ED78" w14:textId="77777777" w:rsidR="00F21144" w:rsidRPr="00F6035D" w:rsidRDefault="00F21144" w:rsidP="005114B2">
                  <w:pPr>
                    <w:spacing w:before="240" w:after="0" w:line="240" w:lineRule="auto"/>
                    <w:ind w:left="460" w:firstLine="0"/>
                    <w:jc w:val="center"/>
                    <w:rPr>
                      <w:rFonts w:ascii="Times New Roman" w:eastAsia="Times New Roman" w:hAnsi="Times New Roman" w:cs="Times New Roman"/>
                    </w:rPr>
                  </w:pPr>
                  <w:r>
                    <w:rPr>
                      <w:rFonts w:ascii="Times New Roman" w:eastAsia="Times New Roman" w:hAnsi="Times New Roman" w:cs="Times New Roman"/>
                      <w:color w:val="000000"/>
                    </w:rPr>
                    <w:t xml:space="preserve">Nhấn nút </w:t>
                  </w:r>
                  <w:r>
                    <w:rPr>
                      <w:rFonts w:ascii="Times New Roman" w:eastAsia="Times New Roman" w:hAnsi="Times New Roman" w:cs="Times New Roman"/>
                      <w:i/>
                      <w:iCs/>
                      <w:color w:val="000000"/>
                    </w:rPr>
                    <w:t>Quản lý người dùng</w:t>
                  </w:r>
                </w:p>
              </w:tc>
            </w:tr>
            <w:tr w:rsidR="00F21144" w:rsidRPr="00F6035D" w14:paraId="58A65222" w14:textId="77777777" w:rsidTr="005114B2">
              <w:trPr>
                <w:trHeight w:val="7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69ACC8" w14:textId="77777777" w:rsidR="00F21144" w:rsidRPr="00F6035D" w:rsidRDefault="00F21144" w:rsidP="005114B2">
                  <w:pPr>
                    <w:spacing w:before="240" w:after="0" w:line="240" w:lineRule="auto"/>
                    <w:ind w:left="460" w:firstLine="0"/>
                    <w:jc w:val="center"/>
                    <w:rPr>
                      <w:rFonts w:ascii="Times New Roman" w:eastAsia="Times New Roman" w:hAnsi="Times New Roman" w:cs="Times New Roman"/>
                    </w:rPr>
                  </w:pPr>
                  <w:r w:rsidRPr="00F6035D">
                    <w:rPr>
                      <w:rFonts w:ascii="Times New Roman" w:eastAsia="Times New Roman" w:hAnsi="Times New Roman" w:cs="Times New Roman"/>
                      <w:color w:val="000000"/>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16706F" w14:textId="77777777" w:rsidR="00F21144" w:rsidRPr="00F6035D" w:rsidRDefault="00F21144" w:rsidP="005114B2">
                  <w:pPr>
                    <w:spacing w:before="240" w:after="0" w:line="240" w:lineRule="auto"/>
                    <w:ind w:left="460" w:firstLine="0"/>
                    <w:jc w:val="center"/>
                    <w:rPr>
                      <w:rFonts w:ascii="Times New Roman" w:eastAsia="Times New Roman" w:hAnsi="Times New Roman" w:cs="Times New Roman"/>
                    </w:rPr>
                  </w:pPr>
                  <w:r w:rsidRPr="00F6035D">
                    <w:rPr>
                      <w:rFonts w:ascii="Times New Roman" w:eastAsia="Times New Roman" w:hAnsi="Times New Roman" w:cs="Times New Roman"/>
                      <w:color w:val="000000"/>
                    </w:rPr>
                    <w:t>Hệ thống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E45539" w14:textId="77777777" w:rsidR="00F21144" w:rsidRPr="00F6035D" w:rsidRDefault="00F21144" w:rsidP="005114B2">
                  <w:pPr>
                    <w:spacing w:before="240" w:after="0" w:line="240" w:lineRule="auto"/>
                    <w:ind w:left="460" w:firstLine="0"/>
                    <w:jc w:val="center"/>
                    <w:rPr>
                      <w:rFonts w:ascii="Times New Roman" w:eastAsia="Times New Roman" w:hAnsi="Times New Roman" w:cs="Times New Roman"/>
                    </w:rPr>
                  </w:pPr>
                  <w:r>
                    <w:rPr>
                      <w:rFonts w:ascii="Times New Roman" w:eastAsia="Times New Roman" w:hAnsi="Times New Roman" w:cs="Times New Roman"/>
                    </w:rPr>
                    <w:t>Hiển thị danh sách gồm tất cả người dùng đã đăng ký</w:t>
                  </w:r>
                </w:p>
              </w:tc>
            </w:tr>
          </w:tbl>
          <w:p w14:paraId="7FA9C7CD" w14:textId="77777777" w:rsidR="00F21144" w:rsidRPr="00F6035D" w:rsidRDefault="00F21144" w:rsidP="005114B2">
            <w:pPr>
              <w:spacing w:before="0" w:after="0" w:line="240" w:lineRule="auto"/>
              <w:ind w:firstLine="0"/>
              <w:jc w:val="left"/>
              <w:rPr>
                <w:rFonts w:ascii="Times New Roman" w:eastAsia="Times New Roman" w:hAnsi="Times New Roman" w:cs="Times New Roman"/>
                <w:sz w:val="24"/>
                <w:szCs w:val="24"/>
              </w:rPr>
            </w:pPr>
          </w:p>
        </w:tc>
      </w:tr>
      <w:tr w:rsidR="00F21144" w:rsidRPr="00F6035D" w14:paraId="4CE779C9" w14:textId="77777777" w:rsidTr="005114B2">
        <w:trPr>
          <w:trHeight w:val="845"/>
        </w:trPr>
        <w:tc>
          <w:tcPr>
            <w:tcW w:w="0" w:type="auto"/>
            <w:tcBorders>
              <w:top w:val="single" w:sz="8" w:space="0" w:color="000000"/>
              <w:left w:val="single" w:sz="8" w:space="0" w:color="000000"/>
              <w:bottom w:val="single" w:sz="8" w:space="0" w:color="000000"/>
              <w:right w:val="single" w:sz="8" w:space="0" w:color="000000"/>
            </w:tcBorders>
            <w:shd w:val="clear" w:color="auto" w:fill="A8D08D"/>
            <w:tcMar>
              <w:top w:w="100" w:type="dxa"/>
              <w:left w:w="100" w:type="dxa"/>
              <w:bottom w:w="100" w:type="dxa"/>
              <w:right w:w="100" w:type="dxa"/>
            </w:tcMar>
            <w:hideMark/>
          </w:tcPr>
          <w:p w14:paraId="043A997A" w14:textId="77777777" w:rsidR="00F21144" w:rsidRPr="00F6035D" w:rsidRDefault="00F21144" w:rsidP="005114B2">
            <w:pPr>
              <w:spacing w:before="240" w:after="0" w:line="240" w:lineRule="auto"/>
              <w:ind w:firstLine="0"/>
              <w:jc w:val="center"/>
              <w:rPr>
                <w:rFonts w:ascii="Times New Roman" w:eastAsia="Times New Roman" w:hAnsi="Times New Roman" w:cs="Times New Roman"/>
                <w:sz w:val="24"/>
                <w:szCs w:val="24"/>
              </w:rPr>
            </w:pPr>
            <w:r w:rsidRPr="00F6035D">
              <w:rPr>
                <w:rFonts w:ascii="Times New Roman" w:eastAsia="Times New Roman" w:hAnsi="Times New Roman" w:cs="Times New Roman"/>
                <w:b/>
                <w:bCs/>
                <w:color w:val="000000"/>
              </w:rPr>
              <w:t>Luồng sự kiện thay thế</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1E9FDB" w14:textId="77777777" w:rsidR="00F21144" w:rsidRPr="00F6035D" w:rsidRDefault="00F21144" w:rsidP="005114B2">
            <w:pPr>
              <w:spacing w:before="0" w:after="240" w:line="240" w:lineRule="auto"/>
              <w:ind w:firstLine="0"/>
              <w:jc w:val="left"/>
              <w:rPr>
                <w:rFonts w:ascii="Times New Roman" w:eastAsia="Times New Roman" w:hAnsi="Times New Roman" w:cs="Times New Roman"/>
                <w:sz w:val="24"/>
                <w:szCs w:val="24"/>
              </w:rPr>
            </w:pPr>
          </w:p>
        </w:tc>
      </w:tr>
    </w:tbl>
    <w:p w14:paraId="7097A9DC" w14:textId="77777777" w:rsidR="00236CA5" w:rsidRPr="006129C9" w:rsidRDefault="00236CA5" w:rsidP="006129C9"/>
    <w:p w14:paraId="7DA61D23" w14:textId="3C6F78AA" w:rsidR="0074172B" w:rsidRDefault="0074172B" w:rsidP="006129C9">
      <w:pPr>
        <w:pStyle w:val="Heading5"/>
        <w:ind w:left="720"/>
      </w:pPr>
      <w:bookmarkStart w:id="83" w:name="_Toc119108305"/>
      <w:r>
        <w:lastRenderedPageBreak/>
        <w:t>1.5.6.2. Quản lý sản phẩm</w:t>
      </w:r>
      <w:bookmarkEnd w:id="83"/>
    </w:p>
    <w:p w14:paraId="1B74DD83" w14:textId="7FCFD1FE" w:rsidR="00D156B6" w:rsidRDefault="00CC4F14" w:rsidP="00D156B6">
      <w:r>
        <w:rPr>
          <w:noProof/>
        </w:rPr>
        <w:drawing>
          <wp:inline distT="0" distB="0" distL="0" distR="0" wp14:anchorId="54C17686" wp14:editId="1CECC7E0">
            <wp:extent cx="4238625" cy="4572000"/>
            <wp:effectExtent l="0" t="0" r="0" b="0"/>
            <wp:docPr id="1144572571" name="Picture 114457257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572571" name="Picture 1144572571" descr="Diagram&#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4238625" cy="4572000"/>
                    </a:xfrm>
                    <a:prstGeom prst="rect">
                      <a:avLst/>
                    </a:prstGeom>
                  </pic:spPr>
                </pic:pic>
              </a:graphicData>
            </a:graphic>
          </wp:inline>
        </w:drawing>
      </w:r>
    </w:p>
    <w:p w14:paraId="62B7EAE4" w14:textId="7869F2A0" w:rsidR="00CC4F14" w:rsidRDefault="000E32FD" w:rsidP="000E32FD">
      <w:pPr>
        <w:jc w:val="center"/>
      </w:pPr>
      <w:r w:rsidRPr="00EF07FC">
        <w:rPr>
          <w:rFonts w:ascii="Times New Roman" w:hAnsi="Times New Roman" w:cs="Times New Roman"/>
          <w:i/>
          <w:iCs/>
          <w:sz w:val="24"/>
          <w:szCs w:val="24"/>
        </w:rPr>
        <w:t>Hình 1.5.</w:t>
      </w:r>
      <w:r>
        <w:rPr>
          <w:rFonts w:ascii="Times New Roman" w:hAnsi="Times New Roman" w:cs="Times New Roman"/>
          <w:i/>
          <w:iCs/>
          <w:sz w:val="24"/>
          <w:szCs w:val="24"/>
        </w:rPr>
        <w:t>6.2</w:t>
      </w:r>
      <w:r w:rsidRPr="00EF07FC">
        <w:rPr>
          <w:rFonts w:ascii="Times New Roman" w:hAnsi="Times New Roman" w:cs="Times New Roman"/>
          <w:i/>
          <w:iCs/>
          <w:sz w:val="24"/>
          <w:szCs w:val="24"/>
        </w:rPr>
        <w:t xml:space="preserve">. Chi tiết chức năng thiết kế cho chức năng </w:t>
      </w:r>
      <w:r>
        <w:rPr>
          <w:rFonts w:ascii="Times New Roman" w:hAnsi="Times New Roman" w:cs="Times New Roman"/>
          <w:i/>
          <w:iCs/>
          <w:sz w:val="24"/>
          <w:szCs w:val="24"/>
        </w:rPr>
        <w:t>quản lý sản phẩm</w:t>
      </w:r>
    </w:p>
    <w:tbl>
      <w:tblPr>
        <w:tblW w:w="0" w:type="auto"/>
        <w:tblCellMar>
          <w:top w:w="15" w:type="dxa"/>
          <w:left w:w="15" w:type="dxa"/>
          <w:bottom w:w="15" w:type="dxa"/>
          <w:right w:w="15" w:type="dxa"/>
        </w:tblCellMar>
        <w:tblLook w:val="04A0" w:firstRow="1" w:lastRow="0" w:firstColumn="1" w:lastColumn="0" w:noHBand="0" w:noVBand="1"/>
      </w:tblPr>
      <w:tblGrid>
        <w:gridCol w:w="1619"/>
        <w:gridCol w:w="1910"/>
        <w:gridCol w:w="2849"/>
        <w:gridCol w:w="3240"/>
      </w:tblGrid>
      <w:tr w:rsidR="0060129D" w:rsidRPr="00F6035D" w14:paraId="78816E71" w14:textId="77777777" w:rsidTr="005114B2">
        <w:trPr>
          <w:trHeight w:val="500"/>
        </w:trPr>
        <w:tc>
          <w:tcPr>
            <w:tcW w:w="0" w:type="auto"/>
            <w:tcBorders>
              <w:top w:val="single" w:sz="8" w:space="0" w:color="000000"/>
              <w:left w:val="single" w:sz="8" w:space="0" w:color="000000"/>
              <w:bottom w:val="single" w:sz="8" w:space="0" w:color="000000"/>
              <w:right w:val="single" w:sz="8" w:space="0" w:color="000000"/>
            </w:tcBorders>
            <w:shd w:val="clear" w:color="auto" w:fill="A8D08D"/>
            <w:tcMar>
              <w:top w:w="100" w:type="dxa"/>
              <w:left w:w="100" w:type="dxa"/>
              <w:bottom w:w="100" w:type="dxa"/>
              <w:right w:w="100" w:type="dxa"/>
            </w:tcMar>
            <w:hideMark/>
          </w:tcPr>
          <w:p w14:paraId="441961F6" w14:textId="77777777" w:rsidR="0060129D" w:rsidRPr="00F6035D" w:rsidRDefault="0060129D" w:rsidP="005114B2">
            <w:pPr>
              <w:spacing w:before="240" w:after="0" w:line="240" w:lineRule="auto"/>
              <w:ind w:firstLine="0"/>
              <w:jc w:val="center"/>
              <w:rPr>
                <w:rFonts w:ascii="Times New Roman" w:eastAsia="Times New Roman" w:hAnsi="Times New Roman" w:cs="Times New Roman"/>
                <w:sz w:val="24"/>
                <w:szCs w:val="24"/>
              </w:rPr>
            </w:pPr>
            <w:r w:rsidRPr="00F6035D">
              <w:rPr>
                <w:rFonts w:ascii="Times New Roman" w:eastAsia="Times New Roman" w:hAnsi="Times New Roman" w:cs="Times New Roman"/>
                <w:b/>
                <w:bCs/>
                <w:color w:val="000000"/>
              </w:rPr>
              <w:t>Mã use</w:t>
            </w:r>
            <w:r>
              <w:rPr>
                <w:rFonts w:ascii="Times New Roman" w:eastAsia="Times New Roman" w:hAnsi="Times New Roman" w:cs="Times New Roman"/>
                <w:b/>
                <w:bCs/>
                <w:color w:val="000000"/>
              </w:rPr>
              <w:t>-</w:t>
            </w:r>
            <w:r w:rsidRPr="00F6035D">
              <w:rPr>
                <w:rFonts w:ascii="Times New Roman" w:eastAsia="Times New Roman" w:hAnsi="Times New Roman" w:cs="Times New Roman"/>
                <w:b/>
                <w:bCs/>
                <w:color w:val="000000"/>
              </w:rPr>
              <w:t>case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CFF063" w14:textId="77777777" w:rsidR="0060129D" w:rsidRPr="00F6035D" w:rsidRDefault="0060129D" w:rsidP="005114B2">
            <w:pPr>
              <w:spacing w:before="240" w:after="0" w:line="240" w:lineRule="auto"/>
              <w:ind w:firstLine="0"/>
              <w:jc w:val="center"/>
              <w:rPr>
                <w:rFonts w:ascii="Times New Roman" w:eastAsia="Times New Roman" w:hAnsi="Times New Roman" w:cs="Times New Roman"/>
                <w:sz w:val="24"/>
                <w:szCs w:val="24"/>
              </w:rPr>
            </w:pPr>
            <w:r w:rsidRPr="00F6035D">
              <w:rPr>
                <w:rFonts w:ascii="Times New Roman" w:eastAsia="Times New Roman" w:hAnsi="Times New Roman" w:cs="Times New Roman"/>
                <w:b/>
                <w:bCs/>
                <w:color w:val="000000"/>
              </w:rPr>
              <w:t>UC0</w:t>
            </w:r>
            <w:r>
              <w:rPr>
                <w:rFonts w:ascii="Times New Roman" w:eastAsia="Times New Roman" w:hAnsi="Times New Roman" w:cs="Times New Roman"/>
                <w:b/>
                <w:bCs/>
                <w:color w:val="000000"/>
              </w:rPr>
              <w:t>7</w:t>
            </w:r>
          </w:p>
        </w:tc>
        <w:tc>
          <w:tcPr>
            <w:tcW w:w="0" w:type="auto"/>
            <w:tcBorders>
              <w:top w:val="single" w:sz="8" w:space="0" w:color="000000"/>
              <w:left w:val="single" w:sz="8" w:space="0" w:color="000000"/>
              <w:bottom w:val="single" w:sz="8" w:space="0" w:color="000000"/>
              <w:right w:val="single" w:sz="8" w:space="0" w:color="000000"/>
            </w:tcBorders>
            <w:shd w:val="clear" w:color="auto" w:fill="A8D08D"/>
            <w:tcMar>
              <w:top w:w="100" w:type="dxa"/>
              <w:left w:w="100" w:type="dxa"/>
              <w:bottom w:w="100" w:type="dxa"/>
              <w:right w:w="100" w:type="dxa"/>
            </w:tcMar>
            <w:hideMark/>
          </w:tcPr>
          <w:p w14:paraId="7045CD85" w14:textId="77777777" w:rsidR="0060129D" w:rsidRPr="00F6035D" w:rsidRDefault="0060129D" w:rsidP="005114B2">
            <w:pPr>
              <w:spacing w:before="240" w:after="0" w:line="240" w:lineRule="auto"/>
              <w:ind w:firstLine="0"/>
              <w:jc w:val="center"/>
              <w:rPr>
                <w:rFonts w:ascii="Times New Roman" w:eastAsia="Times New Roman" w:hAnsi="Times New Roman" w:cs="Times New Roman"/>
                <w:sz w:val="24"/>
                <w:szCs w:val="24"/>
              </w:rPr>
            </w:pPr>
            <w:r w:rsidRPr="00F6035D">
              <w:rPr>
                <w:rFonts w:ascii="Times New Roman" w:eastAsia="Times New Roman" w:hAnsi="Times New Roman" w:cs="Times New Roman"/>
                <w:b/>
                <w:bCs/>
                <w:color w:val="000000"/>
              </w:rPr>
              <w:t>Tên use</w:t>
            </w:r>
            <w:r>
              <w:rPr>
                <w:rFonts w:ascii="Times New Roman" w:eastAsia="Times New Roman" w:hAnsi="Times New Roman" w:cs="Times New Roman"/>
                <w:b/>
                <w:bCs/>
                <w:color w:val="000000"/>
              </w:rPr>
              <w:t>-</w:t>
            </w:r>
            <w:r w:rsidRPr="00F6035D">
              <w:rPr>
                <w:rFonts w:ascii="Times New Roman" w:eastAsia="Times New Roman" w:hAnsi="Times New Roman" w:cs="Times New Roman"/>
                <w:b/>
                <w:bCs/>
                <w:color w:val="000000"/>
              </w:rPr>
              <w:t>case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EA5310" w14:textId="77777777" w:rsidR="0060129D" w:rsidRPr="00F6035D" w:rsidRDefault="0060129D" w:rsidP="005114B2">
            <w:pPr>
              <w:spacing w:before="240" w:after="0" w:line="240" w:lineRule="auto"/>
              <w:ind w:firstLine="0"/>
              <w:rPr>
                <w:rFonts w:ascii="Times New Roman" w:eastAsia="Times New Roman" w:hAnsi="Times New Roman" w:cs="Times New Roman"/>
                <w:sz w:val="24"/>
                <w:szCs w:val="24"/>
              </w:rPr>
            </w:pPr>
            <w:r>
              <w:rPr>
                <w:rFonts w:ascii="Times New Roman" w:eastAsia="Times New Roman" w:hAnsi="Times New Roman" w:cs="Times New Roman"/>
                <w:sz w:val="24"/>
                <w:szCs w:val="24"/>
              </w:rPr>
              <w:t>Quản lý sản phẩm</w:t>
            </w:r>
          </w:p>
        </w:tc>
      </w:tr>
      <w:tr w:rsidR="0060129D" w:rsidRPr="00F6035D" w14:paraId="0F9209B2" w14:textId="77777777" w:rsidTr="005114B2">
        <w:trPr>
          <w:trHeight w:val="500"/>
        </w:trPr>
        <w:tc>
          <w:tcPr>
            <w:tcW w:w="0" w:type="auto"/>
            <w:tcBorders>
              <w:top w:val="single" w:sz="8" w:space="0" w:color="000000"/>
              <w:left w:val="single" w:sz="8" w:space="0" w:color="000000"/>
              <w:bottom w:val="single" w:sz="8" w:space="0" w:color="000000"/>
              <w:right w:val="single" w:sz="8" w:space="0" w:color="000000"/>
            </w:tcBorders>
            <w:shd w:val="clear" w:color="auto" w:fill="A8D08D"/>
            <w:tcMar>
              <w:top w:w="100" w:type="dxa"/>
              <w:left w:w="100" w:type="dxa"/>
              <w:bottom w:w="100" w:type="dxa"/>
              <w:right w:w="100" w:type="dxa"/>
            </w:tcMar>
            <w:hideMark/>
          </w:tcPr>
          <w:p w14:paraId="1876D8E5" w14:textId="77777777" w:rsidR="0060129D" w:rsidRPr="00F6035D" w:rsidRDefault="0060129D" w:rsidP="005114B2">
            <w:pPr>
              <w:spacing w:before="240" w:after="0" w:line="240" w:lineRule="auto"/>
              <w:ind w:firstLine="0"/>
              <w:jc w:val="center"/>
              <w:rPr>
                <w:rFonts w:ascii="Times New Roman" w:eastAsia="Times New Roman" w:hAnsi="Times New Roman" w:cs="Times New Roman"/>
                <w:sz w:val="24"/>
                <w:szCs w:val="24"/>
              </w:rPr>
            </w:pPr>
            <w:r w:rsidRPr="00F6035D">
              <w:rPr>
                <w:rFonts w:ascii="Times New Roman" w:eastAsia="Times New Roman" w:hAnsi="Times New Roman" w:cs="Times New Roman"/>
                <w:b/>
                <w:bCs/>
                <w:color w:val="000000"/>
              </w:rPr>
              <w:t>Mục đích sử dụng</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6B75C7" w14:textId="77777777" w:rsidR="0060129D" w:rsidRPr="00F6035D" w:rsidRDefault="0060129D" w:rsidP="005114B2">
            <w:pPr>
              <w:spacing w:before="240" w:after="0" w:line="240" w:lineRule="auto"/>
              <w:ind w:firstLine="0"/>
              <w:rPr>
                <w:rFonts w:ascii="Times New Roman" w:eastAsia="Times New Roman" w:hAnsi="Times New Roman" w:cs="Times New Roman"/>
                <w:sz w:val="24"/>
                <w:szCs w:val="24"/>
              </w:rPr>
            </w:pPr>
            <w:r w:rsidRPr="00F6035D">
              <w:rPr>
                <w:rFonts w:ascii="Times New Roman" w:eastAsia="Times New Roman" w:hAnsi="Times New Roman" w:cs="Times New Roman"/>
                <w:color w:val="000000"/>
              </w:rPr>
              <w:t xml:space="preserve">Giúp </w:t>
            </w:r>
            <w:r>
              <w:rPr>
                <w:rFonts w:ascii="Times New Roman" w:eastAsia="Times New Roman" w:hAnsi="Times New Roman" w:cs="Times New Roman"/>
                <w:color w:val="000000"/>
              </w:rPr>
              <w:t>người quản lý hoặc nhân viên xem được thông tin toàn bộ sản phẩm đang có, đồng thời cho phép thực hiện thêm, xóa, sửa sản phẩm</w:t>
            </w:r>
          </w:p>
        </w:tc>
      </w:tr>
      <w:tr w:rsidR="0060129D" w:rsidRPr="00F6035D" w14:paraId="0A507D5C" w14:textId="77777777" w:rsidTr="005114B2">
        <w:trPr>
          <w:trHeight w:val="500"/>
        </w:trPr>
        <w:tc>
          <w:tcPr>
            <w:tcW w:w="0" w:type="auto"/>
            <w:tcBorders>
              <w:top w:val="single" w:sz="8" w:space="0" w:color="000000"/>
              <w:left w:val="single" w:sz="8" w:space="0" w:color="000000"/>
              <w:bottom w:val="single" w:sz="8" w:space="0" w:color="000000"/>
              <w:right w:val="single" w:sz="8" w:space="0" w:color="000000"/>
            </w:tcBorders>
            <w:shd w:val="clear" w:color="auto" w:fill="A8D08D"/>
            <w:tcMar>
              <w:top w:w="100" w:type="dxa"/>
              <w:left w:w="100" w:type="dxa"/>
              <w:bottom w:w="100" w:type="dxa"/>
              <w:right w:w="100" w:type="dxa"/>
            </w:tcMar>
            <w:hideMark/>
          </w:tcPr>
          <w:p w14:paraId="708AA031" w14:textId="77777777" w:rsidR="0060129D" w:rsidRPr="00F6035D" w:rsidRDefault="0060129D" w:rsidP="005114B2">
            <w:pPr>
              <w:spacing w:before="240" w:after="0" w:line="240" w:lineRule="auto"/>
              <w:ind w:firstLine="0"/>
              <w:jc w:val="center"/>
              <w:rPr>
                <w:rFonts w:ascii="Times New Roman" w:eastAsia="Times New Roman" w:hAnsi="Times New Roman" w:cs="Times New Roman"/>
                <w:sz w:val="24"/>
                <w:szCs w:val="24"/>
              </w:rPr>
            </w:pPr>
            <w:r w:rsidRPr="00F6035D">
              <w:rPr>
                <w:rFonts w:ascii="Times New Roman" w:eastAsia="Times New Roman" w:hAnsi="Times New Roman" w:cs="Times New Roman"/>
                <w:b/>
                <w:bCs/>
                <w:color w:val="000000"/>
              </w:rPr>
              <w:t>Tác nhân</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30704A" w14:textId="77777777" w:rsidR="0060129D" w:rsidRPr="00F6035D" w:rsidRDefault="0060129D" w:rsidP="005114B2">
            <w:pPr>
              <w:spacing w:before="240" w:after="0" w:line="240" w:lineRule="auto"/>
              <w:ind w:firstLine="0"/>
              <w:rPr>
                <w:rFonts w:ascii="Times New Roman" w:eastAsia="Times New Roman" w:hAnsi="Times New Roman" w:cs="Times New Roman"/>
                <w:sz w:val="24"/>
                <w:szCs w:val="24"/>
              </w:rPr>
            </w:pPr>
            <w:r>
              <w:rPr>
                <w:rFonts w:ascii="Times New Roman" w:eastAsia="Times New Roman" w:hAnsi="Times New Roman" w:cs="Times New Roman"/>
                <w:color w:val="000000"/>
              </w:rPr>
              <w:t>Người quản lý, nhân viên</w:t>
            </w:r>
          </w:p>
        </w:tc>
      </w:tr>
      <w:tr w:rsidR="0060129D" w:rsidRPr="00F6035D" w14:paraId="17180783" w14:textId="77777777" w:rsidTr="005114B2">
        <w:trPr>
          <w:trHeight w:val="500"/>
        </w:trPr>
        <w:tc>
          <w:tcPr>
            <w:tcW w:w="0" w:type="auto"/>
            <w:tcBorders>
              <w:top w:val="single" w:sz="8" w:space="0" w:color="000000"/>
              <w:left w:val="single" w:sz="8" w:space="0" w:color="000000"/>
              <w:bottom w:val="single" w:sz="8" w:space="0" w:color="000000"/>
              <w:right w:val="single" w:sz="8" w:space="0" w:color="000000"/>
            </w:tcBorders>
            <w:shd w:val="clear" w:color="auto" w:fill="A8D08D"/>
            <w:tcMar>
              <w:top w:w="100" w:type="dxa"/>
              <w:left w:w="100" w:type="dxa"/>
              <w:bottom w:w="100" w:type="dxa"/>
              <w:right w:w="100" w:type="dxa"/>
            </w:tcMar>
            <w:hideMark/>
          </w:tcPr>
          <w:p w14:paraId="4CE5E7EC" w14:textId="77777777" w:rsidR="0060129D" w:rsidRPr="00F6035D" w:rsidRDefault="0060129D" w:rsidP="005114B2">
            <w:pPr>
              <w:spacing w:before="240" w:after="0" w:line="240" w:lineRule="auto"/>
              <w:ind w:firstLine="0"/>
              <w:jc w:val="center"/>
              <w:rPr>
                <w:rFonts w:ascii="Times New Roman" w:eastAsia="Times New Roman" w:hAnsi="Times New Roman" w:cs="Times New Roman"/>
                <w:sz w:val="24"/>
                <w:szCs w:val="24"/>
              </w:rPr>
            </w:pPr>
            <w:r w:rsidRPr="00F6035D">
              <w:rPr>
                <w:rFonts w:ascii="Times New Roman" w:eastAsia="Times New Roman" w:hAnsi="Times New Roman" w:cs="Times New Roman"/>
                <w:b/>
                <w:bCs/>
                <w:color w:val="000000"/>
              </w:rPr>
              <w:t>Sự kiện kích hoạt</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FF16BD" w14:textId="77777777" w:rsidR="0060129D" w:rsidRPr="00F6035D" w:rsidRDefault="0060129D" w:rsidP="005114B2">
            <w:pPr>
              <w:spacing w:before="240" w:after="0" w:line="240" w:lineRule="auto"/>
              <w:ind w:firstLine="0"/>
              <w:rPr>
                <w:rFonts w:ascii="Times New Roman" w:eastAsia="Times New Roman" w:hAnsi="Times New Roman" w:cs="Times New Roman"/>
                <w:sz w:val="24"/>
                <w:szCs w:val="24"/>
              </w:rPr>
            </w:pPr>
            <w:r w:rsidRPr="00F6035D">
              <w:rPr>
                <w:rFonts w:ascii="Times New Roman" w:eastAsia="Times New Roman" w:hAnsi="Times New Roman" w:cs="Times New Roman"/>
                <w:color w:val="000000"/>
              </w:rPr>
              <w:t xml:space="preserve">Sau khi </w:t>
            </w:r>
            <w:r>
              <w:rPr>
                <w:rFonts w:ascii="Times New Roman" w:eastAsia="Times New Roman" w:hAnsi="Times New Roman" w:cs="Times New Roman"/>
                <w:color w:val="000000"/>
              </w:rPr>
              <w:t>người quản lý đăng nhập với tư cách quản trị và truy cập vào giao diện quản lý sản phẩm</w:t>
            </w:r>
          </w:p>
        </w:tc>
      </w:tr>
      <w:tr w:rsidR="0060129D" w:rsidRPr="00F6035D" w14:paraId="2E23C169" w14:textId="77777777" w:rsidTr="005114B2">
        <w:trPr>
          <w:trHeight w:val="785"/>
        </w:trPr>
        <w:tc>
          <w:tcPr>
            <w:tcW w:w="0" w:type="auto"/>
            <w:tcBorders>
              <w:top w:val="single" w:sz="8" w:space="0" w:color="000000"/>
              <w:left w:val="single" w:sz="8" w:space="0" w:color="000000"/>
              <w:bottom w:val="single" w:sz="8" w:space="0" w:color="000000"/>
              <w:right w:val="single" w:sz="8" w:space="0" w:color="000000"/>
            </w:tcBorders>
            <w:shd w:val="clear" w:color="auto" w:fill="A8D08D"/>
            <w:tcMar>
              <w:top w:w="100" w:type="dxa"/>
              <w:left w:w="100" w:type="dxa"/>
              <w:bottom w:w="100" w:type="dxa"/>
              <w:right w:w="100" w:type="dxa"/>
            </w:tcMar>
            <w:hideMark/>
          </w:tcPr>
          <w:p w14:paraId="0FE4DE92" w14:textId="77777777" w:rsidR="0060129D" w:rsidRPr="00F6035D" w:rsidRDefault="0060129D" w:rsidP="005114B2">
            <w:pPr>
              <w:spacing w:before="240" w:after="0" w:line="240" w:lineRule="auto"/>
              <w:ind w:firstLine="0"/>
              <w:jc w:val="center"/>
              <w:rPr>
                <w:rFonts w:ascii="Times New Roman" w:eastAsia="Times New Roman" w:hAnsi="Times New Roman" w:cs="Times New Roman"/>
                <w:sz w:val="24"/>
                <w:szCs w:val="24"/>
              </w:rPr>
            </w:pPr>
            <w:r w:rsidRPr="00F6035D">
              <w:rPr>
                <w:rFonts w:ascii="Times New Roman" w:eastAsia="Times New Roman" w:hAnsi="Times New Roman" w:cs="Times New Roman"/>
                <w:b/>
                <w:bCs/>
                <w:color w:val="000000"/>
              </w:rPr>
              <w:lastRenderedPageBreak/>
              <w:t>Điều kiện tiên quyết</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3B406F" w14:textId="77777777" w:rsidR="0060129D" w:rsidRPr="00F6035D" w:rsidRDefault="0060129D" w:rsidP="005114B2">
            <w:pPr>
              <w:spacing w:before="240" w:after="0" w:line="240" w:lineRule="auto"/>
              <w:ind w:firstLine="0"/>
              <w:rPr>
                <w:rFonts w:ascii="Times New Roman" w:eastAsia="Times New Roman" w:hAnsi="Times New Roman" w:cs="Times New Roman"/>
                <w:sz w:val="24"/>
                <w:szCs w:val="24"/>
              </w:rPr>
            </w:pPr>
            <w:r>
              <w:rPr>
                <w:rFonts w:ascii="Times New Roman" w:eastAsia="Times New Roman" w:hAnsi="Times New Roman" w:cs="Times New Roman"/>
                <w:sz w:val="24"/>
                <w:szCs w:val="24"/>
              </w:rPr>
              <w:t>Đăng nhập với tài khoản có vai trò là người quản trị hoặc nhân viên</w:t>
            </w:r>
          </w:p>
        </w:tc>
      </w:tr>
      <w:tr w:rsidR="0060129D" w:rsidRPr="007C673A" w14:paraId="1D5CA69E" w14:textId="77777777" w:rsidTr="005114B2">
        <w:trPr>
          <w:trHeight w:val="500"/>
        </w:trPr>
        <w:tc>
          <w:tcPr>
            <w:tcW w:w="0" w:type="auto"/>
            <w:tcBorders>
              <w:top w:val="single" w:sz="8" w:space="0" w:color="000000"/>
              <w:left w:val="single" w:sz="8" w:space="0" w:color="000000"/>
              <w:bottom w:val="single" w:sz="8" w:space="0" w:color="000000"/>
              <w:right w:val="single" w:sz="8" w:space="0" w:color="000000"/>
            </w:tcBorders>
            <w:shd w:val="clear" w:color="auto" w:fill="A8D08D"/>
            <w:tcMar>
              <w:top w:w="100" w:type="dxa"/>
              <w:left w:w="100" w:type="dxa"/>
              <w:bottom w:w="100" w:type="dxa"/>
              <w:right w:w="100" w:type="dxa"/>
            </w:tcMar>
            <w:hideMark/>
          </w:tcPr>
          <w:p w14:paraId="2CBF9FE1" w14:textId="77777777" w:rsidR="0060129D" w:rsidRPr="00F6035D" w:rsidRDefault="0060129D" w:rsidP="005114B2">
            <w:pPr>
              <w:spacing w:before="240" w:after="0" w:line="240" w:lineRule="auto"/>
              <w:ind w:firstLine="0"/>
              <w:jc w:val="center"/>
              <w:rPr>
                <w:rFonts w:ascii="Times New Roman" w:eastAsia="Times New Roman" w:hAnsi="Times New Roman" w:cs="Times New Roman"/>
                <w:sz w:val="24"/>
                <w:szCs w:val="24"/>
              </w:rPr>
            </w:pPr>
            <w:r w:rsidRPr="00F6035D">
              <w:rPr>
                <w:rFonts w:ascii="Times New Roman" w:eastAsia="Times New Roman" w:hAnsi="Times New Roman" w:cs="Times New Roman"/>
                <w:b/>
                <w:bCs/>
                <w:color w:val="000000"/>
              </w:rPr>
              <w:t>Hậu điều kiện</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654032" w14:textId="77777777" w:rsidR="0060129D" w:rsidRPr="007C673A" w:rsidRDefault="0060129D" w:rsidP="005114B2">
            <w:pPr>
              <w:spacing w:before="0" w:after="0" w:line="240" w:lineRule="auto"/>
              <w:ind w:firstLine="0"/>
              <w:jc w:val="left"/>
              <w:rPr>
                <w:rFonts w:ascii="Times New Roman" w:eastAsia="Times New Roman" w:hAnsi="Times New Roman" w:cs="Times New Roman"/>
              </w:rPr>
            </w:pPr>
          </w:p>
        </w:tc>
      </w:tr>
      <w:tr w:rsidR="0060129D" w:rsidRPr="00F6035D" w14:paraId="5ECE7EBF" w14:textId="77777777" w:rsidTr="005114B2">
        <w:trPr>
          <w:trHeight w:val="2225"/>
        </w:trPr>
        <w:tc>
          <w:tcPr>
            <w:tcW w:w="0" w:type="auto"/>
            <w:tcBorders>
              <w:top w:val="single" w:sz="8" w:space="0" w:color="000000"/>
              <w:left w:val="single" w:sz="8" w:space="0" w:color="000000"/>
              <w:bottom w:val="single" w:sz="8" w:space="0" w:color="000000"/>
              <w:right w:val="single" w:sz="8" w:space="0" w:color="000000"/>
            </w:tcBorders>
            <w:shd w:val="clear" w:color="auto" w:fill="A8D08D"/>
            <w:tcMar>
              <w:top w:w="100" w:type="dxa"/>
              <w:left w:w="100" w:type="dxa"/>
              <w:bottom w:w="100" w:type="dxa"/>
              <w:right w:w="100" w:type="dxa"/>
            </w:tcMar>
            <w:hideMark/>
          </w:tcPr>
          <w:p w14:paraId="0670B6D2" w14:textId="77777777" w:rsidR="0060129D" w:rsidRPr="00F6035D" w:rsidRDefault="0060129D" w:rsidP="005114B2">
            <w:pPr>
              <w:spacing w:before="240" w:after="0" w:line="240" w:lineRule="auto"/>
              <w:ind w:firstLine="0"/>
              <w:jc w:val="center"/>
              <w:rPr>
                <w:rFonts w:ascii="Times New Roman" w:eastAsia="Times New Roman" w:hAnsi="Times New Roman" w:cs="Times New Roman"/>
                <w:sz w:val="24"/>
                <w:szCs w:val="24"/>
              </w:rPr>
            </w:pPr>
            <w:r w:rsidRPr="00F6035D">
              <w:rPr>
                <w:rFonts w:ascii="Times New Roman" w:eastAsia="Times New Roman" w:hAnsi="Times New Roman" w:cs="Times New Roman"/>
                <w:b/>
                <w:bCs/>
                <w:color w:val="000000"/>
              </w:rPr>
              <w:t>Luồng sự kiện chính</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224B57" w14:textId="77777777" w:rsidR="0060129D" w:rsidRPr="00F6035D" w:rsidRDefault="0060129D" w:rsidP="005114B2">
            <w:pPr>
              <w:spacing w:before="0" w:after="0" w:line="240" w:lineRule="auto"/>
              <w:ind w:firstLine="0"/>
              <w:jc w:val="left"/>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152"/>
              <w:gridCol w:w="2777"/>
              <w:gridCol w:w="3850"/>
            </w:tblGrid>
            <w:tr w:rsidR="0060129D" w:rsidRPr="00F6035D" w14:paraId="4AB20E89" w14:textId="77777777" w:rsidTr="005114B2">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B11329" w14:textId="77777777" w:rsidR="0060129D" w:rsidRPr="00F6035D" w:rsidRDefault="0060129D" w:rsidP="005114B2">
                  <w:pPr>
                    <w:spacing w:before="240" w:after="0" w:line="240" w:lineRule="auto"/>
                    <w:ind w:left="460" w:firstLine="0"/>
                    <w:jc w:val="center"/>
                    <w:rPr>
                      <w:rFonts w:ascii="Times New Roman" w:eastAsia="Times New Roman" w:hAnsi="Times New Roman" w:cs="Times New Roman"/>
                      <w:b/>
                      <w:bCs/>
                    </w:rPr>
                  </w:pPr>
                  <w:r w:rsidRPr="00F6035D">
                    <w:rPr>
                      <w:rFonts w:ascii="Times New Roman" w:eastAsia="Times New Roman" w:hAnsi="Times New Roman" w:cs="Times New Roman"/>
                      <w:b/>
                      <w:bCs/>
                      <w:color w:val="000000"/>
                    </w:rPr>
                    <w:t>STT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38DB77" w14:textId="77777777" w:rsidR="0060129D" w:rsidRPr="00F6035D" w:rsidRDefault="0060129D" w:rsidP="005114B2">
                  <w:pPr>
                    <w:spacing w:before="240" w:after="0" w:line="240" w:lineRule="auto"/>
                    <w:ind w:left="460" w:firstLine="0"/>
                    <w:jc w:val="center"/>
                    <w:rPr>
                      <w:rFonts w:ascii="Times New Roman" w:eastAsia="Times New Roman" w:hAnsi="Times New Roman" w:cs="Times New Roman"/>
                      <w:b/>
                      <w:bCs/>
                    </w:rPr>
                  </w:pPr>
                  <w:r w:rsidRPr="00F6035D">
                    <w:rPr>
                      <w:rFonts w:ascii="Times New Roman" w:eastAsia="Times New Roman" w:hAnsi="Times New Roman" w:cs="Times New Roman"/>
                      <w:b/>
                      <w:bCs/>
                      <w:color w:val="000000"/>
                    </w:rPr>
                    <w:t>Thực hiện bởi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4860B0" w14:textId="77777777" w:rsidR="0060129D" w:rsidRPr="00F6035D" w:rsidRDefault="0060129D" w:rsidP="005114B2">
                  <w:pPr>
                    <w:spacing w:before="240" w:after="0" w:line="240" w:lineRule="auto"/>
                    <w:ind w:left="460" w:firstLine="0"/>
                    <w:jc w:val="center"/>
                    <w:rPr>
                      <w:rFonts w:ascii="Times New Roman" w:eastAsia="Times New Roman" w:hAnsi="Times New Roman" w:cs="Times New Roman"/>
                      <w:b/>
                      <w:bCs/>
                    </w:rPr>
                  </w:pPr>
                  <w:r w:rsidRPr="00F6035D">
                    <w:rPr>
                      <w:rFonts w:ascii="Times New Roman" w:eastAsia="Times New Roman" w:hAnsi="Times New Roman" w:cs="Times New Roman"/>
                      <w:b/>
                      <w:bCs/>
                      <w:color w:val="000000"/>
                    </w:rPr>
                    <w:t>Hành động</w:t>
                  </w:r>
                </w:p>
              </w:tc>
            </w:tr>
            <w:tr w:rsidR="0060129D" w:rsidRPr="00F6035D" w14:paraId="263C39F7" w14:textId="77777777" w:rsidTr="005114B2">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E48C5E" w14:textId="77777777" w:rsidR="0060129D" w:rsidRPr="00F6035D" w:rsidRDefault="0060129D" w:rsidP="005114B2">
                  <w:pPr>
                    <w:spacing w:before="240" w:after="0" w:line="240" w:lineRule="auto"/>
                    <w:ind w:left="460" w:firstLine="0"/>
                    <w:jc w:val="center"/>
                    <w:rPr>
                      <w:rFonts w:ascii="Times New Roman" w:eastAsia="Times New Roman" w:hAnsi="Times New Roman" w:cs="Times New Roman"/>
                    </w:rPr>
                  </w:pPr>
                  <w:r w:rsidRPr="00F6035D">
                    <w:rPr>
                      <w:rFonts w:ascii="Times New Roman" w:eastAsia="Times New Roman" w:hAnsi="Times New Roman" w:cs="Times New Roman"/>
                      <w:color w:val="000000"/>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E9A984" w14:textId="77777777" w:rsidR="0060129D" w:rsidRPr="00F6035D" w:rsidRDefault="0060129D" w:rsidP="005114B2">
                  <w:pPr>
                    <w:spacing w:before="240" w:after="0" w:line="240" w:lineRule="auto"/>
                    <w:ind w:left="460" w:firstLine="0"/>
                    <w:jc w:val="center"/>
                    <w:rPr>
                      <w:rFonts w:ascii="Times New Roman" w:eastAsia="Times New Roman" w:hAnsi="Times New Roman" w:cs="Times New Roman"/>
                    </w:rPr>
                  </w:pPr>
                  <w:r>
                    <w:rPr>
                      <w:rFonts w:ascii="Times New Roman" w:eastAsia="Times New Roman" w:hAnsi="Times New Roman" w:cs="Times New Roman"/>
                    </w:rPr>
                    <w:t>Người quản lý, nhân viên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193613" w14:textId="77777777" w:rsidR="0060129D" w:rsidRPr="00F6035D" w:rsidRDefault="0060129D" w:rsidP="005114B2">
                  <w:pPr>
                    <w:spacing w:before="240" w:after="0" w:line="240" w:lineRule="auto"/>
                    <w:ind w:left="460" w:firstLine="0"/>
                    <w:jc w:val="center"/>
                    <w:rPr>
                      <w:rFonts w:ascii="Times New Roman" w:eastAsia="Times New Roman" w:hAnsi="Times New Roman" w:cs="Times New Roman"/>
                    </w:rPr>
                  </w:pPr>
                  <w:r>
                    <w:rPr>
                      <w:rFonts w:ascii="Times New Roman" w:eastAsia="Times New Roman" w:hAnsi="Times New Roman" w:cs="Times New Roman"/>
                      <w:color w:val="000000"/>
                    </w:rPr>
                    <w:t xml:space="preserve">Nhấn nút </w:t>
                  </w:r>
                  <w:r>
                    <w:rPr>
                      <w:rFonts w:ascii="Times New Roman" w:eastAsia="Times New Roman" w:hAnsi="Times New Roman" w:cs="Times New Roman"/>
                      <w:i/>
                      <w:iCs/>
                      <w:color w:val="000000"/>
                    </w:rPr>
                    <w:t>Quản lý sách</w:t>
                  </w:r>
                </w:p>
              </w:tc>
            </w:tr>
            <w:tr w:rsidR="0060129D" w:rsidRPr="00F6035D" w14:paraId="03D1CB84" w14:textId="77777777" w:rsidTr="005114B2">
              <w:trPr>
                <w:trHeight w:val="7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888202" w14:textId="77777777" w:rsidR="0060129D" w:rsidRPr="00F6035D" w:rsidRDefault="0060129D" w:rsidP="005114B2">
                  <w:pPr>
                    <w:spacing w:before="240" w:after="0" w:line="240" w:lineRule="auto"/>
                    <w:ind w:left="460" w:firstLine="0"/>
                    <w:jc w:val="center"/>
                    <w:rPr>
                      <w:rFonts w:ascii="Times New Roman" w:eastAsia="Times New Roman" w:hAnsi="Times New Roman" w:cs="Times New Roman"/>
                    </w:rPr>
                  </w:pPr>
                  <w:r w:rsidRPr="00F6035D">
                    <w:rPr>
                      <w:rFonts w:ascii="Times New Roman" w:eastAsia="Times New Roman" w:hAnsi="Times New Roman" w:cs="Times New Roman"/>
                      <w:color w:val="000000"/>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F0794A" w14:textId="77777777" w:rsidR="0060129D" w:rsidRPr="00F6035D" w:rsidRDefault="0060129D" w:rsidP="005114B2">
                  <w:pPr>
                    <w:spacing w:before="240" w:after="0" w:line="240" w:lineRule="auto"/>
                    <w:ind w:left="460" w:firstLine="0"/>
                    <w:jc w:val="center"/>
                    <w:rPr>
                      <w:rFonts w:ascii="Times New Roman" w:eastAsia="Times New Roman" w:hAnsi="Times New Roman" w:cs="Times New Roman"/>
                    </w:rPr>
                  </w:pPr>
                  <w:r w:rsidRPr="00F6035D">
                    <w:rPr>
                      <w:rFonts w:ascii="Times New Roman" w:eastAsia="Times New Roman" w:hAnsi="Times New Roman" w:cs="Times New Roman"/>
                      <w:color w:val="000000"/>
                    </w:rPr>
                    <w:t>Hệ thống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6A01BF" w14:textId="77777777" w:rsidR="0060129D" w:rsidRPr="00F6035D" w:rsidRDefault="0060129D" w:rsidP="005114B2">
                  <w:pPr>
                    <w:spacing w:before="240" w:after="0" w:line="240" w:lineRule="auto"/>
                    <w:ind w:left="460" w:firstLine="0"/>
                    <w:jc w:val="center"/>
                    <w:rPr>
                      <w:rFonts w:ascii="Times New Roman" w:eastAsia="Times New Roman" w:hAnsi="Times New Roman" w:cs="Times New Roman"/>
                    </w:rPr>
                  </w:pPr>
                  <w:r>
                    <w:rPr>
                      <w:rFonts w:ascii="Times New Roman" w:eastAsia="Times New Roman" w:hAnsi="Times New Roman" w:cs="Times New Roman"/>
                    </w:rPr>
                    <w:t>Hiển thị danh sách gồm tất cả sản phẩm</w:t>
                  </w:r>
                </w:p>
              </w:tc>
            </w:tr>
            <w:tr w:rsidR="0060129D" w:rsidRPr="00F6035D" w14:paraId="4C3D3C48" w14:textId="77777777" w:rsidTr="005114B2">
              <w:trPr>
                <w:trHeight w:val="7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79333D" w14:textId="77777777" w:rsidR="0060129D" w:rsidRPr="00F6035D" w:rsidRDefault="0060129D" w:rsidP="005114B2">
                  <w:pPr>
                    <w:spacing w:before="240" w:after="0" w:line="240" w:lineRule="auto"/>
                    <w:ind w:left="460"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AF6C0D" w14:textId="77777777" w:rsidR="0060129D" w:rsidRPr="00F6035D" w:rsidRDefault="0060129D" w:rsidP="005114B2">
                  <w:pPr>
                    <w:spacing w:before="240" w:after="0" w:line="240" w:lineRule="auto"/>
                    <w:ind w:left="460"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Người quản lý, nhân viên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D0EDBD" w14:textId="77777777" w:rsidR="0060129D" w:rsidRDefault="0060129D" w:rsidP="005114B2">
                  <w:pPr>
                    <w:spacing w:before="240" w:after="0" w:line="240" w:lineRule="auto"/>
                    <w:ind w:left="460" w:firstLine="0"/>
                    <w:jc w:val="center"/>
                    <w:rPr>
                      <w:rFonts w:ascii="Times New Roman" w:eastAsia="Times New Roman" w:hAnsi="Times New Roman" w:cs="Times New Roman"/>
                    </w:rPr>
                  </w:pPr>
                  <w:r>
                    <w:rPr>
                      <w:rFonts w:ascii="Times New Roman" w:eastAsia="Times New Roman" w:hAnsi="Times New Roman" w:cs="Times New Roman"/>
                    </w:rPr>
                    <w:t>Thực hiện thêm, xóa, sửa sản phẩm</w:t>
                  </w:r>
                </w:p>
              </w:tc>
            </w:tr>
            <w:tr w:rsidR="0060129D" w:rsidRPr="00F6035D" w14:paraId="460911D0" w14:textId="77777777" w:rsidTr="005114B2">
              <w:trPr>
                <w:trHeight w:val="7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3E8114" w14:textId="77777777" w:rsidR="0060129D" w:rsidRPr="00F6035D" w:rsidRDefault="0060129D" w:rsidP="005114B2">
                  <w:pPr>
                    <w:spacing w:before="240" w:after="0" w:line="240" w:lineRule="auto"/>
                    <w:ind w:left="460"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EABDD2" w14:textId="77777777" w:rsidR="0060129D" w:rsidRPr="00F6035D" w:rsidRDefault="0060129D" w:rsidP="005114B2">
                  <w:pPr>
                    <w:spacing w:before="240" w:after="0" w:line="240" w:lineRule="auto"/>
                    <w:ind w:left="460"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Hệ thống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810E28" w14:textId="77777777" w:rsidR="0060129D" w:rsidRDefault="0060129D" w:rsidP="005114B2">
                  <w:pPr>
                    <w:spacing w:before="240" w:after="0" w:line="240" w:lineRule="auto"/>
                    <w:ind w:left="460" w:firstLine="0"/>
                    <w:jc w:val="center"/>
                    <w:rPr>
                      <w:rFonts w:ascii="Times New Roman" w:eastAsia="Times New Roman" w:hAnsi="Times New Roman" w:cs="Times New Roman"/>
                    </w:rPr>
                  </w:pPr>
                  <w:r>
                    <w:rPr>
                      <w:rFonts w:ascii="Times New Roman" w:eastAsia="Times New Roman" w:hAnsi="Times New Roman" w:cs="Times New Roman"/>
                    </w:rPr>
                    <w:t>Cập nhật sản phẩm trên cơ sở dữ liệu</w:t>
                  </w:r>
                </w:p>
              </w:tc>
            </w:tr>
          </w:tbl>
          <w:p w14:paraId="64FD2703" w14:textId="77777777" w:rsidR="0060129D" w:rsidRPr="00F6035D" w:rsidRDefault="0060129D" w:rsidP="005114B2">
            <w:pPr>
              <w:spacing w:before="0" w:after="0" w:line="240" w:lineRule="auto"/>
              <w:ind w:firstLine="0"/>
              <w:jc w:val="left"/>
              <w:rPr>
                <w:rFonts w:ascii="Times New Roman" w:eastAsia="Times New Roman" w:hAnsi="Times New Roman" w:cs="Times New Roman"/>
                <w:sz w:val="24"/>
                <w:szCs w:val="24"/>
              </w:rPr>
            </w:pPr>
          </w:p>
        </w:tc>
      </w:tr>
      <w:tr w:rsidR="0060129D" w:rsidRPr="00F6035D" w14:paraId="2B3205B4" w14:textId="77777777" w:rsidTr="005114B2">
        <w:trPr>
          <w:trHeight w:val="845"/>
        </w:trPr>
        <w:tc>
          <w:tcPr>
            <w:tcW w:w="0" w:type="auto"/>
            <w:tcBorders>
              <w:top w:val="single" w:sz="8" w:space="0" w:color="000000"/>
              <w:left w:val="single" w:sz="8" w:space="0" w:color="000000"/>
              <w:bottom w:val="single" w:sz="8" w:space="0" w:color="000000"/>
              <w:right w:val="single" w:sz="8" w:space="0" w:color="000000"/>
            </w:tcBorders>
            <w:shd w:val="clear" w:color="auto" w:fill="A8D08D"/>
            <w:tcMar>
              <w:top w:w="100" w:type="dxa"/>
              <w:left w:w="100" w:type="dxa"/>
              <w:bottom w:w="100" w:type="dxa"/>
              <w:right w:w="100" w:type="dxa"/>
            </w:tcMar>
            <w:hideMark/>
          </w:tcPr>
          <w:p w14:paraId="32E14B5E" w14:textId="77777777" w:rsidR="0060129D" w:rsidRPr="00F6035D" w:rsidRDefault="0060129D" w:rsidP="005114B2">
            <w:pPr>
              <w:spacing w:before="240" w:after="0" w:line="240" w:lineRule="auto"/>
              <w:ind w:firstLine="0"/>
              <w:jc w:val="center"/>
              <w:rPr>
                <w:rFonts w:ascii="Times New Roman" w:eastAsia="Times New Roman" w:hAnsi="Times New Roman" w:cs="Times New Roman"/>
                <w:sz w:val="24"/>
                <w:szCs w:val="24"/>
              </w:rPr>
            </w:pPr>
            <w:r w:rsidRPr="00F6035D">
              <w:rPr>
                <w:rFonts w:ascii="Times New Roman" w:eastAsia="Times New Roman" w:hAnsi="Times New Roman" w:cs="Times New Roman"/>
                <w:b/>
                <w:bCs/>
                <w:color w:val="000000"/>
              </w:rPr>
              <w:t>Luồng sự kiện thay thế</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1510CC" w14:textId="77777777" w:rsidR="0060129D" w:rsidRPr="00F6035D" w:rsidRDefault="0060129D" w:rsidP="005114B2">
            <w:pPr>
              <w:spacing w:before="0" w:after="240" w:line="240" w:lineRule="auto"/>
              <w:ind w:firstLine="0"/>
              <w:jc w:val="left"/>
              <w:rPr>
                <w:rFonts w:ascii="Times New Roman" w:eastAsia="Times New Roman" w:hAnsi="Times New Roman" w:cs="Times New Roman"/>
                <w:sz w:val="24"/>
                <w:szCs w:val="24"/>
              </w:rPr>
            </w:pPr>
          </w:p>
        </w:tc>
      </w:tr>
    </w:tbl>
    <w:p w14:paraId="5A3FEEA6" w14:textId="77777777" w:rsidR="00CC4F14" w:rsidRPr="00D156B6" w:rsidRDefault="00CC4F14" w:rsidP="00D156B6"/>
    <w:p w14:paraId="672D0345" w14:textId="6D62B691" w:rsidR="0074172B" w:rsidRDefault="0074172B" w:rsidP="006129C9">
      <w:pPr>
        <w:pStyle w:val="Heading5"/>
        <w:ind w:left="720"/>
      </w:pPr>
      <w:bookmarkStart w:id="84" w:name="_Toc119108306"/>
      <w:r>
        <w:lastRenderedPageBreak/>
        <w:t>1.5.6.3. Quán lý đơn đặt hàng</w:t>
      </w:r>
      <w:bookmarkEnd w:id="84"/>
    </w:p>
    <w:p w14:paraId="7F02B98E" w14:textId="1E8336E4" w:rsidR="00D156B6" w:rsidRDefault="005D0695" w:rsidP="00D156B6">
      <w:r>
        <w:rPr>
          <w:noProof/>
        </w:rPr>
        <w:drawing>
          <wp:inline distT="0" distB="0" distL="0" distR="0" wp14:anchorId="3D863945" wp14:editId="614FE2E8">
            <wp:extent cx="2686050" cy="4438650"/>
            <wp:effectExtent l="0" t="0" r="0" b="0"/>
            <wp:docPr id="66811866" name="Picture 6681186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11866" name="Picture 66811866" descr="Diagram&#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2686050" cy="4438650"/>
                    </a:xfrm>
                    <a:prstGeom prst="rect">
                      <a:avLst/>
                    </a:prstGeom>
                  </pic:spPr>
                </pic:pic>
              </a:graphicData>
            </a:graphic>
          </wp:inline>
        </w:drawing>
      </w:r>
    </w:p>
    <w:p w14:paraId="2ADD922F" w14:textId="49DE4970" w:rsidR="005D0695" w:rsidRDefault="00E060DC" w:rsidP="00E060DC">
      <w:pPr>
        <w:jc w:val="center"/>
      </w:pPr>
      <w:r w:rsidRPr="00EF07FC">
        <w:rPr>
          <w:rFonts w:ascii="Times New Roman" w:hAnsi="Times New Roman" w:cs="Times New Roman"/>
          <w:i/>
          <w:iCs/>
          <w:sz w:val="24"/>
          <w:szCs w:val="24"/>
        </w:rPr>
        <w:t>Hình 1.5.</w:t>
      </w:r>
      <w:r>
        <w:rPr>
          <w:rFonts w:ascii="Times New Roman" w:hAnsi="Times New Roman" w:cs="Times New Roman"/>
          <w:i/>
          <w:iCs/>
          <w:sz w:val="24"/>
          <w:szCs w:val="24"/>
        </w:rPr>
        <w:t>6.3</w:t>
      </w:r>
      <w:r w:rsidRPr="00EF07FC">
        <w:rPr>
          <w:rFonts w:ascii="Times New Roman" w:hAnsi="Times New Roman" w:cs="Times New Roman"/>
          <w:i/>
          <w:iCs/>
          <w:sz w:val="24"/>
          <w:szCs w:val="24"/>
        </w:rPr>
        <w:t xml:space="preserve">. Chi tiết chức năng thiết kế cho chức năng </w:t>
      </w:r>
      <w:r>
        <w:rPr>
          <w:rFonts w:ascii="Times New Roman" w:hAnsi="Times New Roman" w:cs="Times New Roman"/>
          <w:i/>
          <w:iCs/>
          <w:sz w:val="24"/>
          <w:szCs w:val="24"/>
        </w:rPr>
        <w:t>quản lý đơn đặt hàng</w:t>
      </w:r>
    </w:p>
    <w:tbl>
      <w:tblPr>
        <w:tblW w:w="0" w:type="auto"/>
        <w:tblCellMar>
          <w:top w:w="15" w:type="dxa"/>
          <w:left w:w="15" w:type="dxa"/>
          <w:bottom w:w="15" w:type="dxa"/>
          <w:right w:w="15" w:type="dxa"/>
        </w:tblCellMar>
        <w:tblLook w:val="04A0" w:firstRow="1" w:lastRow="0" w:firstColumn="1" w:lastColumn="0" w:noHBand="0" w:noVBand="1"/>
      </w:tblPr>
      <w:tblGrid>
        <w:gridCol w:w="1731"/>
        <w:gridCol w:w="1890"/>
        <w:gridCol w:w="2863"/>
        <w:gridCol w:w="3134"/>
      </w:tblGrid>
      <w:tr w:rsidR="00016CAC" w:rsidRPr="00F6035D" w14:paraId="1D75726A" w14:textId="77777777" w:rsidTr="005114B2">
        <w:trPr>
          <w:trHeight w:val="500"/>
        </w:trPr>
        <w:tc>
          <w:tcPr>
            <w:tcW w:w="0" w:type="auto"/>
            <w:tcBorders>
              <w:top w:val="single" w:sz="8" w:space="0" w:color="000000"/>
              <w:left w:val="single" w:sz="8" w:space="0" w:color="000000"/>
              <w:bottom w:val="single" w:sz="8" w:space="0" w:color="000000"/>
              <w:right w:val="single" w:sz="8" w:space="0" w:color="000000"/>
            </w:tcBorders>
            <w:shd w:val="clear" w:color="auto" w:fill="A8D08D"/>
            <w:tcMar>
              <w:top w:w="100" w:type="dxa"/>
              <w:left w:w="100" w:type="dxa"/>
              <w:bottom w:w="100" w:type="dxa"/>
              <w:right w:w="100" w:type="dxa"/>
            </w:tcMar>
            <w:hideMark/>
          </w:tcPr>
          <w:p w14:paraId="04401D84" w14:textId="77777777" w:rsidR="00016CAC" w:rsidRPr="00F6035D" w:rsidRDefault="00016CAC" w:rsidP="005114B2">
            <w:pPr>
              <w:spacing w:before="240" w:after="0" w:line="240" w:lineRule="auto"/>
              <w:ind w:firstLine="0"/>
              <w:jc w:val="center"/>
              <w:rPr>
                <w:rFonts w:ascii="Times New Roman" w:eastAsia="Times New Roman" w:hAnsi="Times New Roman" w:cs="Times New Roman"/>
                <w:sz w:val="24"/>
                <w:szCs w:val="24"/>
              </w:rPr>
            </w:pPr>
            <w:r w:rsidRPr="00F6035D">
              <w:rPr>
                <w:rFonts w:ascii="Times New Roman" w:eastAsia="Times New Roman" w:hAnsi="Times New Roman" w:cs="Times New Roman"/>
                <w:b/>
                <w:bCs/>
                <w:color w:val="000000"/>
              </w:rPr>
              <w:t>Mã use</w:t>
            </w:r>
            <w:r>
              <w:rPr>
                <w:rFonts w:ascii="Times New Roman" w:eastAsia="Times New Roman" w:hAnsi="Times New Roman" w:cs="Times New Roman"/>
                <w:b/>
                <w:bCs/>
                <w:color w:val="000000"/>
              </w:rPr>
              <w:t>-</w:t>
            </w:r>
            <w:r w:rsidRPr="00F6035D">
              <w:rPr>
                <w:rFonts w:ascii="Times New Roman" w:eastAsia="Times New Roman" w:hAnsi="Times New Roman" w:cs="Times New Roman"/>
                <w:b/>
                <w:bCs/>
                <w:color w:val="000000"/>
              </w:rPr>
              <w:t>case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B9166A" w14:textId="77777777" w:rsidR="00016CAC" w:rsidRPr="00F6035D" w:rsidRDefault="00016CAC" w:rsidP="005114B2">
            <w:pPr>
              <w:spacing w:before="240" w:after="0" w:line="240" w:lineRule="auto"/>
              <w:ind w:firstLine="0"/>
              <w:jc w:val="center"/>
              <w:rPr>
                <w:rFonts w:ascii="Times New Roman" w:eastAsia="Times New Roman" w:hAnsi="Times New Roman" w:cs="Times New Roman"/>
                <w:sz w:val="24"/>
                <w:szCs w:val="24"/>
              </w:rPr>
            </w:pPr>
            <w:r w:rsidRPr="00F6035D">
              <w:rPr>
                <w:rFonts w:ascii="Times New Roman" w:eastAsia="Times New Roman" w:hAnsi="Times New Roman" w:cs="Times New Roman"/>
                <w:b/>
                <w:bCs/>
                <w:color w:val="000000"/>
              </w:rPr>
              <w:t>UC0</w:t>
            </w:r>
            <w:r>
              <w:rPr>
                <w:rFonts w:ascii="Times New Roman" w:eastAsia="Times New Roman" w:hAnsi="Times New Roman" w:cs="Times New Roman"/>
                <w:b/>
                <w:bCs/>
                <w:color w:val="000000"/>
              </w:rPr>
              <w:t>8</w:t>
            </w:r>
          </w:p>
        </w:tc>
        <w:tc>
          <w:tcPr>
            <w:tcW w:w="0" w:type="auto"/>
            <w:tcBorders>
              <w:top w:val="single" w:sz="8" w:space="0" w:color="000000"/>
              <w:left w:val="single" w:sz="8" w:space="0" w:color="000000"/>
              <w:bottom w:val="single" w:sz="8" w:space="0" w:color="000000"/>
              <w:right w:val="single" w:sz="8" w:space="0" w:color="000000"/>
            </w:tcBorders>
            <w:shd w:val="clear" w:color="auto" w:fill="A8D08D"/>
            <w:tcMar>
              <w:top w:w="100" w:type="dxa"/>
              <w:left w:w="100" w:type="dxa"/>
              <w:bottom w:w="100" w:type="dxa"/>
              <w:right w:w="100" w:type="dxa"/>
            </w:tcMar>
            <w:hideMark/>
          </w:tcPr>
          <w:p w14:paraId="199DA299" w14:textId="77777777" w:rsidR="00016CAC" w:rsidRPr="00F6035D" w:rsidRDefault="00016CAC" w:rsidP="005114B2">
            <w:pPr>
              <w:spacing w:before="240" w:after="0" w:line="240" w:lineRule="auto"/>
              <w:ind w:firstLine="0"/>
              <w:jc w:val="center"/>
              <w:rPr>
                <w:rFonts w:ascii="Times New Roman" w:eastAsia="Times New Roman" w:hAnsi="Times New Roman" w:cs="Times New Roman"/>
                <w:sz w:val="24"/>
                <w:szCs w:val="24"/>
              </w:rPr>
            </w:pPr>
            <w:r w:rsidRPr="00F6035D">
              <w:rPr>
                <w:rFonts w:ascii="Times New Roman" w:eastAsia="Times New Roman" w:hAnsi="Times New Roman" w:cs="Times New Roman"/>
                <w:b/>
                <w:bCs/>
                <w:color w:val="000000"/>
              </w:rPr>
              <w:t>Tên use</w:t>
            </w:r>
            <w:r>
              <w:rPr>
                <w:rFonts w:ascii="Times New Roman" w:eastAsia="Times New Roman" w:hAnsi="Times New Roman" w:cs="Times New Roman"/>
                <w:b/>
                <w:bCs/>
                <w:color w:val="000000"/>
              </w:rPr>
              <w:t>-</w:t>
            </w:r>
            <w:r w:rsidRPr="00F6035D">
              <w:rPr>
                <w:rFonts w:ascii="Times New Roman" w:eastAsia="Times New Roman" w:hAnsi="Times New Roman" w:cs="Times New Roman"/>
                <w:b/>
                <w:bCs/>
                <w:color w:val="000000"/>
              </w:rPr>
              <w:t>case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738300" w14:textId="77777777" w:rsidR="00016CAC" w:rsidRPr="00F6035D" w:rsidRDefault="00016CAC" w:rsidP="005114B2">
            <w:pPr>
              <w:spacing w:before="240" w:after="0" w:line="240" w:lineRule="auto"/>
              <w:ind w:firstLine="0"/>
              <w:rPr>
                <w:rFonts w:ascii="Times New Roman" w:eastAsia="Times New Roman" w:hAnsi="Times New Roman" w:cs="Times New Roman"/>
                <w:sz w:val="24"/>
                <w:szCs w:val="24"/>
              </w:rPr>
            </w:pPr>
            <w:r>
              <w:rPr>
                <w:rFonts w:ascii="Times New Roman" w:eastAsia="Times New Roman" w:hAnsi="Times New Roman" w:cs="Times New Roman"/>
                <w:sz w:val="24"/>
                <w:szCs w:val="24"/>
              </w:rPr>
              <w:t>Quản lý đặt hàng</w:t>
            </w:r>
          </w:p>
        </w:tc>
      </w:tr>
      <w:tr w:rsidR="00016CAC" w:rsidRPr="00F6035D" w14:paraId="0417FC10" w14:textId="77777777" w:rsidTr="005114B2">
        <w:trPr>
          <w:trHeight w:val="500"/>
        </w:trPr>
        <w:tc>
          <w:tcPr>
            <w:tcW w:w="0" w:type="auto"/>
            <w:tcBorders>
              <w:top w:val="single" w:sz="8" w:space="0" w:color="000000"/>
              <w:left w:val="single" w:sz="8" w:space="0" w:color="000000"/>
              <w:bottom w:val="single" w:sz="8" w:space="0" w:color="000000"/>
              <w:right w:val="single" w:sz="8" w:space="0" w:color="000000"/>
            </w:tcBorders>
            <w:shd w:val="clear" w:color="auto" w:fill="A8D08D"/>
            <w:tcMar>
              <w:top w:w="100" w:type="dxa"/>
              <w:left w:w="100" w:type="dxa"/>
              <w:bottom w:w="100" w:type="dxa"/>
              <w:right w:w="100" w:type="dxa"/>
            </w:tcMar>
            <w:hideMark/>
          </w:tcPr>
          <w:p w14:paraId="3DB31710" w14:textId="77777777" w:rsidR="00016CAC" w:rsidRPr="00F6035D" w:rsidRDefault="00016CAC" w:rsidP="005114B2">
            <w:pPr>
              <w:spacing w:before="240" w:after="0" w:line="240" w:lineRule="auto"/>
              <w:ind w:firstLine="0"/>
              <w:jc w:val="center"/>
              <w:rPr>
                <w:rFonts w:ascii="Times New Roman" w:eastAsia="Times New Roman" w:hAnsi="Times New Roman" w:cs="Times New Roman"/>
                <w:sz w:val="24"/>
                <w:szCs w:val="24"/>
              </w:rPr>
            </w:pPr>
            <w:r w:rsidRPr="00F6035D">
              <w:rPr>
                <w:rFonts w:ascii="Times New Roman" w:eastAsia="Times New Roman" w:hAnsi="Times New Roman" w:cs="Times New Roman"/>
                <w:b/>
                <w:bCs/>
                <w:color w:val="000000"/>
              </w:rPr>
              <w:t>Mục đích sử dụng</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889064" w14:textId="77777777" w:rsidR="00016CAC" w:rsidRPr="00F6035D" w:rsidRDefault="00016CAC" w:rsidP="005114B2">
            <w:pPr>
              <w:spacing w:before="240" w:after="0" w:line="240" w:lineRule="auto"/>
              <w:ind w:firstLine="0"/>
              <w:rPr>
                <w:rFonts w:ascii="Times New Roman" w:eastAsia="Times New Roman" w:hAnsi="Times New Roman" w:cs="Times New Roman"/>
                <w:sz w:val="24"/>
                <w:szCs w:val="24"/>
              </w:rPr>
            </w:pPr>
            <w:r w:rsidRPr="00F6035D">
              <w:rPr>
                <w:rFonts w:ascii="Times New Roman" w:eastAsia="Times New Roman" w:hAnsi="Times New Roman" w:cs="Times New Roman"/>
                <w:color w:val="000000"/>
              </w:rPr>
              <w:t xml:space="preserve">Giúp </w:t>
            </w:r>
            <w:r>
              <w:rPr>
                <w:rFonts w:ascii="Times New Roman" w:eastAsia="Times New Roman" w:hAnsi="Times New Roman" w:cs="Times New Roman"/>
                <w:color w:val="000000"/>
              </w:rPr>
              <w:t>người quản lý hoặc nhân viên xem được thông tin của tất cả đơn đặt hàng</w:t>
            </w:r>
          </w:p>
        </w:tc>
      </w:tr>
      <w:tr w:rsidR="00016CAC" w:rsidRPr="00F6035D" w14:paraId="0460807D" w14:textId="77777777" w:rsidTr="005114B2">
        <w:trPr>
          <w:trHeight w:val="500"/>
        </w:trPr>
        <w:tc>
          <w:tcPr>
            <w:tcW w:w="0" w:type="auto"/>
            <w:tcBorders>
              <w:top w:val="single" w:sz="8" w:space="0" w:color="000000"/>
              <w:left w:val="single" w:sz="8" w:space="0" w:color="000000"/>
              <w:bottom w:val="single" w:sz="8" w:space="0" w:color="000000"/>
              <w:right w:val="single" w:sz="8" w:space="0" w:color="000000"/>
            </w:tcBorders>
            <w:shd w:val="clear" w:color="auto" w:fill="A8D08D"/>
            <w:tcMar>
              <w:top w:w="100" w:type="dxa"/>
              <w:left w:w="100" w:type="dxa"/>
              <w:bottom w:w="100" w:type="dxa"/>
              <w:right w:w="100" w:type="dxa"/>
            </w:tcMar>
            <w:hideMark/>
          </w:tcPr>
          <w:p w14:paraId="272D99FA" w14:textId="77777777" w:rsidR="00016CAC" w:rsidRPr="00F6035D" w:rsidRDefault="00016CAC" w:rsidP="005114B2">
            <w:pPr>
              <w:spacing w:before="240" w:after="0" w:line="240" w:lineRule="auto"/>
              <w:ind w:firstLine="0"/>
              <w:jc w:val="center"/>
              <w:rPr>
                <w:rFonts w:ascii="Times New Roman" w:eastAsia="Times New Roman" w:hAnsi="Times New Roman" w:cs="Times New Roman"/>
                <w:sz w:val="24"/>
                <w:szCs w:val="24"/>
              </w:rPr>
            </w:pPr>
            <w:r w:rsidRPr="00F6035D">
              <w:rPr>
                <w:rFonts w:ascii="Times New Roman" w:eastAsia="Times New Roman" w:hAnsi="Times New Roman" w:cs="Times New Roman"/>
                <w:b/>
                <w:bCs/>
                <w:color w:val="000000"/>
              </w:rPr>
              <w:t>Tác nhân</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78CD16" w14:textId="77777777" w:rsidR="00016CAC" w:rsidRPr="00F6035D" w:rsidRDefault="00016CAC" w:rsidP="005114B2">
            <w:pPr>
              <w:spacing w:before="240" w:after="0" w:line="240" w:lineRule="auto"/>
              <w:ind w:firstLine="0"/>
              <w:rPr>
                <w:rFonts w:ascii="Times New Roman" w:eastAsia="Times New Roman" w:hAnsi="Times New Roman" w:cs="Times New Roman"/>
                <w:sz w:val="24"/>
                <w:szCs w:val="24"/>
              </w:rPr>
            </w:pPr>
            <w:r>
              <w:rPr>
                <w:rFonts w:ascii="Times New Roman" w:eastAsia="Times New Roman" w:hAnsi="Times New Roman" w:cs="Times New Roman"/>
                <w:color w:val="000000"/>
              </w:rPr>
              <w:t>Người quản lý, nhân viên</w:t>
            </w:r>
          </w:p>
        </w:tc>
      </w:tr>
      <w:tr w:rsidR="00016CAC" w:rsidRPr="00F6035D" w14:paraId="15FADBA5" w14:textId="77777777" w:rsidTr="005114B2">
        <w:trPr>
          <w:trHeight w:val="500"/>
        </w:trPr>
        <w:tc>
          <w:tcPr>
            <w:tcW w:w="0" w:type="auto"/>
            <w:tcBorders>
              <w:top w:val="single" w:sz="8" w:space="0" w:color="000000"/>
              <w:left w:val="single" w:sz="8" w:space="0" w:color="000000"/>
              <w:bottom w:val="single" w:sz="8" w:space="0" w:color="000000"/>
              <w:right w:val="single" w:sz="8" w:space="0" w:color="000000"/>
            </w:tcBorders>
            <w:shd w:val="clear" w:color="auto" w:fill="A8D08D"/>
            <w:tcMar>
              <w:top w:w="100" w:type="dxa"/>
              <w:left w:w="100" w:type="dxa"/>
              <w:bottom w:w="100" w:type="dxa"/>
              <w:right w:w="100" w:type="dxa"/>
            </w:tcMar>
            <w:hideMark/>
          </w:tcPr>
          <w:p w14:paraId="052DF76E" w14:textId="77777777" w:rsidR="00016CAC" w:rsidRPr="00F6035D" w:rsidRDefault="00016CAC" w:rsidP="005114B2">
            <w:pPr>
              <w:spacing w:before="240" w:after="0" w:line="240" w:lineRule="auto"/>
              <w:ind w:firstLine="0"/>
              <w:jc w:val="center"/>
              <w:rPr>
                <w:rFonts w:ascii="Times New Roman" w:eastAsia="Times New Roman" w:hAnsi="Times New Roman" w:cs="Times New Roman"/>
                <w:sz w:val="24"/>
                <w:szCs w:val="24"/>
              </w:rPr>
            </w:pPr>
            <w:r w:rsidRPr="00F6035D">
              <w:rPr>
                <w:rFonts w:ascii="Times New Roman" w:eastAsia="Times New Roman" w:hAnsi="Times New Roman" w:cs="Times New Roman"/>
                <w:b/>
                <w:bCs/>
                <w:color w:val="000000"/>
              </w:rPr>
              <w:t>Sự kiện kích hoạt</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79FD65" w14:textId="77777777" w:rsidR="00016CAC" w:rsidRPr="00F6035D" w:rsidRDefault="00016CAC" w:rsidP="005114B2">
            <w:pPr>
              <w:spacing w:before="240" w:after="0" w:line="240" w:lineRule="auto"/>
              <w:ind w:firstLine="0"/>
              <w:rPr>
                <w:rFonts w:ascii="Times New Roman" w:eastAsia="Times New Roman" w:hAnsi="Times New Roman" w:cs="Times New Roman"/>
                <w:sz w:val="24"/>
                <w:szCs w:val="24"/>
              </w:rPr>
            </w:pPr>
            <w:r w:rsidRPr="00F6035D">
              <w:rPr>
                <w:rFonts w:ascii="Times New Roman" w:eastAsia="Times New Roman" w:hAnsi="Times New Roman" w:cs="Times New Roman"/>
                <w:color w:val="000000"/>
              </w:rPr>
              <w:t xml:space="preserve">Sau khi </w:t>
            </w:r>
            <w:r>
              <w:rPr>
                <w:rFonts w:ascii="Times New Roman" w:eastAsia="Times New Roman" w:hAnsi="Times New Roman" w:cs="Times New Roman"/>
                <w:color w:val="000000"/>
              </w:rPr>
              <w:t>người quản lý đăng nhập với tư cách quản trị và truy cập vào giao diện quản lý đơn hàng</w:t>
            </w:r>
          </w:p>
        </w:tc>
      </w:tr>
      <w:tr w:rsidR="00016CAC" w:rsidRPr="00F6035D" w14:paraId="23249C7E" w14:textId="77777777" w:rsidTr="005114B2">
        <w:trPr>
          <w:trHeight w:val="785"/>
        </w:trPr>
        <w:tc>
          <w:tcPr>
            <w:tcW w:w="0" w:type="auto"/>
            <w:tcBorders>
              <w:top w:val="single" w:sz="8" w:space="0" w:color="000000"/>
              <w:left w:val="single" w:sz="8" w:space="0" w:color="000000"/>
              <w:bottom w:val="single" w:sz="8" w:space="0" w:color="000000"/>
              <w:right w:val="single" w:sz="8" w:space="0" w:color="000000"/>
            </w:tcBorders>
            <w:shd w:val="clear" w:color="auto" w:fill="A8D08D"/>
            <w:tcMar>
              <w:top w:w="100" w:type="dxa"/>
              <w:left w:w="100" w:type="dxa"/>
              <w:bottom w:w="100" w:type="dxa"/>
              <w:right w:w="100" w:type="dxa"/>
            </w:tcMar>
            <w:hideMark/>
          </w:tcPr>
          <w:p w14:paraId="53C8F526" w14:textId="77777777" w:rsidR="00016CAC" w:rsidRPr="00F6035D" w:rsidRDefault="00016CAC" w:rsidP="005114B2">
            <w:pPr>
              <w:spacing w:before="240" w:after="0" w:line="240" w:lineRule="auto"/>
              <w:ind w:firstLine="0"/>
              <w:jc w:val="center"/>
              <w:rPr>
                <w:rFonts w:ascii="Times New Roman" w:eastAsia="Times New Roman" w:hAnsi="Times New Roman" w:cs="Times New Roman"/>
                <w:sz w:val="24"/>
                <w:szCs w:val="24"/>
              </w:rPr>
            </w:pPr>
            <w:r w:rsidRPr="00F6035D">
              <w:rPr>
                <w:rFonts w:ascii="Times New Roman" w:eastAsia="Times New Roman" w:hAnsi="Times New Roman" w:cs="Times New Roman"/>
                <w:b/>
                <w:bCs/>
                <w:color w:val="000000"/>
              </w:rPr>
              <w:t>Điều kiện tiên quyết</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719316" w14:textId="77777777" w:rsidR="00016CAC" w:rsidRPr="00F6035D" w:rsidRDefault="00016CAC" w:rsidP="005114B2">
            <w:pPr>
              <w:spacing w:before="240" w:after="0" w:line="240" w:lineRule="auto"/>
              <w:ind w:firstLine="0"/>
              <w:rPr>
                <w:rFonts w:ascii="Times New Roman" w:eastAsia="Times New Roman" w:hAnsi="Times New Roman" w:cs="Times New Roman"/>
                <w:sz w:val="24"/>
                <w:szCs w:val="24"/>
              </w:rPr>
            </w:pPr>
            <w:r>
              <w:rPr>
                <w:rFonts w:ascii="Times New Roman" w:eastAsia="Times New Roman" w:hAnsi="Times New Roman" w:cs="Times New Roman"/>
                <w:sz w:val="24"/>
                <w:szCs w:val="24"/>
              </w:rPr>
              <w:t>Đăng nhập với tài khoản có vai trò là người quản trị hoặc nhân viên</w:t>
            </w:r>
          </w:p>
        </w:tc>
      </w:tr>
      <w:tr w:rsidR="00016CAC" w:rsidRPr="007C673A" w14:paraId="54C6DE23" w14:textId="77777777" w:rsidTr="005114B2">
        <w:trPr>
          <w:trHeight w:val="500"/>
        </w:trPr>
        <w:tc>
          <w:tcPr>
            <w:tcW w:w="0" w:type="auto"/>
            <w:tcBorders>
              <w:top w:val="single" w:sz="8" w:space="0" w:color="000000"/>
              <w:left w:val="single" w:sz="8" w:space="0" w:color="000000"/>
              <w:bottom w:val="single" w:sz="8" w:space="0" w:color="000000"/>
              <w:right w:val="single" w:sz="8" w:space="0" w:color="000000"/>
            </w:tcBorders>
            <w:shd w:val="clear" w:color="auto" w:fill="A8D08D"/>
            <w:tcMar>
              <w:top w:w="100" w:type="dxa"/>
              <w:left w:w="100" w:type="dxa"/>
              <w:bottom w:w="100" w:type="dxa"/>
              <w:right w:w="100" w:type="dxa"/>
            </w:tcMar>
            <w:hideMark/>
          </w:tcPr>
          <w:p w14:paraId="4E945E05" w14:textId="77777777" w:rsidR="00016CAC" w:rsidRPr="00F6035D" w:rsidRDefault="00016CAC" w:rsidP="005114B2">
            <w:pPr>
              <w:spacing w:before="240" w:after="0" w:line="240" w:lineRule="auto"/>
              <w:ind w:firstLine="0"/>
              <w:jc w:val="center"/>
              <w:rPr>
                <w:rFonts w:ascii="Times New Roman" w:eastAsia="Times New Roman" w:hAnsi="Times New Roman" w:cs="Times New Roman"/>
                <w:sz w:val="24"/>
                <w:szCs w:val="24"/>
              </w:rPr>
            </w:pPr>
            <w:r w:rsidRPr="00F6035D">
              <w:rPr>
                <w:rFonts w:ascii="Times New Roman" w:eastAsia="Times New Roman" w:hAnsi="Times New Roman" w:cs="Times New Roman"/>
                <w:b/>
                <w:bCs/>
                <w:color w:val="000000"/>
              </w:rPr>
              <w:lastRenderedPageBreak/>
              <w:t>Hậu điều kiện</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E7D443" w14:textId="77777777" w:rsidR="00016CAC" w:rsidRPr="007C673A" w:rsidRDefault="00016CAC" w:rsidP="005114B2">
            <w:pPr>
              <w:spacing w:before="0" w:after="0" w:line="240" w:lineRule="auto"/>
              <w:ind w:firstLine="0"/>
              <w:jc w:val="left"/>
              <w:rPr>
                <w:rFonts w:ascii="Times New Roman" w:eastAsia="Times New Roman" w:hAnsi="Times New Roman" w:cs="Times New Roman"/>
              </w:rPr>
            </w:pPr>
          </w:p>
        </w:tc>
      </w:tr>
      <w:tr w:rsidR="00016CAC" w:rsidRPr="00F6035D" w14:paraId="56645671" w14:textId="77777777" w:rsidTr="005114B2">
        <w:trPr>
          <w:trHeight w:val="2225"/>
        </w:trPr>
        <w:tc>
          <w:tcPr>
            <w:tcW w:w="0" w:type="auto"/>
            <w:tcBorders>
              <w:top w:val="single" w:sz="8" w:space="0" w:color="000000"/>
              <w:left w:val="single" w:sz="8" w:space="0" w:color="000000"/>
              <w:bottom w:val="single" w:sz="8" w:space="0" w:color="000000"/>
              <w:right w:val="single" w:sz="8" w:space="0" w:color="000000"/>
            </w:tcBorders>
            <w:shd w:val="clear" w:color="auto" w:fill="A8D08D"/>
            <w:tcMar>
              <w:top w:w="100" w:type="dxa"/>
              <w:left w:w="100" w:type="dxa"/>
              <w:bottom w:w="100" w:type="dxa"/>
              <w:right w:w="100" w:type="dxa"/>
            </w:tcMar>
            <w:hideMark/>
          </w:tcPr>
          <w:p w14:paraId="6C44CFB6" w14:textId="77777777" w:rsidR="00016CAC" w:rsidRPr="00F6035D" w:rsidRDefault="00016CAC" w:rsidP="005114B2">
            <w:pPr>
              <w:spacing w:before="240" w:after="0" w:line="240" w:lineRule="auto"/>
              <w:ind w:firstLine="0"/>
              <w:jc w:val="center"/>
              <w:rPr>
                <w:rFonts w:ascii="Times New Roman" w:eastAsia="Times New Roman" w:hAnsi="Times New Roman" w:cs="Times New Roman"/>
                <w:sz w:val="24"/>
                <w:szCs w:val="24"/>
              </w:rPr>
            </w:pPr>
            <w:r w:rsidRPr="00F6035D">
              <w:rPr>
                <w:rFonts w:ascii="Times New Roman" w:eastAsia="Times New Roman" w:hAnsi="Times New Roman" w:cs="Times New Roman"/>
                <w:b/>
                <w:bCs/>
                <w:color w:val="000000"/>
              </w:rPr>
              <w:t>Luồng sự kiện chính</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E161A5" w14:textId="77777777" w:rsidR="00016CAC" w:rsidRPr="00F6035D" w:rsidRDefault="00016CAC" w:rsidP="005114B2">
            <w:pPr>
              <w:spacing w:before="0" w:after="0" w:line="240" w:lineRule="auto"/>
              <w:ind w:firstLine="0"/>
              <w:jc w:val="left"/>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152"/>
              <w:gridCol w:w="2204"/>
              <w:gridCol w:w="4311"/>
            </w:tblGrid>
            <w:tr w:rsidR="00016CAC" w:rsidRPr="00F6035D" w14:paraId="6E3AD03E" w14:textId="77777777" w:rsidTr="005114B2">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6BB967" w14:textId="77777777" w:rsidR="00016CAC" w:rsidRPr="00F6035D" w:rsidRDefault="00016CAC" w:rsidP="005114B2">
                  <w:pPr>
                    <w:spacing w:before="240" w:after="0" w:line="240" w:lineRule="auto"/>
                    <w:ind w:left="460" w:firstLine="0"/>
                    <w:jc w:val="center"/>
                    <w:rPr>
                      <w:rFonts w:ascii="Times New Roman" w:eastAsia="Times New Roman" w:hAnsi="Times New Roman" w:cs="Times New Roman"/>
                      <w:b/>
                      <w:bCs/>
                    </w:rPr>
                  </w:pPr>
                  <w:r w:rsidRPr="00F6035D">
                    <w:rPr>
                      <w:rFonts w:ascii="Times New Roman" w:eastAsia="Times New Roman" w:hAnsi="Times New Roman" w:cs="Times New Roman"/>
                      <w:b/>
                      <w:bCs/>
                      <w:color w:val="000000"/>
                    </w:rPr>
                    <w:t>STT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B482AD" w14:textId="77777777" w:rsidR="00016CAC" w:rsidRPr="00F6035D" w:rsidRDefault="00016CAC" w:rsidP="005114B2">
                  <w:pPr>
                    <w:spacing w:before="240" w:after="0" w:line="240" w:lineRule="auto"/>
                    <w:ind w:left="460" w:firstLine="0"/>
                    <w:jc w:val="center"/>
                    <w:rPr>
                      <w:rFonts w:ascii="Times New Roman" w:eastAsia="Times New Roman" w:hAnsi="Times New Roman" w:cs="Times New Roman"/>
                      <w:b/>
                      <w:bCs/>
                    </w:rPr>
                  </w:pPr>
                  <w:r w:rsidRPr="00F6035D">
                    <w:rPr>
                      <w:rFonts w:ascii="Times New Roman" w:eastAsia="Times New Roman" w:hAnsi="Times New Roman" w:cs="Times New Roman"/>
                      <w:b/>
                      <w:bCs/>
                      <w:color w:val="000000"/>
                    </w:rPr>
                    <w:t>Thực hiện bởi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061404" w14:textId="77777777" w:rsidR="00016CAC" w:rsidRPr="00F6035D" w:rsidRDefault="00016CAC" w:rsidP="005114B2">
                  <w:pPr>
                    <w:spacing w:before="240" w:after="0" w:line="240" w:lineRule="auto"/>
                    <w:ind w:left="460" w:firstLine="0"/>
                    <w:jc w:val="center"/>
                    <w:rPr>
                      <w:rFonts w:ascii="Times New Roman" w:eastAsia="Times New Roman" w:hAnsi="Times New Roman" w:cs="Times New Roman"/>
                      <w:b/>
                      <w:bCs/>
                    </w:rPr>
                  </w:pPr>
                  <w:r w:rsidRPr="00F6035D">
                    <w:rPr>
                      <w:rFonts w:ascii="Times New Roman" w:eastAsia="Times New Roman" w:hAnsi="Times New Roman" w:cs="Times New Roman"/>
                      <w:b/>
                      <w:bCs/>
                      <w:color w:val="000000"/>
                    </w:rPr>
                    <w:t>Hành động</w:t>
                  </w:r>
                </w:p>
              </w:tc>
            </w:tr>
            <w:tr w:rsidR="00016CAC" w:rsidRPr="00F6035D" w14:paraId="6261AFB1" w14:textId="77777777" w:rsidTr="005114B2">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53BEDA" w14:textId="77777777" w:rsidR="00016CAC" w:rsidRPr="00F6035D" w:rsidRDefault="00016CAC" w:rsidP="005114B2">
                  <w:pPr>
                    <w:spacing w:before="240" w:after="0" w:line="240" w:lineRule="auto"/>
                    <w:ind w:left="460" w:firstLine="0"/>
                    <w:jc w:val="center"/>
                    <w:rPr>
                      <w:rFonts w:ascii="Times New Roman" w:eastAsia="Times New Roman" w:hAnsi="Times New Roman" w:cs="Times New Roman"/>
                    </w:rPr>
                  </w:pPr>
                  <w:r w:rsidRPr="00F6035D">
                    <w:rPr>
                      <w:rFonts w:ascii="Times New Roman" w:eastAsia="Times New Roman" w:hAnsi="Times New Roman" w:cs="Times New Roman"/>
                      <w:color w:val="000000"/>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CD936D" w14:textId="77777777" w:rsidR="00016CAC" w:rsidRPr="00F6035D" w:rsidRDefault="00016CAC" w:rsidP="005114B2">
                  <w:pPr>
                    <w:spacing w:before="240" w:after="0" w:line="240" w:lineRule="auto"/>
                    <w:ind w:left="460" w:firstLine="0"/>
                    <w:jc w:val="center"/>
                    <w:rPr>
                      <w:rFonts w:ascii="Times New Roman" w:eastAsia="Times New Roman" w:hAnsi="Times New Roman" w:cs="Times New Roman"/>
                    </w:rPr>
                  </w:pPr>
                  <w:r>
                    <w:rPr>
                      <w:rFonts w:ascii="Times New Roman" w:eastAsia="Times New Roman" w:hAnsi="Times New Roman" w:cs="Times New Roman"/>
                    </w:rPr>
                    <w:t>Người quản lý, nhân viên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9D9B75" w14:textId="77777777" w:rsidR="00016CAC" w:rsidRPr="00F6035D" w:rsidRDefault="00016CAC" w:rsidP="005114B2">
                  <w:pPr>
                    <w:spacing w:before="240" w:after="0" w:line="240" w:lineRule="auto"/>
                    <w:ind w:left="460" w:firstLine="0"/>
                    <w:jc w:val="center"/>
                    <w:rPr>
                      <w:rFonts w:ascii="Times New Roman" w:eastAsia="Times New Roman" w:hAnsi="Times New Roman" w:cs="Times New Roman"/>
                    </w:rPr>
                  </w:pPr>
                  <w:r>
                    <w:rPr>
                      <w:rFonts w:ascii="Times New Roman" w:eastAsia="Times New Roman" w:hAnsi="Times New Roman" w:cs="Times New Roman"/>
                      <w:color w:val="000000"/>
                    </w:rPr>
                    <w:t xml:space="preserve">Nhấn nút </w:t>
                  </w:r>
                  <w:r>
                    <w:rPr>
                      <w:rFonts w:ascii="Times New Roman" w:eastAsia="Times New Roman" w:hAnsi="Times New Roman" w:cs="Times New Roman"/>
                      <w:i/>
                      <w:iCs/>
                      <w:color w:val="000000"/>
                    </w:rPr>
                    <w:t>Quản lý đặt hàng</w:t>
                  </w:r>
                </w:p>
              </w:tc>
            </w:tr>
            <w:tr w:rsidR="00016CAC" w:rsidRPr="00F6035D" w14:paraId="459DFD6C" w14:textId="77777777" w:rsidTr="005114B2">
              <w:trPr>
                <w:trHeight w:val="7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9E117C" w14:textId="77777777" w:rsidR="00016CAC" w:rsidRPr="00F6035D" w:rsidRDefault="00016CAC" w:rsidP="005114B2">
                  <w:pPr>
                    <w:spacing w:before="240" w:after="0" w:line="240" w:lineRule="auto"/>
                    <w:ind w:left="460" w:firstLine="0"/>
                    <w:jc w:val="center"/>
                    <w:rPr>
                      <w:rFonts w:ascii="Times New Roman" w:eastAsia="Times New Roman" w:hAnsi="Times New Roman" w:cs="Times New Roman"/>
                    </w:rPr>
                  </w:pPr>
                  <w:r w:rsidRPr="00F6035D">
                    <w:rPr>
                      <w:rFonts w:ascii="Times New Roman" w:eastAsia="Times New Roman" w:hAnsi="Times New Roman" w:cs="Times New Roman"/>
                      <w:color w:val="000000"/>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11A960" w14:textId="77777777" w:rsidR="00016CAC" w:rsidRPr="00F6035D" w:rsidRDefault="00016CAC" w:rsidP="005114B2">
                  <w:pPr>
                    <w:spacing w:before="240" w:after="0" w:line="240" w:lineRule="auto"/>
                    <w:ind w:left="460" w:firstLine="0"/>
                    <w:jc w:val="center"/>
                    <w:rPr>
                      <w:rFonts w:ascii="Times New Roman" w:eastAsia="Times New Roman" w:hAnsi="Times New Roman" w:cs="Times New Roman"/>
                    </w:rPr>
                  </w:pPr>
                  <w:r w:rsidRPr="00F6035D">
                    <w:rPr>
                      <w:rFonts w:ascii="Times New Roman" w:eastAsia="Times New Roman" w:hAnsi="Times New Roman" w:cs="Times New Roman"/>
                      <w:color w:val="000000"/>
                    </w:rPr>
                    <w:t>Hệ thống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9B8DDC" w14:textId="77777777" w:rsidR="00016CAC" w:rsidRPr="00F6035D" w:rsidRDefault="00016CAC" w:rsidP="005114B2">
                  <w:pPr>
                    <w:spacing w:before="240" w:after="0" w:line="240" w:lineRule="auto"/>
                    <w:ind w:left="460" w:firstLine="0"/>
                    <w:jc w:val="center"/>
                    <w:rPr>
                      <w:rFonts w:ascii="Times New Roman" w:eastAsia="Times New Roman" w:hAnsi="Times New Roman" w:cs="Times New Roman"/>
                    </w:rPr>
                  </w:pPr>
                  <w:r>
                    <w:rPr>
                      <w:rFonts w:ascii="Times New Roman" w:eastAsia="Times New Roman" w:hAnsi="Times New Roman" w:cs="Times New Roman"/>
                    </w:rPr>
                    <w:t>Hiển thị danh sách gồm tất cả đơn đặt hàng mà khách hàng đã thực hiện</w:t>
                  </w:r>
                </w:p>
              </w:tc>
            </w:tr>
          </w:tbl>
          <w:p w14:paraId="59100388" w14:textId="77777777" w:rsidR="00016CAC" w:rsidRPr="00F6035D" w:rsidRDefault="00016CAC" w:rsidP="005114B2">
            <w:pPr>
              <w:spacing w:before="0" w:after="0" w:line="240" w:lineRule="auto"/>
              <w:ind w:firstLine="0"/>
              <w:jc w:val="left"/>
              <w:rPr>
                <w:rFonts w:ascii="Times New Roman" w:eastAsia="Times New Roman" w:hAnsi="Times New Roman" w:cs="Times New Roman"/>
                <w:sz w:val="24"/>
                <w:szCs w:val="24"/>
              </w:rPr>
            </w:pPr>
          </w:p>
        </w:tc>
      </w:tr>
      <w:tr w:rsidR="00016CAC" w:rsidRPr="00F6035D" w14:paraId="5D029A2F" w14:textId="77777777" w:rsidTr="005114B2">
        <w:trPr>
          <w:trHeight w:val="845"/>
        </w:trPr>
        <w:tc>
          <w:tcPr>
            <w:tcW w:w="0" w:type="auto"/>
            <w:tcBorders>
              <w:top w:val="single" w:sz="8" w:space="0" w:color="000000"/>
              <w:left w:val="single" w:sz="8" w:space="0" w:color="000000"/>
              <w:bottom w:val="single" w:sz="8" w:space="0" w:color="000000"/>
              <w:right w:val="single" w:sz="8" w:space="0" w:color="000000"/>
            </w:tcBorders>
            <w:shd w:val="clear" w:color="auto" w:fill="A8D08D"/>
            <w:tcMar>
              <w:top w:w="100" w:type="dxa"/>
              <w:left w:w="100" w:type="dxa"/>
              <w:bottom w:w="100" w:type="dxa"/>
              <w:right w:w="100" w:type="dxa"/>
            </w:tcMar>
            <w:hideMark/>
          </w:tcPr>
          <w:p w14:paraId="62550551" w14:textId="77777777" w:rsidR="00016CAC" w:rsidRPr="00F6035D" w:rsidRDefault="00016CAC" w:rsidP="005114B2">
            <w:pPr>
              <w:spacing w:before="240" w:after="0" w:line="240" w:lineRule="auto"/>
              <w:ind w:firstLine="0"/>
              <w:jc w:val="center"/>
              <w:rPr>
                <w:rFonts w:ascii="Times New Roman" w:eastAsia="Times New Roman" w:hAnsi="Times New Roman" w:cs="Times New Roman"/>
                <w:sz w:val="24"/>
                <w:szCs w:val="24"/>
              </w:rPr>
            </w:pPr>
            <w:r w:rsidRPr="00F6035D">
              <w:rPr>
                <w:rFonts w:ascii="Times New Roman" w:eastAsia="Times New Roman" w:hAnsi="Times New Roman" w:cs="Times New Roman"/>
                <w:b/>
                <w:bCs/>
                <w:color w:val="000000"/>
              </w:rPr>
              <w:t>Luồng sự kiện thay thế</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B9CD37" w14:textId="77777777" w:rsidR="00016CAC" w:rsidRPr="00F6035D" w:rsidRDefault="00016CAC" w:rsidP="005114B2">
            <w:pPr>
              <w:spacing w:before="0" w:after="240" w:line="240" w:lineRule="auto"/>
              <w:ind w:firstLine="0"/>
              <w:jc w:val="left"/>
              <w:rPr>
                <w:rFonts w:ascii="Times New Roman" w:eastAsia="Times New Roman" w:hAnsi="Times New Roman" w:cs="Times New Roman"/>
                <w:sz w:val="24"/>
                <w:szCs w:val="24"/>
              </w:rPr>
            </w:pPr>
          </w:p>
        </w:tc>
      </w:tr>
    </w:tbl>
    <w:p w14:paraId="0F038431" w14:textId="77777777" w:rsidR="005D0695" w:rsidRPr="00D156B6" w:rsidRDefault="005D0695" w:rsidP="00D156B6"/>
    <w:p w14:paraId="7C561BF6" w14:textId="6D4C219A" w:rsidR="0074172B" w:rsidRDefault="0074172B" w:rsidP="0074172B">
      <w:pPr>
        <w:pStyle w:val="Heading4"/>
      </w:pPr>
      <w:bookmarkStart w:id="85" w:name="_Toc119108307"/>
      <w:r>
        <w:lastRenderedPageBreak/>
        <w:t>1.5.7. Thống kê:</w:t>
      </w:r>
      <w:bookmarkEnd w:id="85"/>
    </w:p>
    <w:p w14:paraId="1CB20D07" w14:textId="2695778C" w:rsidR="0074172B" w:rsidRDefault="0074172B" w:rsidP="006129C9">
      <w:pPr>
        <w:pStyle w:val="Heading5"/>
        <w:ind w:left="720"/>
      </w:pPr>
      <w:bookmarkStart w:id="86" w:name="_Toc119108308"/>
      <w:r>
        <w:t>1.5.7.1. Thống kê Doanh thu</w:t>
      </w:r>
      <w:bookmarkEnd w:id="86"/>
    </w:p>
    <w:p w14:paraId="4F17EC2F" w14:textId="1A99EFCA" w:rsidR="00D156B6" w:rsidRDefault="00E53241" w:rsidP="00D156B6">
      <w:r>
        <w:rPr>
          <w:noProof/>
        </w:rPr>
        <w:drawing>
          <wp:inline distT="0" distB="0" distL="0" distR="0" wp14:anchorId="177F2EDD" wp14:editId="0D5896B2">
            <wp:extent cx="3101686" cy="4572000"/>
            <wp:effectExtent l="0" t="0" r="3810" b="0"/>
            <wp:docPr id="123319087" name="Picture 12331908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19087" name="Picture 123319087" descr="Diagram&#10;&#10;Description automatically generated"/>
                    <pic:cNvPicPr/>
                  </pic:nvPicPr>
                  <pic:blipFill rotWithShape="1">
                    <a:blip r:embed="rId56">
                      <a:extLst>
                        <a:ext uri="{28A0092B-C50C-407E-A947-70E740481C1C}">
                          <a14:useLocalDpi xmlns:a14="http://schemas.microsoft.com/office/drawing/2010/main" val="0"/>
                        </a:ext>
                      </a:extLst>
                    </a:blip>
                    <a:srcRect l="3658"/>
                    <a:stretch/>
                  </pic:blipFill>
                  <pic:spPr bwMode="auto">
                    <a:xfrm>
                      <a:off x="0" y="0"/>
                      <a:ext cx="3101686" cy="4572000"/>
                    </a:xfrm>
                    <a:prstGeom prst="rect">
                      <a:avLst/>
                    </a:prstGeom>
                    <a:ln>
                      <a:noFill/>
                    </a:ln>
                    <a:extLst>
                      <a:ext uri="{53640926-AAD7-44D8-BBD7-CCE9431645EC}">
                        <a14:shadowObscured xmlns:a14="http://schemas.microsoft.com/office/drawing/2010/main"/>
                      </a:ext>
                    </a:extLst>
                  </pic:spPr>
                </pic:pic>
              </a:graphicData>
            </a:graphic>
          </wp:inline>
        </w:drawing>
      </w:r>
    </w:p>
    <w:p w14:paraId="1E90CE4C" w14:textId="6CA14218" w:rsidR="00E53241" w:rsidRDefault="00C84B92" w:rsidP="00C84B92">
      <w:pPr>
        <w:jc w:val="center"/>
      </w:pPr>
      <w:r w:rsidRPr="00EF07FC">
        <w:rPr>
          <w:rFonts w:ascii="Times New Roman" w:hAnsi="Times New Roman" w:cs="Times New Roman"/>
          <w:i/>
          <w:iCs/>
          <w:sz w:val="24"/>
          <w:szCs w:val="24"/>
        </w:rPr>
        <w:t>Hình 1.5.</w:t>
      </w:r>
      <w:r>
        <w:rPr>
          <w:rFonts w:ascii="Times New Roman" w:hAnsi="Times New Roman" w:cs="Times New Roman"/>
          <w:i/>
          <w:iCs/>
          <w:sz w:val="24"/>
          <w:szCs w:val="24"/>
        </w:rPr>
        <w:t>7.1</w:t>
      </w:r>
      <w:r w:rsidRPr="00EF07FC">
        <w:rPr>
          <w:rFonts w:ascii="Times New Roman" w:hAnsi="Times New Roman" w:cs="Times New Roman"/>
          <w:i/>
          <w:iCs/>
          <w:sz w:val="24"/>
          <w:szCs w:val="24"/>
        </w:rPr>
        <w:t xml:space="preserve">. Chi tiết chức năng </w:t>
      </w:r>
      <w:r>
        <w:rPr>
          <w:rFonts w:ascii="Times New Roman" w:hAnsi="Times New Roman" w:cs="Times New Roman"/>
          <w:i/>
          <w:iCs/>
          <w:sz w:val="24"/>
          <w:szCs w:val="24"/>
        </w:rPr>
        <w:t>thống kê Doanh thu</w:t>
      </w:r>
    </w:p>
    <w:tbl>
      <w:tblPr>
        <w:tblW w:w="0" w:type="auto"/>
        <w:tblCellMar>
          <w:top w:w="15" w:type="dxa"/>
          <w:left w:w="15" w:type="dxa"/>
          <w:bottom w:w="15" w:type="dxa"/>
          <w:right w:w="15" w:type="dxa"/>
        </w:tblCellMar>
        <w:tblLook w:val="04A0" w:firstRow="1" w:lastRow="0" w:firstColumn="1" w:lastColumn="0" w:noHBand="0" w:noVBand="1"/>
      </w:tblPr>
      <w:tblGrid>
        <w:gridCol w:w="1885"/>
        <w:gridCol w:w="1853"/>
        <w:gridCol w:w="2900"/>
        <w:gridCol w:w="2980"/>
      </w:tblGrid>
      <w:tr w:rsidR="00C56197" w:rsidRPr="00F6035D" w14:paraId="7A8A97BD" w14:textId="77777777" w:rsidTr="005114B2">
        <w:trPr>
          <w:trHeight w:val="500"/>
        </w:trPr>
        <w:tc>
          <w:tcPr>
            <w:tcW w:w="0" w:type="auto"/>
            <w:tcBorders>
              <w:top w:val="single" w:sz="8" w:space="0" w:color="000000"/>
              <w:left w:val="single" w:sz="8" w:space="0" w:color="000000"/>
              <w:bottom w:val="single" w:sz="8" w:space="0" w:color="000000"/>
              <w:right w:val="single" w:sz="8" w:space="0" w:color="000000"/>
            </w:tcBorders>
            <w:shd w:val="clear" w:color="auto" w:fill="A8D08D"/>
            <w:tcMar>
              <w:top w:w="100" w:type="dxa"/>
              <w:left w:w="100" w:type="dxa"/>
              <w:bottom w:w="100" w:type="dxa"/>
              <w:right w:w="100" w:type="dxa"/>
            </w:tcMar>
            <w:hideMark/>
          </w:tcPr>
          <w:p w14:paraId="3D43653B" w14:textId="77777777" w:rsidR="00C56197" w:rsidRPr="00F6035D" w:rsidRDefault="00C56197" w:rsidP="005114B2">
            <w:pPr>
              <w:spacing w:before="240" w:after="0" w:line="240" w:lineRule="auto"/>
              <w:ind w:firstLine="0"/>
              <w:jc w:val="center"/>
              <w:rPr>
                <w:rFonts w:ascii="Times New Roman" w:eastAsia="Times New Roman" w:hAnsi="Times New Roman" w:cs="Times New Roman"/>
                <w:sz w:val="24"/>
                <w:szCs w:val="24"/>
              </w:rPr>
            </w:pPr>
            <w:r w:rsidRPr="00F6035D">
              <w:rPr>
                <w:rFonts w:ascii="Times New Roman" w:eastAsia="Times New Roman" w:hAnsi="Times New Roman" w:cs="Times New Roman"/>
                <w:b/>
                <w:bCs/>
                <w:color w:val="000000"/>
              </w:rPr>
              <w:t>Mã use</w:t>
            </w:r>
            <w:r>
              <w:rPr>
                <w:rFonts w:ascii="Times New Roman" w:eastAsia="Times New Roman" w:hAnsi="Times New Roman" w:cs="Times New Roman"/>
                <w:b/>
                <w:bCs/>
                <w:color w:val="000000"/>
              </w:rPr>
              <w:t>-</w:t>
            </w:r>
            <w:r w:rsidRPr="00F6035D">
              <w:rPr>
                <w:rFonts w:ascii="Times New Roman" w:eastAsia="Times New Roman" w:hAnsi="Times New Roman" w:cs="Times New Roman"/>
                <w:b/>
                <w:bCs/>
                <w:color w:val="000000"/>
              </w:rPr>
              <w:t>case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8F56BB" w14:textId="77777777" w:rsidR="00C56197" w:rsidRPr="00F6035D" w:rsidRDefault="00C56197" w:rsidP="005114B2">
            <w:pPr>
              <w:spacing w:before="240" w:after="0" w:line="240" w:lineRule="auto"/>
              <w:ind w:firstLine="0"/>
              <w:jc w:val="center"/>
              <w:rPr>
                <w:rFonts w:ascii="Times New Roman" w:eastAsia="Times New Roman" w:hAnsi="Times New Roman" w:cs="Times New Roman"/>
                <w:sz w:val="24"/>
                <w:szCs w:val="24"/>
              </w:rPr>
            </w:pPr>
            <w:r w:rsidRPr="00F6035D">
              <w:rPr>
                <w:rFonts w:ascii="Times New Roman" w:eastAsia="Times New Roman" w:hAnsi="Times New Roman" w:cs="Times New Roman"/>
                <w:b/>
                <w:bCs/>
                <w:color w:val="000000"/>
              </w:rPr>
              <w:t>UC0</w:t>
            </w:r>
            <w:r>
              <w:rPr>
                <w:rFonts w:ascii="Times New Roman" w:eastAsia="Times New Roman" w:hAnsi="Times New Roman" w:cs="Times New Roman"/>
                <w:b/>
                <w:bCs/>
                <w:color w:val="000000"/>
              </w:rPr>
              <w:t>9</w:t>
            </w:r>
          </w:p>
        </w:tc>
        <w:tc>
          <w:tcPr>
            <w:tcW w:w="0" w:type="auto"/>
            <w:tcBorders>
              <w:top w:val="single" w:sz="8" w:space="0" w:color="000000"/>
              <w:left w:val="single" w:sz="8" w:space="0" w:color="000000"/>
              <w:bottom w:val="single" w:sz="8" w:space="0" w:color="000000"/>
              <w:right w:val="single" w:sz="8" w:space="0" w:color="000000"/>
            </w:tcBorders>
            <w:shd w:val="clear" w:color="auto" w:fill="A8D08D"/>
            <w:tcMar>
              <w:top w:w="100" w:type="dxa"/>
              <w:left w:w="100" w:type="dxa"/>
              <w:bottom w:w="100" w:type="dxa"/>
              <w:right w:w="100" w:type="dxa"/>
            </w:tcMar>
            <w:hideMark/>
          </w:tcPr>
          <w:p w14:paraId="5EFF3D04" w14:textId="77777777" w:rsidR="00C56197" w:rsidRPr="00F6035D" w:rsidRDefault="00C56197" w:rsidP="005114B2">
            <w:pPr>
              <w:spacing w:before="240" w:after="0" w:line="240" w:lineRule="auto"/>
              <w:ind w:firstLine="0"/>
              <w:jc w:val="center"/>
              <w:rPr>
                <w:rFonts w:ascii="Times New Roman" w:eastAsia="Times New Roman" w:hAnsi="Times New Roman" w:cs="Times New Roman"/>
                <w:sz w:val="24"/>
                <w:szCs w:val="24"/>
              </w:rPr>
            </w:pPr>
            <w:r w:rsidRPr="00F6035D">
              <w:rPr>
                <w:rFonts w:ascii="Times New Roman" w:eastAsia="Times New Roman" w:hAnsi="Times New Roman" w:cs="Times New Roman"/>
                <w:b/>
                <w:bCs/>
                <w:color w:val="000000"/>
              </w:rPr>
              <w:t>Tên use</w:t>
            </w:r>
            <w:r>
              <w:rPr>
                <w:rFonts w:ascii="Times New Roman" w:eastAsia="Times New Roman" w:hAnsi="Times New Roman" w:cs="Times New Roman"/>
                <w:b/>
                <w:bCs/>
                <w:color w:val="000000"/>
              </w:rPr>
              <w:t>-</w:t>
            </w:r>
            <w:r w:rsidRPr="00F6035D">
              <w:rPr>
                <w:rFonts w:ascii="Times New Roman" w:eastAsia="Times New Roman" w:hAnsi="Times New Roman" w:cs="Times New Roman"/>
                <w:b/>
                <w:bCs/>
                <w:color w:val="000000"/>
              </w:rPr>
              <w:t>case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D4B0AD" w14:textId="77777777" w:rsidR="00C56197" w:rsidRPr="00F6035D" w:rsidRDefault="00C56197" w:rsidP="005114B2">
            <w:pPr>
              <w:spacing w:before="240" w:after="0" w:line="240" w:lineRule="auto"/>
              <w:ind w:firstLine="0"/>
              <w:rPr>
                <w:rFonts w:ascii="Times New Roman" w:eastAsia="Times New Roman" w:hAnsi="Times New Roman" w:cs="Times New Roman"/>
                <w:sz w:val="24"/>
                <w:szCs w:val="24"/>
              </w:rPr>
            </w:pPr>
            <w:r>
              <w:rPr>
                <w:rFonts w:ascii="Times New Roman" w:eastAsia="Times New Roman" w:hAnsi="Times New Roman" w:cs="Times New Roman"/>
                <w:sz w:val="24"/>
                <w:szCs w:val="24"/>
              </w:rPr>
              <w:t>Xem doanh thu</w:t>
            </w:r>
          </w:p>
        </w:tc>
      </w:tr>
      <w:tr w:rsidR="00C56197" w:rsidRPr="00F6035D" w14:paraId="1C4C7541" w14:textId="77777777" w:rsidTr="005114B2">
        <w:trPr>
          <w:trHeight w:val="500"/>
        </w:trPr>
        <w:tc>
          <w:tcPr>
            <w:tcW w:w="0" w:type="auto"/>
            <w:tcBorders>
              <w:top w:val="single" w:sz="8" w:space="0" w:color="000000"/>
              <w:left w:val="single" w:sz="8" w:space="0" w:color="000000"/>
              <w:bottom w:val="single" w:sz="8" w:space="0" w:color="000000"/>
              <w:right w:val="single" w:sz="8" w:space="0" w:color="000000"/>
            </w:tcBorders>
            <w:shd w:val="clear" w:color="auto" w:fill="A8D08D"/>
            <w:tcMar>
              <w:top w:w="100" w:type="dxa"/>
              <w:left w:w="100" w:type="dxa"/>
              <w:bottom w:w="100" w:type="dxa"/>
              <w:right w:w="100" w:type="dxa"/>
            </w:tcMar>
            <w:hideMark/>
          </w:tcPr>
          <w:p w14:paraId="31EC2506" w14:textId="77777777" w:rsidR="00C56197" w:rsidRPr="00F6035D" w:rsidRDefault="00C56197" w:rsidP="005114B2">
            <w:pPr>
              <w:spacing w:before="240" w:after="0" w:line="240" w:lineRule="auto"/>
              <w:ind w:firstLine="0"/>
              <w:jc w:val="center"/>
              <w:rPr>
                <w:rFonts w:ascii="Times New Roman" w:eastAsia="Times New Roman" w:hAnsi="Times New Roman" w:cs="Times New Roman"/>
                <w:sz w:val="24"/>
                <w:szCs w:val="24"/>
              </w:rPr>
            </w:pPr>
            <w:r w:rsidRPr="00F6035D">
              <w:rPr>
                <w:rFonts w:ascii="Times New Roman" w:eastAsia="Times New Roman" w:hAnsi="Times New Roman" w:cs="Times New Roman"/>
                <w:b/>
                <w:bCs/>
                <w:color w:val="000000"/>
              </w:rPr>
              <w:t>Mục đích sử dụng</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5523D5" w14:textId="77777777" w:rsidR="00C56197" w:rsidRPr="00F6035D" w:rsidRDefault="00C56197" w:rsidP="005114B2">
            <w:pPr>
              <w:spacing w:before="240" w:after="0" w:line="240" w:lineRule="auto"/>
              <w:ind w:firstLine="0"/>
              <w:rPr>
                <w:rFonts w:ascii="Times New Roman" w:eastAsia="Times New Roman" w:hAnsi="Times New Roman" w:cs="Times New Roman"/>
                <w:sz w:val="24"/>
                <w:szCs w:val="24"/>
              </w:rPr>
            </w:pPr>
            <w:r w:rsidRPr="00F6035D">
              <w:rPr>
                <w:rFonts w:ascii="Times New Roman" w:eastAsia="Times New Roman" w:hAnsi="Times New Roman" w:cs="Times New Roman"/>
                <w:color w:val="000000"/>
              </w:rPr>
              <w:t xml:space="preserve">Giúp </w:t>
            </w:r>
            <w:r>
              <w:rPr>
                <w:rFonts w:ascii="Times New Roman" w:eastAsia="Times New Roman" w:hAnsi="Times New Roman" w:cs="Times New Roman"/>
                <w:color w:val="000000"/>
              </w:rPr>
              <w:t>người quản lý hoặc nhân viên xem được tổng doanh thu và tất cả đơn đặt hàng</w:t>
            </w:r>
          </w:p>
        </w:tc>
      </w:tr>
      <w:tr w:rsidR="00C56197" w:rsidRPr="00F6035D" w14:paraId="742645D5" w14:textId="77777777" w:rsidTr="005114B2">
        <w:trPr>
          <w:trHeight w:val="500"/>
        </w:trPr>
        <w:tc>
          <w:tcPr>
            <w:tcW w:w="0" w:type="auto"/>
            <w:tcBorders>
              <w:top w:val="single" w:sz="8" w:space="0" w:color="000000"/>
              <w:left w:val="single" w:sz="8" w:space="0" w:color="000000"/>
              <w:bottom w:val="single" w:sz="8" w:space="0" w:color="000000"/>
              <w:right w:val="single" w:sz="8" w:space="0" w:color="000000"/>
            </w:tcBorders>
            <w:shd w:val="clear" w:color="auto" w:fill="A8D08D"/>
            <w:tcMar>
              <w:top w:w="100" w:type="dxa"/>
              <w:left w:w="100" w:type="dxa"/>
              <w:bottom w:w="100" w:type="dxa"/>
              <w:right w:w="100" w:type="dxa"/>
            </w:tcMar>
            <w:hideMark/>
          </w:tcPr>
          <w:p w14:paraId="3C3AEE0B" w14:textId="77777777" w:rsidR="00C56197" w:rsidRPr="00F6035D" w:rsidRDefault="00C56197" w:rsidP="005114B2">
            <w:pPr>
              <w:spacing w:before="240" w:after="0" w:line="240" w:lineRule="auto"/>
              <w:ind w:firstLine="0"/>
              <w:jc w:val="center"/>
              <w:rPr>
                <w:rFonts w:ascii="Times New Roman" w:eastAsia="Times New Roman" w:hAnsi="Times New Roman" w:cs="Times New Roman"/>
                <w:sz w:val="24"/>
                <w:szCs w:val="24"/>
              </w:rPr>
            </w:pPr>
            <w:r w:rsidRPr="00F6035D">
              <w:rPr>
                <w:rFonts w:ascii="Times New Roman" w:eastAsia="Times New Roman" w:hAnsi="Times New Roman" w:cs="Times New Roman"/>
                <w:b/>
                <w:bCs/>
                <w:color w:val="000000"/>
              </w:rPr>
              <w:t>Tác nhân</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CAF503" w14:textId="77777777" w:rsidR="00C56197" w:rsidRPr="00F6035D" w:rsidRDefault="00C56197" w:rsidP="005114B2">
            <w:pPr>
              <w:spacing w:before="240" w:after="0" w:line="240" w:lineRule="auto"/>
              <w:ind w:firstLine="0"/>
              <w:rPr>
                <w:rFonts w:ascii="Times New Roman" w:eastAsia="Times New Roman" w:hAnsi="Times New Roman" w:cs="Times New Roman"/>
                <w:sz w:val="24"/>
                <w:szCs w:val="24"/>
              </w:rPr>
            </w:pPr>
            <w:r>
              <w:rPr>
                <w:rFonts w:ascii="Times New Roman" w:eastAsia="Times New Roman" w:hAnsi="Times New Roman" w:cs="Times New Roman"/>
                <w:color w:val="000000"/>
              </w:rPr>
              <w:t>Người quản lý, nhân viên</w:t>
            </w:r>
          </w:p>
        </w:tc>
      </w:tr>
      <w:tr w:rsidR="00C56197" w:rsidRPr="00F6035D" w14:paraId="06CC9B2B" w14:textId="77777777" w:rsidTr="005114B2">
        <w:trPr>
          <w:trHeight w:val="500"/>
        </w:trPr>
        <w:tc>
          <w:tcPr>
            <w:tcW w:w="0" w:type="auto"/>
            <w:tcBorders>
              <w:top w:val="single" w:sz="8" w:space="0" w:color="000000"/>
              <w:left w:val="single" w:sz="8" w:space="0" w:color="000000"/>
              <w:bottom w:val="single" w:sz="8" w:space="0" w:color="000000"/>
              <w:right w:val="single" w:sz="8" w:space="0" w:color="000000"/>
            </w:tcBorders>
            <w:shd w:val="clear" w:color="auto" w:fill="A8D08D"/>
            <w:tcMar>
              <w:top w:w="100" w:type="dxa"/>
              <w:left w:w="100" w:type="dxa"/>
              <w:bottom w:w="100" w:type="dxa"/>
              <w:right w:w="100" w:type="dxa"/>
            </w:tcMar>
            <w:hideMark/>
          </w:tcPr>
          <w:p w14:paraId="7B520319" w14:textId="77777777" w:rsidR="00C56197" w:rsidRPr="00F6035D" w:rsidRDefault="00C56197" w:rsidP="005114B2">
            <w:pPr>
              <w:spacing w:before="240" w:after="0" w:line="240" w:lineRule="auto"/>
              <w:ind w:firstLine="0"/>
              <w:jc w:val="center"/>
              <w:rPr>
                <w:rFonts w:ascii="Times New Roman" w:eastAsia="Times New Roman" w:hAnsi="Times New Roman" w:cs="Times New Roman"/>
                <w:sz w:val="24"/>
                <w:szCs w:val="24"/>
              </w:rPr>
            </w:pPr>
            <w:r w:rsidRPr="00F6035D">
              <w:rPr>
                <w:rFonts w:ascii="Times New Roman" w:eastAsia="Times New Roman" w:hAnsi="Times New Roman" w:cs="Times New Roman"/>
                <w:b/>
                <w:bCs/>
                <w:color w:val="000000"/>
              </w:rPr>
              <w:t>Sự kiện kích hoạt</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4DC6B4" w14:textId="77777777" w:rsidR="00C56197" w:rsidRPr="00F6035D" w:rsidRDefault="00C56197" w:rsidP="005114B2">
            <w:pPr>
              <w:spacing w:before="240" w:after="0" w:line="240" w:lineRule="auto"/>
              <w:ind w:firstLine="0"/>
              <w:rPr>
                <w:rFonts w:ascii="Times New Roman" w:eastAsia="Times New Roman" w:hAnsi="Times New Roman" w:cs="Times New Roman"/>
                <w:sz w:val="24"/>
                <w:szCs w:val="24"/>
              </w:rPr>
            </w:pPr>
            <w:r w:rsidRPr="00F6035D">
              <w:rPr>
                <w:rFonts w:ascii="Times New Roman" w:eastAsia="Times New Roman" w:hAnsi="Times New Roman" w:cs="Times New Roman"/>
                <w:color w:val="000000"/>
              </w:rPr>
              <w:t xml:space="preserve">Sau khi </w:t>
            </w:r>
            <w:r>
              <w:rPr>
                <w:rFonts w:ascii="Times New Roman" w:eastAsia="Times New Roman" w:hAnsi="Times New Roman" w:cs="Times New Roman"/>
                <w:color w:val="000000"/>
              </w:rPr>
              <w:t>người quản lý đăng nhập với tư cách quản trị và truy cập vào giao diện xem doanh thu</w:t>
            </w:r>
          </w:p>
        </w:tc>
      </w:tr>
      <w:tr w:rsidR="00C56197" w:rsidRPr="00F6035D" w14:paraId="6B54F2D2" w14:textId="77777777" w:rsidTr="005114B2">
        <w:trPr>
          <w:trHeight w:val="785"/>
        </w:trPr>
        <w:tc>
          <w:tcPr>
            <w:tcW w:w="0" w:type="auto"/>
            <w:tcBorders>
              <w:top w:val="single" w:sz="8" w:space="0" w:color="000000"/>
              <w:left w:val="single" w:sz="8" w:space="0" w:color="000000"/>
              <w:bottom w:val="single" w:sz="8" w:space="0" w:color="000000"/>
              <w:right w:val="single" w:sz="8" w:space="0" w:color="000000"/>
            </w:tcBorders>
            <w:shd w:val="clear" w:color="auto" w:fill="A8D08D"/>
            <w:tcMar>
              <w:top w:w="100" w:type="dxa"/>
              <w:left w:w="100" w:type="dxa"/>
              <w:bottom w:w="100" w:type="dxa"/>
              <w:right w:w="100" w:type="dxa"/>
            </w:tcMar>
            <w:hideMark/>
          </w:tcPr>
          <w:p w14:paraId="726987CD" w14:textId="77777777" w:rsidR="00C56197" w:rsidRPr="00F6035D" w:rsidRDefault="00C56197" w:rsidP="005114B2">
            <w:pPr>
              <w:spacing w:before="240" w:after="0" w:line="240" w:lineRule="auto"/>
              <w:ind w:firstLine="0"/>
              <w:jc w:val="center"/>
              <w:rPr>
                <w:rFonts w:ascii="Times New Roman" w:eastAsia="Times New Roman" w:hAnsi="Times New Roman" w:cs="Times New Roman"/>
                <w:sz w:val="24"/>
                <w:szCs w:val="24"/>
              </w:rPr>
            </w:pPr>
            <w:r w:rsidRPr="00F6035D">
              <w:rPr>
                <w:rFonts w:ascii="Times New Roman" w:eastAsia="Times New Roman" w:hAnsi="Times New Roman" w:cs="Times New Roman"/>
                <w:b/>
                <w:bCs/>
                <w:color w:val="000000"/>
              </w:rPr>
              <w:lastRenderedPageBreak/>
              <w:t>Điều kiện tiên quyết</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8BB2BD" w14:textId="77777777" w:rsidR="00C56197" w:rsidRPr="00F60B09" w:rsidRDefault="00C56197" w:rsidP="005114B2">
            <w:pPr>
              <w:spacing w:before="240" w:after="0" w:line="240" w:lineRule="auto"/>
              <w:ind w:firstLine="0"/>
              <w:rPr>
                <w:rFonts w:ascii="Times New Roman" w:eastAsia="Times New Roman" w:hAnsi="Times New Roman" w:cs="Times New Roman"/>
              </w:rPr>
            </w:pPr>
            <w:r w:rsidRPr="00F60B09">
              <w:rPr>
                <w:rFonts w:ascii="Times New Roman" w:eastAsia="Times New Roman" w:hAnsi="Times New Roman" w:cs="Times New Roman"/>
              </w:rPr>
              <w:t>Đăng nhập với tài khoản có vai trò là người quản trị hoặc nhân viên</w:t>
            </w:r>
          </w:p>
        </w:tc>
      </w:tr>
      <w:tr w:rsidR="00C56197" w:rsidRPr="007C673A" w14:paraId="6097D8BF" w14:textId="77777777" w:rsidTr="005114B2">
        <w:trPr>
          <w:trHeight w:val="500"/>
        </w:trPr>
        <w:tc>
          <w:tcPr>
            <w:tcW w:w="0" w:type="auto"/>
            <w:tcBorders>
              <w:top w:val="single" w:sz="8" w:space="0" w:color="000000"/>
              <w:left w:val="single" w:sz="8" w:space="0" w:color="000000"/>
              <w:bottom w:val="single" w:sz="8" w:space="0" w:color="000000"/>
              <w:right w:val="single" w:sz="8" w:space="0" w:color="000000"/>
            </w:tcBorders>
            <w:shd w:val="clear" w:color="auto" w:fill="A8D08D"/>
            <w:tcMar>
              <w:top w:w="100" w:type="dxa"/>
              <w:left w:w="100" w:type="dxa"/>
              <w:bottom w:w="100" w:type="dxa"/>
              <w:right w:w="100" w:type="dxa"/>
            </w:tcMar>
            <w:hideMark/>
          </w:tcPr>
          <w:p w14:paraId="34F44D4A" w14:textId="77777777" w:rsidR="00C56197" w:rsidRPr="00F6035D" w:rsidRDefault="00C56197" w:rsidP="005114B2">
            <w:pPr>
              <w:spacing w:before="240" w:after="0" w:line="240" w:lineRule="auto"/>
              <w:ind w:firstLine="0"/>
              <w:jc w:val="center"/>
              <w:rPr>
                <w:rFonts w:ascii="Times New Roman" w:eastAsia="Times New Roman" w:hAnsi="Times New Roman" w:cs="Times New Roman"/>
                <w:sz w:val="24"/>
                <w:szCs w:val="24"/>
              </w:rPr>
            </w:pPr>
            <w:r w:rsidRPr="00F6035D">
              <w:rPr>
                <w:rFonts w:ascii="Times New Roman" w:eastAsia="Times New Roman" w:hAnsi="Times New Roman" w:cs="Times New Roman"/>
                <w:b/>
                <w:bCs/>
                <w:color w:val="000000"/>
              </w:rPr>
              <w:t>Hậu điều kiện</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45D20C" w14:textId="77777777" w:rsidR="00C56197" w:rsidRPr="007C673A" w:rsidRDefault="00C56197" w:rsidP="005114B2">
            <w:pPr>
              <w:spacing w:before="0" w:after="0" w:line="240" w:lineRule="auto"/>
              <w:ind w:firstLine="0"/>
              <w:jc w:val="left"/>
              <w:rPr>
                <w:rFonts w:ascii="Times New Roman" w:eastAsia="Times New Roman" w:hAnsi="Times New Roman" w:cs="Times New Roman"/>
              </w:rPr>
            </w:pPr>
          </w:p>
        </w:tc>
      </w:tr>
      <w:tr w:rsidR="00C56197" w:rsidRPr="00F6035D" w14:paraId="6FD20E5B" w14:textId="77777777" w:rsidTr="005114B2">
        <w:trPr>
          <w:trHeight w:val="2225"/>
        </w:trPr>
        <w:tc>
          <w:tcPr>
            <w:tcW w:w="0" w:type="auto"/>
            <w:tcBorders>
              <w:top w:val="single" w:sz="8" w:space="0" w:color="000000"/>
              <w:left w:val="single" w:sz="8" w:space="0" w:color="000000"/>
              <w:bottom w:val="single" w:sz="8" w:space="0" w:color="000000"/>
              <w:right w:val="single" w:sz="8" w:space="0" w:color="000000"/>
            </w:tcBorders>
            <w:shd w:val="clear" w:color="auto" w:fill="A8D08D"/>
            <w:tcMar>
              <w:top w:w="100" w:type="dxa"/>
              <w:left w:w="100" w:type="dxa"/>
              <w:bottom w:w="100" w:type="dxa"/>
              <w:right w:w="100" w:type="dxa"/>
            </w:tcMar>
            <w:hideMark/>
          </w:tcPr>
          <w:p w14:paraId="3C62EEAE" w14:textId="77777777" w:rsidR="00C56197" w:rsidRPr="00F6035D" w:rsidRDefault="00C56197" w:rsidP="005114B2">
            <w:pPr>
              <w:spacing w:before="240" w:after="0" w:line="240" w:lineRule="auto"/>
              <w:ind w:firstLine="0"/>
              <w:jc w:val="center"/>
              <w:rPr>
                <w:rFonts w:ascii="Times New Roman" w:eastAsia="Times New Roman" w:hAnsi="Times New Roman" w:cs="Times New Roman"/>
                <w:sz w:val="24"/>
                <w:szCs w:val="24"/>
              </w:rPr>
            </w:pPr>
            <w:r w:rsidRPr="00F6035D">
              <w:rPr>
                <w:rFonts w:ascii="Times New Roman" w:eastAsia="Times New Roman" w:hAnsi="Times New Roman" w:cs="Times New Roman"/>
                <w:b/>
                <w:bCs/>
                <w:color w:val="000000"/>
              </w:rPr>
              <w:t>Luồng sự kiện chính</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6B5424" w14:textId="77777777" w:rsidR="00C56197" w:rsidRPr="00F6035D" w:rsidRDefault="00C56197" w:rsidP="005114B2">
            <w:pPr>
              <w:spacing w:before="0" w:after="0" w:line="240" w:lineRule="auto"/>
              <w:ind w:firstLine="0"/>
              <w:jc w:val="left"/>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152"/>
              <w:gridCol w:w="2371"/>
              <w:gridCol w:w="3990"/>
            </w:tblGrid>
            <w:tr w:rsidR="00C56197" w:rsidRPr="00F6035D" w14:paraId="7FF2FCF4" w14:textId="77777777" w:rsidTr="005114B2">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87B521" w14:textId="77777777" w:rsidR="00C56197" w:rsidRPr="00F6035D" w:rsidRDefault="00C56197" w:rsidP="005114B2">
                  <w:pPr>
                    <w:spacing w:before="240" w:after="0" w:line="240" w:lineRule="auto"/>
                    <w:ind w:left="460" w:firstLine="0"/>
                    <w:jc w:val="center"/>
                    <w:rPr>
                      <w:rFonts w:ascii="Times New Roman" w:eastAsia="Times New Roman" w:hAnsi="Times New Roman" w:cs="Times New Roman"/>
                      <w:b/>
                      <w:bCs/>
                    </w:rPr>
                  </w:pPr>
                  <w:r w:rsidRPr="00F6035D">
                    <w:rPr>
                      <w:rFonts w:ascii="Times New Roman" w:eastAsia="Times New Roman" w:hAnsi="Times New Roman" w:cs="Times New Roman"/>
                      <w:b/>
                      <w:bCs/>
                      <w:color w:val="000000"/>
                    </w:rPr>
                    <w:t>STT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3C9AD6" w14:textId="77777777" w:rsidR="00C56197" w:rsidRPr="00F6035D" w:rsidRDefault="00C56197" w:rsidP="005114B2">
                  <w:pPr>
                    <w:spacing w:before="240" w:after="0" w:line="240" w:lineRule="auto"/>
                    <w:ind w:left="460" w:firstLine="0"/>
                    <w:jc w:val="center"/>
                    <w:rPr>
                      <w:rFonts w:ascii="Times New Roman" w:eastAsia="Times New Roman" w:hAnsi="Times New Roman" w:cs="Times New Roman"/>
                      <w:b/>
                      <w:bCs/>
                    </w:rPr>
                  </w:pPr>
                  <w:r w:rsidRPr="00F6035D">
                    <w:rPr>
                      <w:rFonts w:ascii="Times New Roman" w:eastAsia="Times New Roman" w:hAnsi="Times New Roman" w:cs="Times New Roman"/>
                      <w:b/>
                      <w:bCs/>
                      <w:color w:val="000000"/>
                    </w:rPr>
                    <w:t>Thực hiện bởi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0CFA82" w14:textId="77777777" w:rsidR="00C56197" w:rsidRPr="00F6035D" w:rsidRDefault="00C56197" w:rsidP="005114B2">
                  <w:pPr>
                    <w:spacing w:before="240" w:after="0" w:line="240" w:lineRule="auto"/>
                    <w:ind w:left="460" w:firstLine="0"/>
                    <w:jc w:val="center"/>
                    <w:rPr>
                      <w:rFonts w:ascii="Times New Roman" w:eastAsia="Times New Roman" w:hAnsi="Times New Roman" w:cs="Times New Roman"/>
                      <w:b/>
                      <w:bCs/>
                    </w:rPr>
                  </w:pPr>
                  <w:r w:rsidRPr="00F6035D">
                    <w:rPr>
                      <w:rFonts w:ascii="Times New Roman" w:eastAsia="Times New Roman" w:hAnsi="Times New Roman" w:cs="Times New Roman"/>
                      <w:b/>
                      <w:bCs/>
                      <w:color w:val="000000"/>
                    </w:rPr>
                    <w:t>Hành động</w:t>
                  </w:r>
                </w:p>
              </w:tc>
            </w:tr>
            <w:tr w:rsidR="00C56197" w:rsidRPr="00F6035D" w14:paraId="60163D33" w14:textId="77777777" w:rsidTr="005114B2">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DF1188" w14:textId="77777777" w:rsidR="00C56197" w:rsidRPr="00F6035D" w:rsidRDefault="00C56197" w:rsidP="005114B2">
                  <w:pPr>
                    <w:spacing w:before="240" w:after="0" w:line="240" w:lineRule="auto"/>
                    <w:ind w:left="460" w:firstLine="0"/>
                    <w:jc w:val="center"/>
                    <w:rPr>
                      <w:rFonts w:ascii="Times New Roman" w:eastAsia="Times New Roman" w:hAnsi="Times New Roman" w:cs="Times New Roman"/>
                    </w:rPr>
                  </w:pPr>
                  <w:r w:rsidRPr="00F6035D">
                    <w:rPr>
                      <w:rFonts w:ascii="Times New Roman" w:eastAsia="Times New Roman" w:hAnsi="Times New Roman" w:cs="Times New Roman"/>
                      <w:color w:val="000000"/>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B04FAB" w14:textId="77777777" w:rsidR="00C56197" w:rsidRPr="00F6035D" w:rsidRDefault="00C56197" w:rsidP="005114B2">
                  <w:pPr>
                    <w:spacing w:before="240" w:after="0" w:line="240" w:lineRule="auto"/>
                    <w:ind w:left="460" w:firstLine="0"/>
                    <w:jc w:val="center"/>
                    <w:rPr>
                      <w:rFonts w:ascii="Times New Roman" w:eastAsia="Times New Roman" w:hAnsi="Times New Roman" w:cs="Times New Roman"/>
                    </w:rPr>
                  </w:pPr>
                  <w:r>
                    <w:rPr>
                      <w:rFonts w:ascii="Times New Roman" w:eastAsia="Times New Roman" w:hAnsi="Times New Roman" w:cs="Times New Roman"/>
                    </w:rPr>
                    <w:t>Người quản lý, nhân viên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ED34FB" w14:textId="77777777" w:rsidR="00C56197" w:rsidRPr="00F6035D" w:rsidRDefault="00C56197" w:rsidP="005114B2">
                  <w:pPr>
                    <w:spacing w:before="240" w:after="0" w:line="240" w:lineRule="auto"/>
                    <w:ind w:left="460" w:firstLine="0"/>
                    <w:jc w:val="center"/>
                    <w:rPr>
                      <w:rFonts w:ascii="Times New Roman" w:eastAsia="Times New Roman" w:hAnsi="Times New Roman" w:cs="Times New Roman"/>
                    </w:rPr>
                  </w:pPr>
                  <w:r>
                    <w:rPr>
                      <w:rFonts w:ascii="Times New Roman" w:eastAsia="Times New Roman" w:hAnsi="Times New Roman" w:cs="Times New Roman"/>
                      <w:color w:val="000000"/>
                    </w:rPr>
                    <w:t xml:space="preserve">Nhấn nút </w:t>
                  </w:r>
                  <w:r w:rsidRPr="008E0A38">
                    <w:rPr>
                      <w:rFonts w:ascii="Times New Roman" w:eastAsia="Times New Roman" w:hAnsi="Times New Roman" w:cs="Times New Roman"/>
                      <w:i/>
                      <w:iCs/>
                      <w:color w:val="000000"/>
                    </w:rPr>
                    <w:t>D</w:t>
                  </w:r>
                  <w:r>
                    <w:rPr>
                      <w:rFonts w:ascii="Times New Roman" w:eastAsia="Times New Roman" w:hAnsi="Times New Roman" w:cs="Times New Roman"/>
                      <w:i/>
                      <w:iCs/>
                      <w:color w:val="000000"/>
                    </w:rPr>
                    <w:t>oanh thu</w:t>
                  </w:r>
                </w:p>
              </w:tc>
            </w:tr>
            <w:tr w:rsidR="00C56197" w:rsidRPr="00F6035D" w14:paraId="36E533BD" w14:textId="77777777" w:rsidTr="005114B2">
              <w:trPr>
                <w:trHeight w:val="7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36BA53" w14:textId="77777777" w:rsidR="00C56197" w:rsidRPr="00F6035D" w:rsidRDefault="00C56197" w:rsidP="005114B2">
                  <w:pPr>
                    <w:spacing w:before="240" w:after="0" w:line="240" w:lineRule="auto"/>
                    <w:ind w:left="460" w:firstLine="0"/>
                    <w:jc w:val="center"/>
                    <w:rPr>
                      <w:rFonts w:ascii="Times New Roman" w:eastAsia="Times New Roman" w:hAnsi="Times New Roman" w:cs="Times New Roman"/>
                    </w:rPr>
                  </w:pPr>
                  <w:r w:rsidRPr="00F6035D">
                    <w:rPr>
                      <w:rFonts w:ascii="Times New Roman" w:eastAsia="Times New Roman" w:hAnsi="Times New Roman" w:cs="Times New Roman"/>
                      <w:color w:val="000000"/>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96D219" w14:textId="77777777" w:rsidR="00C56197" w:rsidRPr="00F6035D" w:rsidRDefault="00C56197" w:rsidP="005114B2">
                  <w:pPr>
                    <w:spacing w:before="240" w:after="0" w:line="240" w:lineRule="auto"/>
                    <w:ind w:left="460" w:firstLine="0"/>
                    <w:jc w:val="center"/>
                    <w:rPr>
                      <w:rFonts w:ascii="Times New Roman" w:eastAsia="Times New Roman" w:hAnsi="Times New Roman" w:cs="Times New Roman"/>
                    </w:rPr>
                  </w:pPr>
                  <w:r w:rsidRPr="00F6035D">
                    <w:rPr>
                      <w:rFonts w:ascii="Times New Roman" w:eastAsia="Times New Roman" w:hAnsi="Times New Roman" w:cs="Times New Roman"/>
                      <w:color w:val="000000"/>
                    </w:rPr>
                    <w:t>Hệ thống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070204" w14:textId="77777777" w:rsidR="00C56197" w:rsidRPr="00F6035D" w:rsidRDefault="00C56197" w:rsidP="005114B2">
                  <w:pPr>
                    <w:spacing w:before="240" w:after="0" w:line="240" w:lineRule="auto"/>
                    <w:ind w:left="460" w:firstLine="0"/>
                    <w:jc w:val="center"/>
                    <w:rPr>
                      <w:rFonts w:ascii="Times New Roman" w:eastAsia="Times New Roman" w:hAnsi="Times New Roman" w:cs="Times New Roman"/>
                    </w:rPr>
                  </w:pPr>
                  <w:r>
                    <w:rPr>
                      <w:rFonts w:ascii="Times New Roman" w:eastAsia="Times New Roman" w:hAnsi="Times New Roman" w:cs="Times New Roman"/>
                    </w:rPr>
                    <w:t>Hiển thị tổng doanh thu và danh sách các đơn đặt hàng</w:t>
                  </w:r>
                </w:p>
              </w:tc>
            </w:tr>
          </w:tbl>
          <w:p w14:paraId="11FE9CCD" w14:textId="77777777" w:rsidR="00C56197" w:rsidRPr="00F6035D" w:rsidRDefault="00C56197" w:rsidP="005114B2">
            <w:pPr>
              <w:spacing w:before="0" w:after="0" w:line="240" w:lineRule="auto"/>
              <w:ind w:firstLine="0"/>
              <w:jc w:val="left"/>
              <w:rPr>
                <w:rFonts w:ascii="Times New Roman" w:eastAsia="Times New Roman" w:hAnsi="Times New Roman" w:cs="Times New Roman"/>
                <w:sz w:val="24"/>
                <w:szCs w:val="24"/>
              </w:rPr>
            </w:pPr>
          </w:p>
        </w:tc>
      </w:tr>
      <w:tr w:rsidR="00C56197" w:rsidRPr="00F6035D" w14:paraId="23243123" w14:textId="77777777" w:rsidTr="005114B2">
        <w:trPr>
          <w:trHeight w:val="845"/>
        </w:trPr>
        <w:tc>
          <w:tcPr>
            <w:tcW w:w="0" w:type="auto"/>
            <w:tcBorders>
              <w:top w:val="single" w:sz="8" w:space="0" w:color="000000"/>
              <w:left w:val="single" w:sz="8" w:space="0" w:color="000000"/>
              <w:bottom w:val="single" w:sz="8" w:space="0" w:color="000000"/>
              <w:right w:val="single" w:sz="8" w:space="0" w:color="000000"/>
            </w:tcBorders>
            <w:shd w:val="clear" w:color="auto" w:fill="A8D08D"/>
            <w:tcMar>
              <w:top w:w="100" w:type="dxa"/>
              <w:left w:w="100" w:type="dxa"/>
              <w:bottom w:w="100" w:type="dxa"/>
              <w:right w:w="100" w:type="dxa"/>
            </w:tcMar>
            <w:hideMark/>
          </w:tcPr>
          <w:p w14:paraId="687DA780" w14:textId="77777777" w:rsidR="00C56197" w:rsidRPr="00F6035D" w:rsidRDefault="00C56197" w:rsidP="005114B2">
            <w:pPr>
              <w:spacing w:before="240" w:after="0" w:line="240" w:lineRule="auto"/>
              <w:ind w:firstLine="0"/>
              <w:jc w:val="center"/>
              <w:rPr>
                <w:rFonts w:ascii="Times New Roman" w:eastAsia="Times New Roman" w:hAnsi="Times New Roman" w:cs="Times New Roman"/>
                <w:sz w:val="24"/>
                <w:szCs w:val="24"/>
              </w:rPr>
            </w:pPr>
            <w:r w:rsidRPr="00F6035D">
              <w:rPr>
                <w:rFonts w:ascii="Times New Roman" w:eastAsia="Times New Roman" w:hAnsi="Times New Roman" w:cs="Times New Roman"/>
                <w:b/>
                <w:bCs/>
                <w:color w:val="000000"/>
              </w:rPr>
              <w:t>Luồng sự kiện thay thế</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8FCFD0" w14:textId="77777777" w:rsidR="00C56197" w:rsidRPr="00F6035D" w:rsidRDefault="00C56197" w:rsidP="005114B2">
            <w:pPr>
              <w:spacing w:before="0" w:after="240" w:line="240" w:lineRule="auto"/>
              <w:ind w:firstLine="0"/>
              <w:jc w:val="left"/>
              <w:rPr>
                <w:rFonts w:ascii="Times New Roman" w:eastAsia="Times New Roman" w:hAnsi="Times New Roman" w:cs="Times New Roman"/>
                <w:sz w:val="24"/>
                <w:szCs w:val="24"/>
              </w:rPr>
            </w:pPr>
          </w:p>
        </w:tc>
      </w:tr>
    </w:tbl>
    <w:p w14:paraId="211A7A0F" w14:textId="77777777" w:rsidR="00E53241" w:rsidRPr="00D156B6" w:rsidRDefault="00E53241" w:rsidP="00D156B6"/>
    <w:p w14:paraId="67EDD0A3" w14:textId="497999EA" w:rsidR="0074172B" w:rsidRDefault="0074172B" w:rsidP="006129C9">
      <w:pPr>
        <w:pStyle w:val="Heading5"/>
        <w:ind w:left="720"/>
      </w:pPr>
      <w:bookmarkStart w:id="87" w:name="_Toc119108309"/>
      <w:r>
        <w:lastRenderedPageBreak/>
        <w:t>1.5.7.2. Thống kê Bán chạy</w:t>
      </w:r>
      <w:bookmarkEnd w:id="87"/>
    </w:p>
    <w:p w14:paraId="591287A3" w14:textId="2C272AE1" w:rsidR="00171333" w:rsidRDefault="00171333" w:rsidP="00171333">
      <w:r>
        <w:rPr>
          <w:noProof/>
        </w:rPr>
        <w:drawing>
          <wp:inline distT="0" distB="0" distL="0" distR="0" wp14:anchorId="5A4027E1" wp14:editId="6A46D7ED">
            <wp:extent cx="3162300" cy="4572000"/>
            <wp:effectExtent l="0" t="0" r="0" b="0"/>
            <wp:docPr id="90321309" name="Picture 9032130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21309" name="Picture 90321309" descr="Diagram&#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3162300" cy="4572000"/>
                    </a:xfrm>
                    <a:prstGeom prst="rect">
                      <a:avLst/>
                    </a:prstGeom>
                  </pic:spPr>
                </pic:pic>
              </a:graphicData>
            </a:graphic>
          </wp:inline>
        </w:drawing>
      </w:r>
    </w:p>
    <w:p w14:paraId="75A4CDE1" w14:textId="0BF7BE7E" w:rsidR="00171333" w:rsidRPr="00171333" w:rsidRDefault="00777ADC" w:rsidP="00777ADC">
      <w:pPr>
        <w:jc w:val="center"/>
      </w:pPr>
      <w:r w:rsidRPr="00EF07FC">
        <w:rPr>
          <w:rFonts w:ascii="Times New Roman" w:hAnsi="Times New Roman" w:cs="Times New Roman"/>
          <w:i/>
          <w:iCs/>
          <w:sz w:val="24"/>
          <w:szCs w:val="24"/>
        </w:rPr>
        <w:t>Hình 1.5.</w:t>
      </w:r>
      <w:r>
        <w:rPr>
          <w:rFonts w:ascii="Times New Roman" w:hAnsi="Times New Roman" w:cs="Times New Roman"/>
          <w:i/>
          <w:iCs/>
          <w:sz w:val="24"/>
          <w:szCs w:val="24"/>
        </w:rPr>
        <w:t>7.</w:t>
      </w:r>
      <w:r w:rsidR="0064134A">
        <w:rPr>
          <w:rFonts w:ascii="Times New Roman" w:hAnsi="Times New Roman" w:cs="Times New Roman"/>
          <w:i/>
          <w:iCs/>
          <w:sz w:val="24"/>
          <w:szCs w:val="24"/>
        </w:rPr>
        <w:t>2</w:t>
      </w:r>
      <w:r w:rsidRPr="00EF07FC">
        <w:rPr>
          <w:rFonts w:ascii="Times New Roman" w:hAnsi="Times New Roman" w:cs="Times New Roman"/>
          <w:i/>
          <w:iCs/>
          <w:sz w:val="24"/>
          <w:szCs w:val="24"/>
        </w:rPr>
        <w:t xml:space="preserve">. Chi tiết chức năng </w:t>
      </w:r>
      <w:r>
        <w:rPr>
          <w:rFonts w:ascii="Times New Roman" w:hAnsi="Times New Roman" w:cs="Times New Roman"/>
          <w:i/>
          <w:iCs/>
          <w:sz w:val="24"/>
          <w:szCs w:val="24"/>
        </w:rPr>
        <w:t xml:space="preserve">thống kê </w:t>
      </w:r>
      <w:r w:rsidR="0064134A">
        <w:rPr>
          <w:rFonts w:ascii="Times New Roman" w:hAnsi="Times New Roman" w:cs="Times New Roman"/>
          <w:i/>
          <w:iCs/>
          <w:sz w:val="24"/>
          <w:szCs w:val="24"/>
        </w:rPr>
        <w:t>Sản phẩm bán chạy</w:t>
      </w:r>
    </w:p>
    <w:tbl>
      <w:tblPr>
        <w:tblW w:w="0" w:type="auto"/>
        <w:tblCellMar>
          <w:top w:w="15" w:type="dxa"/>
          <w:left w:w="15" w:type="dxa"/>
          <w:bottom w:w="15" w:type="dxa"/>
          <w:right w:w="15" w:type="dxa"/>
        </w:tblCellMar>
        <w:tblLook w:val="04A0" w:firstRow="1" w:lastRow="0" w:firstColumn="1" w:lastColumn="0" w:noHBand="0" w:noVBand="1"/>
      </w:tblPr>
      <w:tblGrid>
        <w:gridCol w:w="1591"/>
        <w:gridCol w:w="1798"/>
        <w:gridCol w:w="2603"/>
        <w:gridCol w:w="3626"/>
      </w:tblGrid>
      <w:tr w:rsidR="009E1C20" w:rsidRPr="00F6035D" w14:paraId="62C42374" w14:textId="77777777" w:rsidTr="005114B2">
        <w:trPr>
          <w:trHeight w:val="500"/>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8D08D" w:themeFill="accent6" w:themeFillTint="99"/>
            <w:tcMar>
              <w:top w:w="100" w:type="dxa"/>
              <w:left w:w="100" w:type="dxa"/>
              <w:bottom w:w="100" w:type="dxa"/>
              <w:right w:w="100" w:type="dxa"/>
            </w:tcMar>
            <w:hideMark/>
          </w:tcPr>
          <w:p w14:paraId="73589230" w14:textId="77777777" w:rsidR="009E1C20" w:rsidRPr="00F6035D" w:rsidRDefault="009E1C20" w:rsidP="005114B2">
            <w:pPr>
              <w:spacing w:before="240" w:after="0" w:line="240" w:lineRule="auto"/>
              <w:ind w:firstLine="0"/>
              <w:jc w:val="center"/>
              <w:rPr>
                <w:rFonts w:ascii="Times New Roman" w:eastAsia="Times New Roman" w:hAnsi="Times New Roman" w:cs="Times New Roman"/>
                <w:sz w:val="24"/>
                <w:szCs w:val="24"/>
              </w:rPr>
            </w:pPr>
            <w:r w:rsidRPr="00F6035D">
              <w:rPr>
                <w:rFonts w:ascii="Times New Roman" w:eastAsia="Times New Roman" w:hAnsi="Times New Roman" w:cs="Times New Roman"/>
                <w:b/>
                <w:bCs/>
                <w:color w:val="000000"/>
              </w:rPr>
              <w:t>Mã use</w:t>
            </w:r>
            <w:r>
              <w:rPr>
                <w:rFonts w:ascii="Times New Roman" w:eastAsia="Times New Roman" w:hAnsi="Times New Roman" w:cs="Times New Roman"/>
                <w:b/>
                <w:bCs/>
                <w:color w:val="000000"/>
              </w:rPr>
              <w:t>-</w:t>
            </w:r>
            <w:r w:rsidRPr="00F6035D">
              <w:rPr>
                <w:rFonts w:ascii="Times New Roman" w:eastAsia="Times New Roman" w:hAnsi="Times New Roman" w:cs="Times New Roman"/>
                <w:b/>
                <w:bCs/>
                <w:color w:val="000000"/>
              </w:rPr>
              <w:t>case</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27ED1F78" w14:textId="77777777" w:rsidR="009E1C20" w:rsidRPr="00F6035D" w:rsidRDefault="009E1C20" w:rsidP="005114B2">
            <w:pPr>
              <w:spacing w:before="240" w:after="0" w:line="240" w:lineRule="auto"/>
              <w:ind w:firstLine="0"/>
              <w:jc w:val="center"/>
              <w:rPr>
                <w:rFonts w:ascii="Times New Roman" w:eastAsia="Times New Roman" w:hAnsi="Times New Roman" w:cs="Times New Roman"/>
                <w:sz w:val="24"/>
                <w:szCs w:val="24"/>
              </w:rPr>
            </w:pPr>
            <w:r w:rsidRPr="00F6035D">
              <w:rPr>
                <w:rFonts w:ascii="Times New Roman" w:eastAsia="Times New Roman" w:hAnsi="Times New Roman" w:cs="Times New Roman"/>
                <w:b/>
                <w:bCs/>
                <w:color w:val="000000"/>
              </w:rPr>
              <w:t>UC</w:t>
            </w:r>
            <w:r>
              <w:rPr>
                <w:rFonts w:ascii="Times New Roman" w:eastAsia="Times New Roman" w:hAnsi="Times New Roman" w:cs="Times New Roman"/>
                <w:b/>
                <w:bCs/>
                <w:color w:val="000000"/>
              </w:rPr>
              <w:t>10</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8D08D" w:themeFill="accent6" w:themeFillTint="99"/>
            <w:tcMar>
              <w:top w:w="100" w:type="dxa"/>
              <w:left w:w="100" w:type="dxa"/>
              <w:bottom w:w="100" w:type="dxa"/>
              <w:right w:w="100" w:type="dxa"/>
            </w:tcMar>
            <w:hideMark/>
          </w:tcPr>
          <w:p w14:paraId="4EDD04F3" w14:textId="77777777" w:rsidR="009E1C20" w:rsidRPr="00F6035D" w:rsidRDefault="009E1C20" w:rsidP="005114B2">
            <w:pPr>
              <w:spacing w:before="240" w:after="0" w:line="240" w:lineRule="auto"/>
              <w:ind w:firstLine="0"/>
              <w:jc w:val="center"/>
              <w:rPr>
                <w:rFonts w:ascii="Times New Roman" w:eastAsia="Times New Roman" w:hAnsi="Times New Roman" w:cs="Times New Roman"/>
                <w:sz w:val="24"/>
                <w:szCs w:val="24"/>
              </w:rPr>
            </w:pPr>
            <w:r w:rsidRPr="00F6035D">
              <w:rPr>
                <w:rFonts w:ascii="Times New Roman" w:eastAsia="Times New Roman" w:hAnsi="Times New Roman" w:cs="Times New Roman"/>
                <w:b/>
                <w:bCs/>
                <w:color w:val="000000"/>
              </w:rPr>
              <w:t>Tên use</w:t>
            </w:r>
            <w:r>
              <w:rPr>
                <w:rFonts w:ascii="Times New Roman" w:eastAsia="Times New Roman" w:hAnsi="Times New Roman" w:cs="Times New Roman"/>
                <w:b/>
                <w:bCs/>
                <w:color w:val="000000"/>
              </w:rPr>
              <w:t>-</w:t>
            </w:r>
            <w:r w:rsidRPr="00F6035D">
              <w:rPr>
                <w:rFonts w:ascii="Times New Roman" w:eastAsia="Times New Roman" w:hAnsi="Times New Roman" w:cs="Times New Roman"/>
                <w:b/>
                <w:bCs/>
                <w:color w:val="000000"/>
              </w:rPr>
              <w:t>case</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1013CDA0" w14:textId="77777777" w:rsidR="009E1C20" w:rsidRPr="00F6035D" w:rsidRDefault="009E1C20" w:rsidP="005114B2">
            <w:pPr>
              <w:spacing w:before="240" w:after="0" w:line="240" w:lineRule="auto"/>
              <w:ind w:firstLine="0"/>
              <w:rPr>
                <w:rFonts w:ascii="Times New Roman" w:eastAsia="Times New Roman" w:hAnsi="Times New Roman" w:cs="Times New Roman"/>
                <w:sz w:val="24"/>
                <w:szCs w:val="24"/>
              </w:rPr>
            </w:pPr>
            <w:r>
              <w:rPr>
                <w:rFonts w:ascii="Times New Roman" w:eastAsia="Times New Roman" w:hAnsi="Times New Roman" w:cs="Times New Roman"/>
                <w:sz w:val="24"/>
                <w:szCs w:val="24"/>
              </w:rPr>
              <w:t>Xem thống kê bán chạy</w:t>
            </w:r>
          </w:p>
        </w:tc>
      </w:tr>
      <w:tr w:rsidR="009E1C20" w:rsidRPr="00F6035D" w14:paraId="00932419" w14:textId="77777777" w:rsidTr="005114B2">
        <w:trPr>
          <w:trHeight w:val="500"/>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8D08D" w:themeFill="accent6" w:themeFillTint="99"/>
            <w:tcMar>
              <w:top w:w="100" w:type="dxa"/>
              <w:left w:w="100" w:type="dxa"/>
              <w:bottom w:w="100" w:type="dxa"/>
              <w:right w:w="100" w:type="dxa"/>
            </w:tcMar>
            <w:hideMark/>
          </w:tcPr>
          <w:p w14:paraId="1990F90D" w14:textId="77777777" w:rsidR="009E1C20" w:rsidRPr="00F6035D" w:rsidRDefault="009E1C20" w:rsidP="005114B2">
            <w:pPr>
              <w:spacing w:before="240" w:after="0" w:line="240" w:lineRule="auto"/>
              <w:ind w:firstLine="0"/>
              <w:jc w:val="center"/>
              <w:rPr>
                <w:rFonts w:ascii="Times New Roman" w:eastAsia="Times New Roman" w:hAnsi="Times New Roman" w:cs="Times New Roman"/>
                <w:sz w:val="24"/>
                <w:szCs w:val="24"/>
              </w:rPr>
            </w:pPr>
            <w:r w:rsidRPr="00F6035D">
              <w:rPr>
                <w:rFonts w:ascii="Times New Roman" w:eastAsia="Times New Roman" w:hAnsi="Times New Roman" w:cs="Times New Roman"/>
                <w:b/>
                <w:bCs/>
                <w:color w:val="000000"/>
              </w:rPr>
              <w:t>Mục đích sử dụng</w:t>
            </w:r>
          </w:p>
        </w:tc>
        <w:tc>
          <w:tcPr>
            <w:tcW w:w="0" w:type="auto"/>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69AF2E61" w14:textId="77777777" w:rsidR="009E1C20" w:rsidRPr="00F6035D" w:rsidRDefault="009E1C20" w:rsidP="005114B2">
            <w:pPr>
              <w:spacing w:before="240" w:after="0" w:line="240" w:lineRule="auto"/>
              <w:ind w:firstLine="0"/>
              <w:rPr>
                <w:rFonts w:ascii="Times New Roman" w:eastAsia="Times New Roman" w:hAnsi="Times New Roman" w:cs="Times New Roman"/>
                <w:sz w:val="24"/>
                <w:szCs w:val="24"/>
              </w:rPr>
            </w:pPr>
            <w:r>
              <w:rPr>
                <w:rFonts w:ascii="Times New Roman" w:eastAsia="Times New Roman" w:hAnsi="Times New Roman" w:cs="Times New Roman"/>
                <w:color w:val="000000"/>
              </w:rPr>
              <w:t>Hiển thị một danh sách sắp xếp các sản phẩm bán chạy nhất dựa trên số lần mua của khách hàng</w:t>
            </w:r>
          </w:p>
        </w:tc>
      </w:tr>
      <w:tr w:rsidR="009E1C20" w:rsidRPr="00F6035D" w14:paraId="44F2724D" w14:textId="77777777" w:rsidTr="005114B2">
        <w:trPr>
          <w:trHeight w:val="500"/>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8D08D" w:themeFill="accent6" w:themeFillTint="99"/>
            <w:tcMar>
              <w:top w:w="100" w:type="dxa"/>
              <w:left w:w="100" w:type="dxa"/>
              <w:bottom w:w="100" w:type="dxa"/>
              <w:right w:w="100" w:type="dxa"/>
            </w:tcMar>
            <w:hideMark/>
          </w:tcPr>
          <w:p w14:paraId="27DC72EE" w14:textId="77777777" w:rsidR="009E1C20" w:rsidRPr="00F6035D" w:rsidRDefault="009E1C20" w:rsidP="005114B2">
            <w:pPr>
              <w:spacing w:before="240" w:after="0" w:line="240" w:lineRule="auto"/>
              <w:ind w:firstLine="0"/>
              <w:jc w:val="center"/>
              <w:rPr>
                <w:rFonts w:ascii="Times New Roman" w:eastAsia="Times New Roman" w:hAnsi="Times New Roman" w:cs="Times New Roman"/>
                <w:sz w:val="24"/>
                <w:szCs w:val="24"/>
              </w:rPr>
            </w:pPr>
            <w:r w:rsidRPr="00F6035D">
              <w:rPr>
                <w:rFonts w:ascii="Times New Roman" w:eastAsia="Times New Roman" w:hAnsi="Times New Roman" w:cs="Times New Roman"/>
                <w:b/>
                <w:bCs/>
                <w:color w:val="000000"/>
              </w:rPr>
              <w:t>Tác nhân</w:t>
            </w:r>
          </w:p>
        </w:tc>
        <w:tc>
          <w:tcPr>
            <w:tcW w:w="0" w:type="auto"/>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4F31CF81" w14:textId="77777777" w:rsidR="009E1C20" w:rsidRPr="00F6035D" w:rsidRDefault="009E1C20" w:rsidP="005114B2">
            <w:pPr>
              <w:spacing w:before="240" w:after="0" w:line="240" w:lineRule="auto"/>
              <w:ind w:firstLine="0"/>
              <w:rPr>
                <w:rFonts w:ascii="Times New Roman" w:eastAsia="Times New Roman" w:hAnsi="Times New Roman" w:cs="Times New Roman"/>
                <w:sz w:val="24"/>
                <w:szCs w:val="24"/>
              </w:rPr>
            </w:pPr>
            <w:r>
              <w:rPr>
                <w:rFonts w:ascii="Times New Roman" w:eastAsia="Times New Roman" w:hAnsi="Times New Roman" w:cs="Times New Roman"/>
                <w:color w:val="000000"/>
              </w:rPr>
              <w:t>Người quản lý, nhân viên</w:t>
            </w:r>
          </w:p>
        </w:tc>
      </w:tr>
      <w:tr w:rsidR="009E1C20" w:rsidRPr="00F6035D" w14:paraId="54445DF9" w14:textId="77777777" w:rsidTr="005114B2">
        <w:trPr>
          <w:trHeight w:val="500"/>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8D08D" w:themeFill="accent6" w:themeFillTint="99"/>
            <w:tcMar>
              <w:top w:w="100" w:type="dxa"/>
              <w:left w:w="100" w:type="dxa"/>
              <w:bottom w:w="100" w:type="dxa"/>
              <w:right w:w="100" w:type="dxa"/>
            </w:tcMar>
            <w:hideMark/>
          </w:tcPr>
          <w:p w14:paraId="2417BB75" w14:textId="77777777" w:rsidR="009E1C20" w:rsidRPr="00F6035D" w:rsidRDefault="009E1C20" w:rsidP="005114B2">
            <w:pPr>
              <w:spacing w:before="240" w:after="0" w:line="240" w:lineRule="auto"/>
              <w:ind w:firstLine="0"/>
              <w:jc w:val="center"/>
              <w:rPr>
                <w:rFonts w:ascii="Times New Roman" w:eastAsia="Times New Roman" w:hAnsi="Times New Roman" w:cs="Times New Roman"/>
                <w:sz w:val="24"/>
                <w:szCs w:val="24"/>
              </w:rPr>
            </w:pPr>
            <w:r w:rsidRPr="00F6035D">
              <w:rPr>
                <w:rFonts w:ascii="Times New Roman" w:eastAsia="Times New Roman" w:hAnsi="Times New Roman" w:cs="Times New Roman"/>
                <w:b/>
                <w:bCs/>
                <w:color w:val="000000"/>
              </w:rPr>
              <w:t>Sự kiện kích hoạt</w:t>
            </w:r>
          </w:p>
        </w:tc>
        <w:tc>
          <w:tcPr>
            <w:tcW w:w="0" w:type="auto"/>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3D7F35EB" w14:textId="77777777" w:rsidR="009E1C20" w:rsidRPr="00F6035D" w:rsidRDefault="009E1C20" w:rsidP="005114B2">
            <w:pPr>
              <w:spacing w:before="240" w:after="0" w:line="240" w:lineRule="auto"/>
              <w:ind w:firstLine="0"/>
              <w:rPr>
                <w:rFonts w:ascii="Times New Roman" w:eastAsia="Times New Roman" w:hAnsi="Times New Roman" w:cs="Times New Roman"/>
                <w:sz w:val="24"/>
                <w:szCs w:val="24"/>
              </w:rPr>
            </w:pPr>
            <w:r w:rsidRPr="00F6035D">
              <w:rPr>
                <w:rFonts w:ascii="Times New Roman" w:eastAsia="Times New Roman" w:hAnsi="Times New Roman" w:cs="Times New Roman"/>
                <w:color w:val="000000"/>
              </w:rPr>
              <w:t xml:space="preserve">Sau khi </w:t>
            </w:r>
            <w:r>
              <w:rPr>
                <w:rFonts w:ascii="Times New Roman" w:eastAsia="Times New Roman" w:hAnsi="Times New Roman" w:cs="Times New Roman"/>
                <w:color w:val="000000"/>
              </w:rPr>
              <w:t>người quản lý đăng nhập với tư cách quản trị và truy cập vào giao diện thống kê bán chạy</w:t>
            </w:r>
          </w:p>
        </w:tc>
      </w:tr>
      <w:tr w:rsidR="009E1C20" w:rsidRPr="00F60B09" w14:paraId="2C0C367E" w14:textId="77777777" w:rsidTr="005114B2">
        <w:trPr>
          <w:trHeight w:val="785"/>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8D08D" w:themeFill="accent6" w:themeFillTint="99"/>
            <w:tcMar>
              <w:top w:w="100" w:type="dxa"/>
              <w:left w:w="100" w:type="dxa"/>
              <w:bottom w:w="100" w:type="dxa"/>
              <w:right w:w="100" w:type="dxa"/>
            </w:tcMar>
            <w:hideMark/>
          </w:tcPr>
          <w:p w14:paraId="5DD5FEFC" w14:textId="77777777" w:rsidR="009E1C20" w:rsidRPr="00F6035D" w:rsidRDefault="009E1C20" w:rsidP="005114B2">
            <w:pPr>
              <w:spacing w:before="240" w:after="0" w:line="240" w:lineRule="auto"/>
              <w:ind w:firstLine="0"/>
              <w:jc w:val="center"/>
              <w:rPr>
                <w:rFonts w:ascii="Times New Roman" w:eastAsia="Times New Roman" w:hAnsi="Times New Roman" w:cs="Times New Roman"/>
                <w:sz w:val="24"/>
                <w:szCs w:val="24"/>
              </w:rPr>
            </w:pPr>
            <w:r w:rsidRPr="00F6035D">
              <w:rPr>
                <w:rFonts w:ascii="Times New Roman" w:eastAsia="Times New Roman" w:hAnsi="Times New Roman" w:cs="Times New Roman"/>
                <w:b/>
                <w:bCs/>
                <w:color w:val="000000"/>
              </w:rPr>
              <w:lastRenderedPageBreak/>
              <w:t>Điều kiện tiên quyết</w:t>
            </w:r>
          </w:p>
        </w:tc>
        <w:tc>
          <w:tcPr>
            <w:tcW w:w="0" w:type="auto"/>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5A3E81A" w14:textId="77777777" w:rsidR="009E1C20" w:rsidRPr="00F60B09" w:rsidRDefault="009E1C20" w:rsidP="005114B2">
            <w:pPr>
              <w:spacing w:before="240" w:after="0" w:line="240" w:lineRule="auto"/>
              <w:ind w:firstLine="0"/>
              <w:rPr>
                <w:rFonts w:ascii="Times New Roman" w:eastAsia="Times New Roman" w:hAnsi="Times New Roman" w:cs="Times New Roman"/>
              </w:rPr>
            </w:pPr>
            <w:r w:rsidRPr="00F60B09">
              <w:rPr>
                <w:rFonts w:ascii="Times New Roman" w:eastAsia="Times New Roman" w:hAnsi="Times New Roman" w:cs="Times New Roman"/>
              </w:rPr>
              <w:t>Đăng nhập với tài khoản có vai trò là người quản trị hoặc nhân viên</w:t>
            </w:r>
          </w:p>
        </w:tc>
      </w:tr>
      <w:tr w:rsidR="009E1C20" w:rsidRPr="007C673A" w14:paraId="115931AA" w14:textId="77777777" w:rsidTr="005114B2">
        <w:trPr>
          <w:trHeight w:val="500"/>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8D08D" w:themeFill="accent6" w:themeFillTint="99"/>
            <w:tcMar>
              <w:top w:w="100" w:type="dxa"/>
              <w:left w:w="100" w:type="dxa"/>
              <w:bottom w:w="100" w:type="dxa"/>
              <w:right w:w="100" w:type="dxa"/>
            </w:tcMar>
            <w:hideMark/>
          </w:tcPr>
          <w:p w14:paraId="6B933BCA" w14:textId="77777777" w:rsidR="009E1C20" w:rsidRPr="00F6035D" w:rsidRDefault="009E1C20" w:rsidP="005114B2">
            <w:pPr>
              <w:spacing w:before="240" w:after="0" w:line="240" w:lineRule="auto"/>
              <w:ind w:firstLine="0"/>
              <w:jc w:val="center"/>
              <w:rPr>
                <w:rFonts w:ascii="Times New Roman" w:eastAsia="Times New Roman" w:hAnsi="Times New Roman" w:cs="Times New Roman"/>
                <w:sz w:val="24"/>
                <w:szCs w:val="24"/>
              </w:rPr>
            </w:pPr>
            <w:r w:rsidRPr="00F6035D">
              <w:rPr>
                <w:rFonts w:ascii="Times New Roman" w:eastAsia="Times New Roman" w:hAnsi="Times New Roman" w:cs="Times New Roman"/>
                <w:b/>
                <w:bCs/>
                <w:color w:val="000000"/>
              </w:rPr>
              <w:t>Hậu điều kiện</w:t>
            </w:r>
          </w:p>
        </w:tc>
        <w:tc>
          <w:tcPr>
            <w:tcW w:w="0" w:type="auto"/>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0A69A12F" w14:textId="77777777" w:rsidR="009E1C20" w:rsidRPr="007C673A" w:rsidRDefault="009E1C20" w:rsidP="005114B2">
            <w:pPr>
              <w:spacing w:before="0" w:after="0" w:line="240" w:lineRule="auto"/>
              <w:ind w:firstLine="0"/>
              <w:jc w:val="left"/>
              <w:rPr>
                <w:rFonts w:ascii="Times New Roman" w:eastAsia="Times New Roman" w:hAnsi="Times New Roman" w:cs="Times New Roman"/>
              </w:rPr>
            </w:pPr>
          </w:p>
        </w:tc>
      </w:tr>
      <w:tr w:rsidR="009E1C20" w:rsidRPr="00F6035D" w14:paraId="5A678612" w14:textId="77777777" w:rsidTr="005114B2">
        <w:trPr>
          <w:trHeight w:val="2225"/>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8D08D" w:themeFill="accent6" w:themeFillTint="99"/>
            <w:tcMar>
              <w:top w:w="100" w:type="dxa"/>
              <w:left w:w="100" w:type="dxa"/>
              <w:bottom w:w="100" w:type="dxa"/>
              <w:right w:w="100" w:type="dxa"/>
            </w:tcMar>
            <w:hideMark/>
          </w:tcPr>
          <w:p w14:paraId="25D2F2F8" w14:textId="77777777" w:rsidR="009E1C20" w:rsidRPr="00F6035D" w:rsidRDefault="009E1C20" w:rsidP="005114B2">
            <w:pPr>
              <w:spacing w:before="240" w:after="0" w:line="240" w:lineRule="auto"/>
              <w:ind w:firstLine="0"/>
              <w:jc w:val="center"/>
              <w:rPr>
                <w:rFonts w:ascii="Times New Roman" w:eastAsia="Times New Roman" w:hAnsi="Times New Roman" w:cs="Times New Roman"/>
                <w:sz w:val="24"/>
                <w:szCs w:val="24"/>
              </w:rPr>
            </w:pPr>
            <w:r w:rsidRPr="00F6035D">
              <w:rPr>
                <w:rFonts w:ascii="Times New Roman" w:eastAsia="Times New Roman" w:hAnsi="Times New Roman" w:cs="Times New Roman"/>
                <w:b/>
                <w:bCs/>
                <w:color w:val="000000"/>
              </w:rPr>
              <w:t>Luồng sự kiện chính</w:t>
            </w:r>
          </w:p>
        </w:tc>
        <w:tc>
          <w:tcPr>
            <w:tcW w:w="0" w:type="auto"/>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28BFCE04" w14:textId="77777777" w:rsidR="009E1C20" w:rsidRPr="00F6035D" w:rsidRDefault="009E1C20" w:rsidP="005114B2">
            <w:pPr>
              <w:spacing w:before="0" w:after="0" w:line="240" w:lineRule="auto"/>
              <w:ind w:firstLine="0"/>
              <w:jc w:val="left"/>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152"/>
              <w:gridCol w:w="2053"/>
              <w:gridCol w:w="4602"/>
            </w:tblGrid>
            <w:tr w:rsidR="009E1C20" w:rsidRPr="00F6035D" w14:paraId="337A54A1" w14:textId="77777777" w:rsidTr="005114B2">
              <w:trPr>
                <w:trHeight w:val="500"/>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614F3296" w14:textId="77777777" w:rsidR="009E1C20" w:rsidRPr="00F6035D" w:rsidRDefault="009E1C20" w:rsidP="005114B2">
                  <w:pPr>
                    <w:spacing w:before="240" w:after="0" w:line="240" w:lineRule="auto"/>
                    <w:ind w:left="460" w:firstLine="0"/>
                    <w:jc w:val="center"/>
                    <w:rPr>
                      <w:rFonts w:ascii="Times New Roman" w:eastAsia="Times New Roman" w:hAnsi="Times New Roman" w:cs="Times New Roman"/>
                      <w:b/>
                      <w:bCs/>
                    </w:rPr>
                  </w:pPr>
                  <w:r w:rsidRPr="00F6035D">
                    <w:rPr>
                      <w:rFonts w:ascii="Times New Roman" w:eastAsia="Times New Roman" w:hAnsi="Times New Roman" w:cs="Times New Roman"/>
                      <w:b/>
                      <w:bCs/>
                      <w:color w:val="000000"/>
                    </w:rPr>
                    <w:t>STT</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36549B1B" w14:textId="77777777" w:rsidR="009E1C20" w:rsidRPr="00F6035D" w:rsidRDefault="009E1C20" w:rsidP="005114B2">
                  <w:pPr>
                    <w:spacing w:before="240" w:after="0" w:line="240" w:lineRule="auto"/>
                    <w:ind w:left="460" w:firstLine="0"/>
                    <w:jc w:val="center"/>
                    <w:rPr>
                      <w:rFonts w:ascii="Times New Roman" w:eastAsia="Times New Roman" w:hAnsi="Times New Roman" w:cs="Times New Roman"/>
                      <w:b/>
                      <w:bCs/>
                    </w:rPr>
                  </w:pPr>
                  <w:r w:rsidRPr="00F6035D">
                    <w:rPr>
                      <w:rFonts w:ascii="Times New Roman" w:eastAsia="Times New Roman" w:hAnsi="Times New Roman" w:cs="Times New Roman"/>
                      <w:b/>
                      <w:bCs/>
                      <w:color w:val="000000"/>
                    </w:rPr>
                    <w:t>Thực hiện bởi</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66CF22E3" w14:textId="77777777" w:rsidR="009E1C20" w:rsidRPr="00F6035D" w:rsidRDefault="009E1C20" w:rsidP="005114B2">
                  <w:pPr>
                    <w:spacing w:before="240" w:after="0" w:line="240" w:lineRule="auto"/>
                    <w:ind w:left="460" w:firstLine="0"/>
                    <w:jc w:val="center"/>
                    <w:rPr>
                      <w:rFonts w:ascii="Times New Roman" w:eastAsia="Times New Roman" w:hAnsi="Times New Roman" w:cs="Times New Roman"/>
                      <w:b/>
                      <w:bCs/>
                    </w:rPr>
                  </w:pPr>
                  <w:r w:rsidRPr="00F6035D">
                    <w:rPr>
                      <w:rFonts w:ascii="Times New Roman" w:eastAsia="Times New Roman" w:hAnsi="Times New Roman" w:cs="Times New Roman"/>
                      <w:b/>
                      <w:bCs/>
                      <w:color w:val="000000"/>
                    </w:rPr>
                    <w:t>Hành động</w:t>
                  </w:r>
                </w:p>
              </w:tc>
            </w:tr>
            <w:tr w:rsidR="009E1C20" w:rsidRPr="00F6035D" w14:paraId="1E0489BB" w14:textId="77777777" w:rsidTr="005114B2">
              <w:trPr>
                <w:trHeight w:val="500"/>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70D691F" w14:textId="77777777" w:rsidR="009E1C20" w:rsidRPr="00F6035D" w:rsidRDefault="009E1C20" w:rsidP="005114B2">
                  <w:pPr>
                    <w:spacing w:before="240" w:after="0" w:line="240" w:lineRule="auto"/>
                    <w:ind w:left="460" w:firstLine="0"/>
                    <w:jc w:val="center"/>
                    <w:rPr>
                      <w:rFonts w:ascii="Times New Roman" w:eastAsia="Times New Roman" w:hAnsi="Times New Roman" w:cs="Times New Roman"/>
                    </w:rPr>
                  </w:pPr>
                  <w:r w:rsidRPr="00F6035D">
                    <w:rPr>
                      <w:rFonts w:ascii="Times New Roman" w:eastAsia="Times New Roman" w:hAnsi="Times New Roman" w:cs="Times New Roman"/>
                      <w:color w:val="000000"/>
                    </w:rPr>
                    <w:t>1</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5886B2C9" w14:textId="77777777" w:rsidR="009E1C20" w:rsidRPr="00F6035D" w:rsidRDefault="009E1C20" w:rsidP="005114B2">
                  <w:pPr>
                    <w:spacing w:before="240" w:after="0" w:line="240" w:lineRule="auto"/>
                    <w:ind w:left="460" w:firstLine="0"/>
                    <w:jc w:val="center"/>
                    <w:rPr>
                      <w:rFonts w:ascii="Times New Roman" w:eastAsia="Times New Roman" w:hAnsi="Times New Roman" w:cs="Times New Roman"/>
                    </w:rPr>
                  </w:pPr>
                  <w:r>
                    <w:rPr>
                      <w:rFonts w:ascii="Times New Roman" w:eastAsia="Times New Roman" w:hAnsi="Times New Roman" w:cs="Times New Roman"/>
                    </w:rPr>
                    <w:t>Người quản lý, nhân viên</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4285B1D8" w14:textId="77777777" w:rsidR="009E1C20" w:rsidRPr="00F6035D" w:rsidRDefault="009E1C20" w:rsidP="005114B2">
                  <w:pPr>
                    <w:spacing w:before="240" w:after="0" w:line="240" w:lineRule="auto"/>
                    <w:ind w:left="460" w:firstLine="0"/>
                    <w:jc w:val="center"/>
                    <w:rPr>
                      <w:rFonts w:ascii="Times New Roman" w:eastAsia="Times New Roman" w:hAnsi="Times New Roman" w:cs="Times New Roman"/>
                      <w:i/>
                      <w:iCs/>
                      <w:color w:val="000000" w:themeColor="text1"/>
                    </w:rPr>
                  </w:pPr>
                  <w:r w:rsidRPr="566A0EC5">
                    <w:rPr>
                      <w:rFonts w:ascii="Times New Roman" w:eastAsia="Times New Roman" w:hAnsi="Times New Roman" w:cs="Times New Roman"/>
                      <w:color w:val="000000" w:themeColor="text1"/>
                    </w:rPr>
                    <w:t xml:space="preserve">Nhấn nút </w:t>
                  </w:r>
                  <w:r w:rsidRPr="566A0EC5">
                    <w:rPr>
                      <w:rFonts w:ascii="Times New Roman" w:eastAsia="Times New Roman" w:hAnsi="Times New Roman" w:cs="Times New Roman"/>
                      <w:i/>
                      <w:iCs/>
                      <w:color w:val="000000" w:themeColor="text1"/>
                    </w:rPr>
                    <w:t>Bán chạy</w:t>
                  </w:r>
                </w:p>
              </w:tc>
            </w:tr>
            <w:tr w:rsidR="009E1C20" w:rsidRPr="00F6035D" w14:paraId="34198FF7" w14:textId="77777777" w:rsidTr="005114B2">
              <w:trPr>
                <w:trHeight w:val="785"/>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2F2491BE" w14:textId="77777777" w:rsidR="009E1C20" w:rsidRPr="00F6035D" w:rsidRDefault="009E1C20" w:rsidP="005114B2">
                  <w:pPr>
                    <w:spacing w:before="240" w:after="0" w:line="240" w:lineRule="auto"/>
                    <w:ind w:left="460" w:firstLine="0"/>
                    <w:jc w:val="center"/>
                    <w:rPr>
                      <w:rFonts w:ascii="Times New Roman" w:eastAsia="Times New Roman" w:hAnsi="Times New Roman" w:cs="Times New Roman"/>
                    </w:rPr>
                  </w:pPr>
                  <w:r w:rsidRPr="00F6035D">
                    <w:rPr>
                      <w:rFonts w:ascii="Times New Roman" w:eastAsia="Times New Roman" w:hAnsi="Times New Roman" w:cs="Times New Roman"/>
                      <w:color w:val="000000"/>
                    </w:rPr>
                    <w:t>2</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28F7F274" w14:textId="77777777" w:rsidR="009E1C20" w:rsidRPr="00F6035D" w:rsidRDefault="009E1C20" w:rsidP="005114B2">
                  <w:pPr>
                    <w:spacing w:before="240" w:after="0" w:line="240" w:lineRule="auto"/>
                    <w:ind w:left="460" w:firstLine="0"/>
                    <w:jc w:val="center"/>
                    <w:rPr>
                      <w:rFonts w:ascii="Times New Roman" w:eastAsia="Times New Roman" w:hAnsi="Times New Roman" w:cs="Times New Roman"/>
                    </w:rPr>
                  </w:pPr>
                  <w:r w:rsidRPr="00F6035D">
                    <w:rPr>
                      <w:rFonts w:ascii="Times New Roman" w:eastAsia="Times New Roman" w:hAnsi="Times New Roman" w:cs="Times New Roman"/>
                      <w:color w:val="000000"/>
                    </w:rPr>
                    <w:t>Hệ thống</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4B1D0A1B" w14:textId="77777777" w:rsidR="009E1C20" w:rsidRPr="00F6035D" w:rsidRDefault="009E1C20" w:rsidP="005114B2">
                  <w:pPr>
                    <w:spacing w:before="240" w:after="0" w:line="240" w:lineRule="auto"/>
                    <w:ind w:left="460" w:firstLine="0"/>
                    <w:jc w:val="center"/>
                    <w:rPr>
                      <w:rFonts w:ascii="Times New Roman" w:eastAsia="Times New Roman" w:hAnsi="Times New Roman" w:cs="Times New Roman"/>
                    </w:rPr>
                  </w:pPr>
                  <w:r>
                    <w:rPr>
                      <w:rFonts w:ascii="Times New Roman" w:eastAsia="Times New Roman" w:hAnsi="Times New Roman" w:cs="Times New Roman"/>
                    </w:rPr>
                    <w:t>Hiển thị danh sách gồm tất cả sản phẩm được sắp xếp dựa theo số lần mua từ cao xuống thấp</w:t>
                  </w:r>
                </w:p>
              </w:tc>
            </w:tr>
          </w:tbl>
          <w:p w14:paraId="53B4CE9F" w14:textId="77777777" w:rsidR="009E1C20" w:rsidRPr="00F6035D" w:rsidRDefault="009E1C20" w:rsidP="005114B2">
            <w:pPr>
              <w:spacing w:before="0" w:after="0" w:line="240" w:lineRule="auto"/>
              <w:ind w:firstLine="0"/>
              <w:jc w:val="left"/>
              <w:rPr>
                <w:rFonts w:ascii="Times New Roman" w:eastAsia="Times New Roman" w:hAnsi="Times New Roman" w:cs="Times New Roman"/>
                <w:sz w:val="24"/>
                <w:szCs w:val="24"/>
              </w:rPr>
            </w:pPr>
          </w:p>
        </w:tc>
      </w:tr>
      <w:tr w:rsidR="009E1C20" w:rsidRPr="00F6035D" w14:paraId="15C7744D" w14:textId="77777777" w:rsidTr="005114B2">
        <w:trPr>
          <w:trHeight w:val="845"/>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8D08D" w:themeFill="accent6" w:themeFillTint="99"/>
            <w:tcMar>
              <w:top w:w="100" w:type="dxa"/>
              <w:left w:w="100" w:type="dxa"/>
              <w:bottom w:w="100" w:type="dxa"/>
              <w:right w:w="100" w:type="dxa"/>
            </w:tcMar>
            <w:hideMark/>
          </w:tcPr>
          <w:p w14:paraId="508F5859" w14:textId="77777777" w:rsidR="009E1C20" w:rsidRPr="00F6035D" w:rsidRDefault="009E1C20" w:rsidP="005114B2">
            <w:pPr>
              <w:spacing w:before="240" w:after="0" w:line="240" w:lineRule="auto"/>
              <w:ind w:firstLine="0"/>
              <w:jc w:val="center"/>
              <w:rPr>
                <w:rFonts w:ascii="Times New Roman" w:eastAsia="Times New Roman" w:hAnsi="Times New Roman" w:cs="Times New Roman"/>
                <w:sz w:val="24"/>
                <w:szCs w:val="24"/>
              </w:rPr>
            </w:pPr>
            <w:r w:rsidRPr="00F6035D">
              <w:rPr>
                <w:rFonts w:ascii="Times New Roman" w:eastAsia="Times New Roman" w:hAnsi="Times New Roman" w:cs="Times New Roman"/>
                <w:b/>
                <w:bCs/>
                <w:color w:val="000000"/>
              </w:rPr>
              <w:t>Luồng sự kiện thay thế</w:t>
            </w:r>
          </w:p>
        </w:tc>
        <w:tc>
          <w:tcPr>
            <w:tcW w:w="0" w:type="auto"/>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263D392F" w14:textId="77777777" w:rsidR="009E1C20" w:rsidRPr="00F6035D" w:rsidRDefault="009E1C20" w:rsidP="005114B2">
            <w:pPr>
              <w:spacing w:before="0" w:after="240" w:line="240" w:lineRule="auto"/>
              <w:ind w:firstLine="0"/>
              <w:jc w:val="left"/>
              <w:rPr>
                <w:rFonts w:ascii="Times New Roman" w:eastAsia="Times New Roman" w:hAnsi="Times New Roman" w:cs="Times New Roman"/>
                <w:sz w:val="24"/>
                <w:szCs w:val="24"/>
              </w:rPr>
            </w:pPr>
          </w:p>
        </w:tc>
      </w:tr>
    </w:tbl>
    <w:p w14:paraId="3A7CF73E" w14:textId="66F8D6E2" w:rsidR="00D156B6" w:rsidRPr="00D156B6" w:rsidRDefault="00D156B6" w:rsidP="00D156B6"/>
    <w:p w14:paraId="053BEEB0" w14:textId="03B42077" w:rsidR="00B66CEC" w:rsidRDefault="00853152">
      <w:pPr>
        <w:pStyle w:val="Heading2"/>
        <w:numPr>
          <w:ilvl w:val="0"/>
          <w:numId w:val="2"/>
        </w:numPr>
      </w:pPr>
      <w:bookmarkStart w:id="88" w:name="_Toc119108310"/>
      <w:r>
        <w:t>HƯỚNG DẪN SỬ DỤNG</w:t>
      </w:r>
      <w:bookmarkEnd w:id="88"/>
    </w:p>
    <w:p w14:paraId="304E1F44" w14:textId="75C8214D" w:rsidR="003D5903" w:rsidRPr="003D5903" w:rsidRDefault="003D5903" w:rsidP="003D5903">
      <w:pPr>
        <w:rPr>
          <w:rFonts w:ascii="Times New Roman" w:hAnsi="Times New Roman" w:cs="Times New Roman"/>
        </w:rPr>
      </w:pPr>
      <w:r w:rsidRPr="003D5903">
        <w:rPr>
          <w:rFonts w:ascii="Times New Roman" w:hAnsi="Times New Roman" w:cs="Times New Roman"/>
        </w:rPr>
        <w:t xml:space="preserve">Xem toàn bộ chức năng tại: </w:t>
      </w:r>
      <w:hyperlink r:id="rId58" w:history="1">
        <w:r w:rsidRPr="003D5903">
          <w:rPr>
            <w:rStyle w:val="Hyperlink"/>
            <w:rFonts w:ascii="Times New Roman" w:hAnsi="Times New Roman" w:cs="Times New Roman"/>
            <w:i/>
            <w:iCs/>
          </w:rPr>
          <w:t>https://youtu.be/Xr4agR9MyqM</w:t>
        </w:r>
      </w:hyperlink>
    </w:p>
    <w:p w14:paraId="674083C1" w14:textId="77777777" w:rsidR="00B66CEC" w:rsidRDefault="00853152">
      <w:pPr>
        <w:pStyle w:val="Heading3"/>
      </w:pPr>
      <w:bookmarkStart w:id="89" w:name="_Toc119108311"/>
      <w:r>
        <w:t>2.1 Màn hình chức năng chính</w:t>
      </w:r>
      <w:bookmarkEnd w:id="89"/>
    </w:p>
    <w:p w14:paraId="310B72F2" w14:textId="2D329A13" w:rsidR="00B66CEC" w:rsidRDefault="00853152" w:rsidP="0024075C">
      <w:pPr>
        <w:pStyle w:val="Heading4"/>
      </w:pPr>
      <w:bookmarkStart w:id="90" w:name="_Toc119108312"/>
      <w:r w:rsidRPr="0024075C">
        <w:t>2.1.1 Chức năng</w:t>
      </w:r>
      <w:r w:rsidR="0024075C" w:rsidRPr="0024075C">
        <w:t xml:space="preserve"> đăng ký tài khoản</w:t>
      </w:r>
      <w:bookmarkEnd w:id="90"/>
    </w:p>
    <w:p w14:paraId="094D9AC8" w14:textId="12B0F830" w:rsidR="005B11E2" w:rsidRPr="002065BD" w:rsidRDefault="002065BD" w:rsidP="005B11E2">
      <w:pPr>
        <w:rPr>
          <w:rFonts w:ascii="Times New Roman" w:hAnsi="Times New Roman" w:cs="Times New Roman"/>
        </w:rPr>
      </w:pPr>
      <w:r w:rsidRPr="002065BD">
        <w:rPr>
          <w:rFonts w:ascii="Times New Roman" w:hAnsi="Times New Roman" w:cs="Times New Roman"/>
        </w:rPr>
        <w:t xml:space="preserve">Tại màn hình trang chủ, nhấn vào </w:t>
      </w:r>
      <w:r w:rsidRPr="002065BD">
        <w:rPr>
          <w:rFonts w:ascii="Times New Roman" w:hAnsi="Times New Roman" w:cs="Times New Roman"/>
          <w:i/>
          <w:iCs/>
        </w:rPr>
        <w:t>Đăng nhập</w:t>
      </w:r>
      <w:r w:rsidRPr="002065BD">
        <w:rPr>
          <w:rFonts w:ascii="Times New Roman" w:hAnsi="Times New Roman" w:cs="Times New Roman"/>
        </w:rPr>
        <w:t xml:space="preserve"> ở thanh điều hướng trên đầu trang web</w:t>
      </w:r>
      <w:r w:rsidR="005317B2">
        <w:rPr>
          <w:rFonts w:ascii="Times New Roman" w:hAnsi="Times New Roman" w:cs="Times New Roman"/>
        </w:rPr>
        <w:t xml:space="preserve">. Sau khi được đưa tới màn hình đăng nhập, nhấn </w:t>
      </w:r>
      <w:r w:rsidR="005317B2" w:rsidRPr="005317B2">
        <w:rPr>
          <w:rFonts w:ascii="Times New Roman" w:hAnsi="Times New Roman" w:cs="Times New Roman"/>
          <w:i/>
          <w:iCs/>
        </w:rPr>
        <w:t>Đăng ký</w:t>
      </w:r>
    </w:p>
    <w:p w14:paraId="1F457865" w14:textId="37466E11" w:rsidR="00B66CEC" w:rsidRDefault="007059C2">
      <w:pPr>
        <w:ind w:firstLine="0"/>
      </w:pPr>
      <w:r>
        <w:rPr>
          <w:rFonts w:ascii="Calibri" w:hAnsi="Calibri"/>
          <w:noProof/>
          <w:color w:val="000000"/>
          <w:bdr w:val="none" w:sz="0" w:space="0" w:color="auto" w:frame="1"/>
        </w:rPr>
        <w:lastRenderedPageBreak/>
        <w:drawing>
          <wp:inline distT="0" distB="0" distL="0" distR="0" wp14:anchorId="13432EAC" wp14:editId="73041D30">
            <wp:extent cx="6120130" cy="299910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120130" cy="2999105"/>
                    </a:xfrm>
                    <a:prstGeom prst="rect">
                      <a:avLst/>
                    </a:prstGeom>
                    <a:noFill/>
                    <a:ln>
                      <a:noFill/>
                    </a:ln>
                  </pic:spPr>
                </pic:pic>
              </a:graphicData>
            </a:graphic>
          </wp:inline>
        </w:drawing>
      </w:r>
    </w:p>
    <w:p w14:paraId="4728834C" w14:textId="76581251" w:rsidR="00B66CEC" w:rsidRDefault="008842A5" w:rsidP="008842A5">
      <w:pPr>
        <w:jc w:val="center"/>
      </w:pPr>
      <w:r w:rsidRPr="00EF07FC">
        <w:rPr>
          <w:rFonts w:ascii="Times New Roman" w:hAnsi="Times New Roman" w:cs="Times New Roman"/>
          <w:i/>
          <w:iCs/>
          <w:sz w:val="24"/>
          <w:szCs w:val="24"/>
        </w:rPr>
        <w:t xml:space="preserve">Hình </w:t>
      </w:r>
      <w:r>
        <w:rPr>
          <w:rFonts w:ascii="Times New Roman" w:hAnsi="Times New Roman" w:cs="Times New Roman"/>
          <w:i/>
          <w:iCs/>
          <w:sz w:val="24"/>
          <w:szCs w:val="24"/>
        </w:rPr>
        <w:t>2.</w:t>
      </w:r>
      <w:r w:rsidR="00EE00D8">
        <w:rPr>
          <w:rFonts w:ascii="Times New Roman" w:hAnsi="Times New Roman" w:cs="Times New Roman"/>
          <w:i/>
          <w:iCs/>
          <w:sz w:val="24"/>
          <w:szCs w:val="24"/>
        </w:rPr>
        <w:t>1.</w:t>
      </w:r>
      <w:r>
        <w:rPr>
          <w:rFonts w:ascii="Times New Roman" w:hAnsi="Times New Roman" w:cs="Times New Roman"/>
          <w:i/>
          <w:iCs/>
          <w:sz w:val="24"/>
          <w:szCs w:val="24"/>
        </w:rPr>
        <w:t xml:space="preserve">1. Màn hình chức năng </w:t>
      </w:r>
      <w:r w:rsidR="00EE00D8">
        <w:rPr>
          <w:rFonts w:ascii="Times New Roman" w:hAnsi="Times New Roman" w:cs="Times New Roman"/>
          <w:i/>
          <w:iCs/>
          <w:sz w:val="24"/>
          <w:szCs w:val="24"/>
        </w:rPr>
        <w:t>Đăng ký tài khoản</w:t>
      </w:r>
    </w:p>
    <w:p w14:paraId="7841D4D2" w14:textId="2A2DFFC3" w:rsidR="00B66CEC" w:rsidRDefault="00853152">
      <w:pPr>
        <w:pStyle w:val="Heading4"/>
      </w:pPr>
      <w:bookmarkStart w:id="91" w:name="_Toc119108313"/>
      <w:r>
        <w:t xml:space="preserve">2.1.2 Chức năng </w:t>
      </w:r>
      <w:r w:rsidR="0024075C">
        <w:t>đăng nhập người dùng</w:t>
      </w:r>
      <w:bookmarkEnd w:id="91"/>
    </w:p>
    <w:p w14:paraId="0EC1E7C3" w14:textId="6A244273" w:rsidR="005317B2" w:rsidRPr="00B85418" w:rsidRDefault="005317B2" w:rsidP="005317B2">
      <w:pPr>
        <w:rPr>
          <w:rFonts w:ascii="Times New Roman" w:hAnsi="Times New Roman" w:cs="Times New Roman"/>
        </w:rPr>
      </w:pPr>
      <w:r w:rsidRPr="002065BD">
        <w:rPr>
          <w:rFonts w:ascii="Times New Roman" w:hAnsi="Times New Roman" w:cs="Times New Roman"/>
        </w:rPr>
        <w:t xml:space="preserve">Tại màn hình trang chủ, nhấn vào </w:t>
      </w:r>
      <w:r w:rsidRPr="002065BD">
        <w:rPr>
          <w:rFonts w:ascii="Times New Roman" w:hAnsi="Times New Roman" w:cs="Times New Roman"/>
          <w:i/>
          <w:iCs/>
        </w:rPr>
        <w:t>Đăng nhập</w:t>
      </w:r>
      <w:r w:rsidRPr="002065BD">
        <w:rPr>
          <w:rFonts w:ascii="Times New Roman" w:hAnsi="Times New Roman" w:cs="Times New Roman"/>
        </w:rPr>
        <w:t xml:space="preserve"> ở thanh điều hướng trên đầu trang web</w:t>
      </w:r>
      <w:r>
        <w:rPr>
          <w:rFonts w:ascii="Times New Roman" w:hAnsi="Times New Roman" w:cs="Times New Roman"/>
        </w:rPr>
        <w:t>, hoặc có thể từ màn hình Đăng ký khi nãy</w:t>
      </w:r>
      <w:r w:rsidR="00390E3C">
        <w:rPr>
          <w:rFonts w:ascii="Times New Roman" w:hAnsi="Times New Roman" w:cs="Times New Roman"/>
        </w:rPr>
        <w:t xml:space="preserve">, nhấn </w:t>
      </w:r>
      <w:r w:rsidR="00390E3C" w:rsidRPr="00390E3C">
        <w:rPr>
          <w:rFonts w:ascii="Times New Roman" w:hAnsi="Times New Roman" w:cs="Times New Roman"/>
          <w:i/>
          <w:iCs/>
        </w:rPr>
        <w:t>Đăng nhập</w:t>
      </w:r>
    </w:p>
    <w:p w14:paraId="41B9A9C4" w14:textId="77777777" w:rsidR="005317B2" w:rsidRPr="005317B2" w:rsidRDefault="005317B2" w:rsidP="005317B2"/>
    <w:p w14:paraId="108E70CE" w14:textId="0E404942" w:rsidR="00B66CEC" w:rsidRDefault="007059C2">
      <w:pPr>
        <w:ind w:firstLine="0"/>
      </w:pPr>
      <w:r>
        <w:rPr>
          <w:rFonts w:ascii="Calibri" w:hAnsi="Calibri"/>
          <w:noProof/>
          <w:color w:val="000000"/>
          <w:bdr w:val="none" w:sz="0" w:space="0" w:color="auto" w:frame="1"/>
        </w:rPr>
        <w:lastRenderedPageBreak/>
        <w:drawing>
          <wp:inline distT="0" distB="0" distL="0" distR="0" wp14:anchorId="06D5E14D" wp14:editId="2C977B19">
            <wp:extent cx="5836920" cy="3840480"/>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836920" cy="3840480"/>
                    </a:xfrm>
                    <a:prstGeom prst="rect">
                      <a:avLst/>
                    </a:prstGeom>
                    <a:noFill/>
                    <a:ln>
                      <a:noFill/>
                    </a:ln>
                  </pic:spPr>
                </pic:pic>
              </a:graphicData>
            </a:graphic>
          </wp:inline>
        </w:drawing>
      </w:r>
    </w:p>
    <w:p w14:paraId="5347230C" w14:textId="3688F7E6" w:rsidR="00EE00D8" w:rsidRDefault="00EE00D8" w:rsidP="00EE00D8">
      <w:pPr>
        <w:jc w:val="center"/>
      </w:pPr>
      <w:r w:rsidRPr="00EF07FC">
        <w:rPr>
          <w:rFonts w:ascii="Times New Roman" w:hAnsi="Times New Roman" w:cs="Times New Roman"/>
          <w:i/>
          <w:iCs/>
          <w:sz w:val="24"/>
          <w:szCs w:val="24"/>
        </w:rPr>
        <w:t xml:space="preserve">Hình </w:t>
      </w:r>
      <w:r>
        <w:rPr>
          <w:rFonts w:ascii="Times New Roman" w:hAnsi="Times New Roman" w:cs="Times New Roman"/>
          <w:i/>
          <w:iCs/>
          <w:sz w:val="24"/>
          <w:szCs w:val="24"/>
        </w:rPr>
        <w:t>2.1</w:t>
      </w:r>
      <w:r w:rsidR="005343F7">
        <w:rPr>
          <w:rFonts w:ascii="Times New Roman" w:hAnsi="Times New Roman" w:cs="Times New Roman"/>
          <w:i/>
          <w:iCs/>
          <w:sz w:val="24"/>
          <w:szCs w:val="24"/>
        </w:rPr>
        <w:t>.2</w:t>
      </w:r>
      <w:r>
        <w:rPr>
          <w:rFonts w:ascii="Times New Roman" w:hAnsi="Times New Roman" w:cs="Times New Roman"/>
          <w:i/>
          <w:iCs/>
          <w:sz w:val="24"/>
          <w:szCs w:val="24"/>
        </w:rPr>
        <w:t>. Màn hình chức năng</w:t>
      </w:r>
      <w:r w:rsidR="005343F7">
        <w:rPr>
          <w:rFonts w:ascii="Times New Roman" w:hAnsi="Times New Roman" w:cs="Times New Roman"/>
          <w:i/>
          <w:iCs/>
          <w:sz w:val="24"/>
          <w:szCs w:val="24"/>
        </w:rPr>
        <w:t xml:space="preserve"> đăng nhập</w:t>
      </w:r>
    </w:p>
    <w:p w14:paraId="438A53B2" w14:textId="69A84FFF" w:rsidR="00B66CEC" w:rsidRDefault="00853152">
      <w:pPr>
        <w:pStyle w:val="Heading4"/>
      </w:pPr>
      <w:bookmarkStart w:id="92" w:name="_Toc119108314"/>
      <w:r>
        <w:t>2.1.3 Chức năng</w:t>
      </w:r>
      <w:r w:rsidR="0024075C">
        <w:t xml:space="preserve"> hiển thị sản phẩm</w:t>
      </w:r>
      <w:bookmarkEnd w:id="92"/>
    </w:p>
    <w:p w14:paraId="7911E32B" w14:textId="5555012D" w:rsidR="00B85418" w:rsidRPr="00B85418" w:rsidRDefault="00B85418" w:rsidP="00B85418">
      <w:pPr>
        <w:rPr>
          <w:rFonts w:ascii="Times New Roman" w:hAnsi="Times New Roman" w:cs="Times New Roman"/>
        </w:rPr>
      </w:pPr>
      <w:r w:rsidRPr="00B85418">
        <w:rPr>
          <w:rFonts w:ascii="Times New Roman" w:hAnsi="Times New Roman" w:cs="Times New Roman"/>
        </w:rPr>
        <w:t>Tại trang chủ, tất cả sản phẩm sẽ được hiển thị tại phần thân của trang này</w:t>
      </w:r>
    </w:p>
    <w:p w14:paraId="2CB9AABB" w14:textId="79FE599C" w:rsidR="00B66CEC" w:rsidRDefault="007059C2">
      <w:pPr>
        <w:ind w:firstLine="0"/>
      </w:pPr>
      <w:r>
        <w:rPr>
          <w:rFonts w:ascii="Calibri" w:hAnsi="Calibri"/>
          <w:noProof/>
          <w:color w:val="000000"/>
          <w:bdr w:val="none" w:sz="0" w:space="0" w:color="auto" w:frame="1"/>
        </w:rPr>
        <w:drawing>
          <wp:inline distT="0" distB="0" distL="0" distR="0" wp14:anchorId="669180EE" wp14:editId="6D039ECE">
            <wp:extent cx="6120130" cy="2976245"/>
            <wp:effectExtent l="0" t="0" r="0" b="0"/>
            <wp:docPr id="22" name="Picture 22"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 website&#10;&#10;Description automatically generated"/>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120130" cy="2976245"/>
                    </a:xfrm>
                    <a:prstGeom prst="rect">
                      <a:avLst/>
                    </a:prstGeom>
                    <a:noFill/>
                    <a:ln>
                      <a:noFill/>
                    </a:ln>
                  </pic:spPr>
                </pic:pic>
              </a:graphicData>
            </a:graphic>
          </wp:inline>
        </w:drawing>
      </w:r>
    </w:p>
    <w:p w14:paraId="2DC0AA90" w14:textId="6C4D7575" w:rsidR="00B85418" w:rsidRPr="000553E4" w:rsidRDefault="00B85418">
      <w:pPr>
        <w:ind w:firstLine="0"/>
        <w:rPr>
          <w:rFonts w:ascii="Times New Roman" w:hAnsi="Times New Roman" w:cs="Times New Roman"/>
        </w:rPr>
      </w:pPr>
      <w:r w:rsidRPr="000553E4">
        <w:rPr>
          <w:rFonts w:ascii="Times New Roman" w:hAnsi="Times New Roman" w:cs="Times New Roman"/>
        </w:rPr>
        <w:lastRenderedPageBreak/>
        <w:t xml:space="preserve">Bấm chọn một sản phẩm bất kỳ, khách hàng sẽ được đưa đến </w:t>
      </w:r>
      <w:r w:rsidR="000553E4" w:rsidRPr="000553E4">
        <w:rPr>
          <w:rFonts w:ascii="Times New Roman" w:hAnsi="Times New Roman" w:cs="Times New Roman"/>
        </w:rPr>
        <w:t>màn hình thông tin sản phẩm đó</w:t>
      </w:r>
    </w:p>
    <w:p w14:paraId="21F469A0" w14:textId="7F7BDFD1" w:rsidR="007059C2" w:rsidRDefault="007059C2">
      <w:pPr>
        <w:ind w:firstLine="0"/>
      </w:pPr>
      <w:r>
        <w:rPr>
          <w:rFonts w:ascii="Calibri" w:hAnsi="Calibri"/>
          <w:noProof/>
          <w:color w:val="000000"/>
          <w:bdr w:val="none" w:sz="0" w:space="0" w:color="auto" w:frame="1"/>
        </w:rPr>
        <w:drawing>
          <wp:inline distT="0" distB="0" distL="0" distR="0" wp14:anchorId="4BA425BC" wp14:editId="0F2F0BD4">
            <wp:extent cx="6120130" cy="3432810"/>
            <wp:effectExtent l="0" t="0" r="0" b="0"/>
            <wp:docPr id="23" name="Picture 23"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website&#10;&#10;Description automatically generated"/>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120130" cy="3432810"/>
                    </a:xfrm>
                    <a:prstGeom prst="rect">
                      <a:avLst/>
                    </a:prstGeom>
                    <a:noFill/>
                    <a:ln>
                      <a:noFill/>
                    </a:ln>
                  </pic:spPr>
                </pic:pic>
              </a:graphicData>
            </a:graphic>
          </wp:inline>
        </w:drawing>
      </w:r>
    </w:p>
    <w:p w14:paraId="4E46428C" w14:textId="71037B40" w:rsidR="00F6013F" w:rsidRDefault="00F6013F" w:rsidP="00F6013F">
      <w:pPr>
        <w:jc w:val="center"/>
      </w:pPr>
      <w:r w:rsidRPr="00EF07FC">
        <w:rPr>
          <w:rFonts w:ascii="Times New Roman" w:hAnsi="Times New Roman" w:cs="Times New Roman"/>
          <w:i/>
          <w:iCs/>
          <w:sz w:val="24"/>
          <w:szCs w:val="24"/>
        </w:rPr>
        <w:t xml:space="preserve">Hình </w:t>
      </w:r>
      <w:r>
        <w:rPr>
          <w:rFonts w:ascii="Times New Roman" w:hAnsi="Times New Roman" w:cs="Times New Roman"/>
          <w:i/>
          <w:iCs/>
          <w:sz w:val="24"/>
          <w:szCs w:val="24"/>
        </w:rPr>
        <w:t>2.1.3</w:t>
      </w:r>
      <w:r w:rsidR="003202E0">
        <w:rPr>
          <w:rFonts w:ascii="Times New Roman" w:hAnsi="Times New Roman" w:cs="Times New Roman"/>
          <w:i/>
          <w:iCs/>
          <w:sz w:val="24"/>
          <w:szCs w:val="24"/>
        </w:rPr>
        <w:t>.a-b</w:t>
      </w:r>
      <w:r>
        <w:rPr>
          <w:rFonts w:ascii="Times New Roman" w:hAnsi="Times New Roman" w:cs="Times New Roman"/>
          <w:i/>
          <w:iCs/>
          <w:sz w:val="24"/>
          <w:szCs w:val="24"/>
        </w:rPr>
        <w:t>. Màn hình chức năng hiển thị sản phẩm</w:t>
      </w:r>
    </w:p>
    <w:p w14:paraId="69D7A451" w14:textId="729FE969" w:rsidR="00B66CEC" w:rsidRDefault="00853152">
      <w:pPr>
        <w:pStyle w:val="Heading4"/>
      </w:pPr>
      <w:bookmarkStart w:id="93" w:name="_Toc119108315"/>
      <w:r>
        <w:t xml:space="preserve">2.1.4 Chức năng </w:t>
      </w:r>
      <w:r w:rsidR="0024075C">
        <w:t>giỏ hàng</w:t>
      </w:r>
      <w:bookmarkEnd w:id="93"/>
    </w:p>
    <w:p w14:paraId="7BCA4E29" w14:textId="5B0225A8" w:rsidR="000553E4" w:rsidRPr="00952263" w:rsidRDefault="000553E4" w:rsidP="000553E4">
      <w:pPr>
        <w:rPr>
          <w:rFonts w:ascii="Times New Roman" w:hAnsi="Times New Roman" w:cs="Times New Roman"/>
        </w:rPr>
      </w:pPr>
      <w:r w:rsidRPr="00952263">
        <w:rPr>
          <w:rFonts w:ascii="Times New Roman" w:hAnsi="Times New Roman" w:cs="Times New Roman"/>
        </w:rPr>
        <w:t xml:space="preserve">Bấm vào biểu tượng </w:t>
      </w:r>
      <w:r w:rsidRPr="00952263">
        <w:rPr>
          <w:rFonts w:ascii="Times New Roman" w:hAnsi="Times New Roman" w:cs="Times New Roman"/>
          <w:i/>
          <w:iCs/>
        </w:rPr>
        <w:t>Giỏ hàng</w:t>
      </w:r>
      <w:r w:rsidRPr="00952263">
        <w:rPr>
          <w:rFonts w:ascii="Times New Roman" w:hAnsi="Times New Roman" w:cs="Times New Roman"/>
        </w:rPr>
        <w:t xml:space="preserve"> ở đầu trang, khách hàng sẽ nhìn thấy </w:t>
      </w:r>
      <w:r w:rsidR="00952263" w:rsidRPr="00952263">
        <w:rPr>
          <w:rFonts w:ascii="Times New Roman" w:hAnsi="Times New Roman" w:cs="Times New Roman"/>
        </w:rPr>
        <w:t>giỏ hàng cùng với tất cả sản phẩm trong giỏ hàng của mình. Chức năng yêu cầu đã đăng nhập với vai trò là khách hàng</w:t>
      </w:r>
    </w:p>
    <w:p w14:paraId="10C7B635" w14:textId="5D97D80F" w:rsidR="00B66CEC" w:rsidRDefault="007059C2">
      <w:pPr>
        <w:ind w:firstLine="0"/>
      </w:pPr>
      <w:r>
        <w:rPr>
          <w:rFonts w:ascii="Calibri" w:hAnsi="Calibri"/>
          <w:noProof/>
          <w:color w:val="000000"/>
          <w:bdr w:val="none" w:sz="0" w:space="0" w:color="auto" w:frame="1"/>
        </w:rPr>
        <w:lastRenderedPageBreak/>
        <w:drawing>
          <wp:inline distT="0" distB="0" distL="0" distR="0" wp14:anchorId="6877A069" wp14:editId="76DD0227">
            <wp:extent cx="6120130" cy="3432810"/>
            <wp:effectExtent l="0" t="0" r="0" b="0"/>
            <wp:docPr id="24" name="Picture 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120130" cy="3432810"/>
                    </a:xfrm>
                    <a:prstGeom prst="rect">
                      <a:avLst/>
                    </a:prstGeom>
                    <a:noFill/>
                    <a:ln>
                      <a:noFill/>
                    </a:ln>
                  </pic:spPr>
                </pic:pic>
              </a:graphicData>
            </a:graphic>
          </wp:inline>
        </w:drawing>
      </w:r>
    </w:p>
    <w:p w14:paraId="254899C2" w14:textId="6DCD1DBD" w:rsidR="009B4212" w:rsidRDefault="009B4212" w:rsidP="009B4212">
      <w:pPr>
        <w:jc w:val="center"/>
      </w:pPr>
      <w:r w:rsidRPr="00EF07FC">
        <w:rPr>
          <w:rFonts w:ascii="Times New Roman" w:hAnsi="Times New Roman" w:cs="Times New Roman"/>
          <w:i/>
          <w:iCs/>
          <w:sz w:val="24"/>
          <w:szCs w:val="24"/>
        </w:rPr>
        <w:t xml:space="preserve">Hình </w:t>
      </w:r>
      <w:r>
        <w:rPr>
          <w:rFonts w:ascii="Times New Roman" w:hAnsi="Times New Roman" w:cs="Times New Roman"/>
          <w:i/>
          <w:iCs/>
          <w:sz w:val="24"/>
          <w:szCs w:val="24"/>
        </w:rPr>
        <w:t xml:space="preserve">2.1.4. Màn hình chức năng </w:t>
      </w:r>
      <w:r w:rsidR="00241FE0">
        <w:rPr>
          <w:rFonts w:ascii="Times New Roman" w:hAnsi="Times New Roman" w:cs="Times New Roman"/>
          <w:i/>
          <w:iCs/>
          <w:sz w:val="24"/>
          <w:szCs w:val="24"/>
        </w:rPr>
        <w:t>Giỏ hàng</w:t>
      </w:r>
    </w:p>
    <w:p w14:paraId="58A5CF9E" w14:textId="134718F0" w:rsidR="00B66CEC" w:rsidRDefault="00853152">
      <w:pPr>
        <w:pStyle w:val="Heading4"/>
      </w:pPr>
      <w:bookmarkStart w:id="94" w:name="_Toc119108316"/>
      <w:r>
        <w:t xml:space="preserve">2.1.5 Chức năng </w:t>
      </w:r>
      <w:r w:rsidR="0024075C">
        <w:t>đặt hàng</w:t>
      </w:r>
      <w:bookmarkEnd w:id="94"/>
    </w:p>
    <w:p w14:paraId="29946E47" w14:textId="7AE18765" w:rsidR="0055578D" w:rsidRPr="00B9487C" w:rsidRDefault="0055578D" w:rsidP="0055578D">
      <w:pPr>
        <w:rPr>
          <w:rFonts w:ascii="Times New Roman" w:hAnsi="Times New Roman" w:cs="Times New Roman"/>
        </w:rPr>
      </w:pPr>
      <w:r w:rsidRPr="0055578D">
        <w:rPr>
          <w:rFonts w:ascii="Times New Roman" w:hAnsi="Times New Roman" w:cs="Times New Roman"/>
        </w:rPr>
        <w:t xml:space="preserve">Tại giỏ hàng, nhấn vào nút </w:t>
      </w:r>
      <w:r w:rsidRPr="0055578D">
        <w:rPr>
          <w:rFonts w:ascii="Times New Roman" w:hAnsi="Times New Roman" w:cs="Times New Roman"/>
          <w:i/>
          <w:iCs/>
        </w:rPr>
        <w:t>Đặt hàng</w:t>
      </w:r>
      <w:r w:rsidR="00B9487C">
        <w:rPr>
          <w:rFonts w:ascii="Times New Roman" w:hAnsi="Times New Roman" w:cs="Times New Roman"/>
        </w:rPr>
        <w:t>: hiển thị thông tin sản phẩm đang có trong giỏ, và thông tin cá nhân khách hàng</w:t>
      </w:r>
    </w:p>
    <w:p w14:paraId="6C1ABB5C" w14:textId="5D9FF566" w:rsidR="00B66CEC" w:rsidRDefault="007059C2">
      <w:pPr>
        <w:ind w:firstLine="0"/>
      </w:pPr>
      <w:r>
        <w:rPr>
          <w:rFonts w:ascii="Calibri" w:hAnsi="Calibri"/>
          <w:noProof/>
          <w:color w:val="000000"/>
          <w:bdr w:val="none" w:sz="0" w:space="0" w:color="auto" w:frame="1"/>
        </w:rPr>
        <w:drawing>
          <wp:inline distT="0" distB="0" distL="0" distR="0" wp14:anchorId="52261E59" wp14:editId="0888F0E0">
            <wp:extent cx="6120130" cy="2733040"/>
            <wp:effectExtent l="0" t="0" r="0" b="0"/>
            <wp:docPr id="25" name="Picture 2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application&#10;&#10;Description automatically generated"/>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120130" cy="2733040"/>
                    </a:xfrm>
                    <a:prstGeom prst="rect">
                      <a:avLst/>
                    </a:prstGeom>
                    <a:noFill/>
                    <a:ln>
                      <a:noFill/>
                    </a:ln>
                  </pic:spPr>
                </pic:pic>
              </a:graphicData>
            </a:graphic>
          </wp:inline>
        </w:drawing>
      </w:r>
    </w:p>
    <w:p w14:paraId="5C963E1E" w14:textId="792C81E6" w:rsidR="00F949B9" w:rsidRDefault="00F949B9" w:rsidP="00F949B9">
      <w:pPr>
        <w:jc w:val="center"/>
      </w:pPr>
      <w:r w:rsidRPr="00EF07FC">
        <w:rPr>
          <w:rFonts w:ascii="Times New Roman" w:hAnsi="Times New Roman" w:cs="Times New Roman"/>
          <w:i/>
          <w:iCs/>
          <w:sz w:val="24"/>
          <w:szCs w:val="24"/>
        </w:rPr>
        <w:t xml:space="preserve">Hình </w:t>
      </w:r>
      <w:r>
        <w:rPr>
          <w:rFonts w:ascii="Times New Roman" w:hAnsi="Times New Roman" w:cs="Times New Roman"/>
          <w:i/>
          <w:iCs/>
          <w:sz w:val="24"/>
          <w:szCs w:val="24"/>
        </w:rPr>
        <w:t>2.1.5. Màn hình chức năng Đặt hàng</w:t>
      </w:r>
    </w:p>
    <w:p w14:paraId="5892A5E4" w14:textId="2189AAC2" w:rsidR="00B66CEC" w:rsidRDefault="00853152">
      <w:pPr>
        <w:pStyle w:val="Heading4"/>
      </w:pPr>
      <w:bookmarkStart w:id="95" w:name="_Toc119108317"/>
      <w:r>
        <w:lastRenderedPageBreak/>
        <w:t xml:space="preserve">2.1.6 Chức năng </w:t>
      </w:r>
      <w:r w:rsidR="0024075C">
        <w:t>gửi e-mail xác nhận sản phẩm được giao cho khách hàng</w:t>
      </w:r>
      <w:bookmarkEnd w:id="95"/>
    </w:p>
    <w:p w14:paraId="0CF30435" w14:textId="18116474" w:rsidR="00B66CEC" w:rsidRDefault="007059C2">
      <w:pPr>
        <w:ind w:firstLine="0"/>
      </w:pPr>
      <w:r>
        <w:rPr>
          <w:rFonts w:ascii="Calibri" w:hAnsi="Calibri"/>
          <w:noProof/>
          <w:color w:val="000000"/>
          <w:bdr w:val="none" w:sz="0" w:space="0" w:color="auto" w:frame="1"/>
        </w:rPr>
        <w:drawing>
          <wp:inline distT="0" distB="0" distL="0" distR="0" wp14:anchorId="12955639" wp14:editId="79E1CFBF">
            <wp:extent cx="6120130" cy="2976245"/>
            <wp:effectExtent l="0" t="0" r="0" b="0"/>
            <wp:docPr id="26" name="Picture 2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able&#10;&#10;Description automatically generated"/>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6120130" cy="2976245"/>
                    </a:xfrm>
                    <a:prstGeom prst="rect">
                      <a:avLst/>
                    </a:prstGeom>
                    <a:noFill/>
                    <a:ln>
                      <a:noFill/>
                    </a:ln>
                  </pic:spPr>
                </pic:pic>
              </a:graphicData>
            </a:graphic>
          </wp:inline>
        </w:drawing>
      </w:r>
    </w:p>
    <w:p w14:paraId="6E47723B" w14:textId="2FC5A804" w:rsidR="00F33CCF" w:rsidRDefault="00F33CCF" w:rsidP="00F33CCF">
      <w:pPr>
        <w:jc w:val="center"/>
      </w:pPr>
      <w:r w:rsidRPr="00EF07FC">
        <w:rPr>
          <w:rFonts w:ascii="Times New Roman" w:hAnsi="Times New Roman" w:cs="Times New Roman"/>
          <w:i/>
          <w:iCs/>
          <w:sz w:val="24"/>
          <w:szCs w:val="24"/>
        </w:rPr>
        <w:t xml:space="preserve">Hình </w:t>
      </w:r>
      <w:r>
        <w:rPr>
          <w:rFonts w:ascii="Times New Roman" w:hAnsi="Times New Roman" w:cs="Times New Roman"/>
          <w:i/>
          <w:iCs/>
          <w:sz w:val="24"/>
          <w:szCs w:val="24"/>
        </w:rPr>
        <w:t>2.1.</w:t>
      </w:r>
      <w:r w:rsidR="00E87944">
        <w:rPr>
          <w:rFonts w:ascii="Times New Roman" w:hAnsi="Times New Roman" w:cs="Times New Roman"/>
          <w:i/>
          <w:iCs/>
          <w:sz w:val="24"/>
          <w:szCs w:val="24"/>
        </w:rPr>
        <w:t>6</w:t>
      </w:r>
      <w:r>
        <w:rPr>
          <w:rFonts w:ascii="Times New Roman" w:hAnsi="Times New Roman" w:cs="Times New Roman"/>
          <w:i/>
          <w:iCs/>
          <w:sz w:val="24"/>
          <w:szCs w:val="24"/>
        </w:rPr>
        <w:t xml:space="preserve">. Màn hình chức năng </w:t>
      </w:r>
      <w:r w:rsidR="00E87944">
        <w:rPr>
          <w:rFonts w:ascii="Times New Roman" w:hAnsi="Times New Roman" w:cs="Times New Roman"/>
          <w:i/>
          <w:iCs/>
          <w:sz w:val="24"/>
          <w:szCs w:val="24"/>
        </w:rPr>
        <w:t>gửi e-mail xác nhận đặt hàng</w:t>
      </w:r>
    </w:p>
    <w:p w14:paraId="705E2F26" w14:textId="4BCCF7C8" w:rsidR="00830632" w:rsidRDefault="0068189F" w:rsidP="00BB70C9">
      <w:pPr>
        <w:pStyle w:val="Heading4"/>
      </w:pPr>
      <w:bookmarkStart w:id="96" w:name="_Toc119108318"/>
      <w:r>
        <w:t xml:space="preserve">2.1.7. Chức năng </w:t>
      </w:r>
      <w:r w:rsidR="008F6A56">
        <w:t>quản lý sách</w:t>
      </w:r>
      <w:r w:rsidR="00BB70C9">
        <w:t>:</w:t>
      </w:r>
      <w:bookmarkEnd w:id="96"/>
    </w:p>
    <w:p w14:paraId="114AA3E7" w14:textId="6342A641" w:rsidR="0014005E" w:rsidRPr="0014005E" w:rsidRDefault="0014005E" w:rsidP="0014005E">
      <w:pPr>
        <w:rPr>
          <w:rFonts w:ascii="Times New Roman" w:hAnsi="Times New Roman" w:cs="Times New Roman"/>
        </w:rPr>
      </w:pPr>
      <w:r w:rsidRPr="0014005E">
        <w:rPr>
          <w:rFonts w:ascii="Times New Roman" w:hAnsi="Times New Roman" w:cs="Times New Roman"/>
        </w:rPr>
        <w:t>Yêu cầu đăng nhập bằng tài khoản quản lý hoặc nhân viên</w:t>
      </w:r>
    </w:p>
    <w:p w14:paraId="3B916CF7" w14:textId="22A44F8B" w:rsidR="00BB70C9" w:rsidRDefault="00BB70C9">
      <w:pPr>
        <w:ind w:firstLine="0"/>
      </w:pPr>
      <w:r w:rsidRPr="00BB70C9">
        <w:rPr>
          <w:noProof/>
        </w:rPr>
        <w:drawing>
          <wp:inline distT="0" distB="0" distL="0" distR="0" wp14:anchorId="18013795" wp14:editId="44672FA7">
            <wp:extent cx="6120130" cy="2842895"/>
            <wp:effectExtent l="0" t="0" r="0" b="0"/>
            <wp:docPr id="32" name="Picture 3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10;&#10;Description automatically generated"/>
                    <pic:cNvPicPr/>
                  </pic:nvPicPr>
                  <pic:blipFill>
                    <a:blip r:embed="rId66"/>
                    <a:stretch>
                      <a:fillRect/>
                    </a:stretch>
                  </pic:blipFill>
                  <pic:spPr>
                    <a:xfrm>
                      <a:off x="0" y="0"/>
                      <a:ext cx="6120130" cy="2842895"/>
                    </a:xfrm>
                    <a:prstGeom prst="rect">
                      <a:avLst/>
                    </a:prstGeom>
                  </pic:spPr>
                </pic:pic>
              </a:graphicData>
            </a:graphic>
          </wp:inline>
        </w:drawing>
      </w:r>
    </w:p>
    <w:p w14:paraId="148C543A" w14:textId="6C0D33BA" w:rsidR="001442F3" w:rsidRDefault="001442F3" w:rsidP="001442F3">
      <w:pPr>
        <w:jc w:val="center"/>
      </w:pPr>
      <w:r w:rsidRPr="00EF07FC">
        <w:rPr>
          <w:rFonts w:ascii="Times New Roman" w:hAnsi="Times New Roman" w:cs="Times New Roman"/>
          <w:i/>
          <w:iCs/>
          <w:sz w:val="24"/>
          <w:szCs w:val="24"/>
        </w:rPr>
        <w:t xml:space="preserve">Hình </w:t>
      </w:r>
      <w:r>
        <w:rPr>
          <w:rFonts w:ascii="Times New Roman" w:hAnsi="Times New Roman" w:cs="Times New Roman"/>
          <w:i/>
          <w:iCs/>
          <w:sz w:val="24"/>
          <w:szCs w:val="24"/>
        </w:rPr>
        <w:t>2.1.7. Màn hình chức năng quản lý sách</w:t>
      </w:r>
    </w:p>
    <w:p w14:paraId="6E8C0BBA" w14:textId="2CEB470C" w:rsidR="00BB70C9" w:rsidRDefault="00BB70C9" w:rsidP="008327B3">
      <w:pPr>
        <w:pStyle w:val="Heading4"/>
      </w:pPr>
      <w:bookmarkStart w:id="97" w:name="_Toc119108319"/>
      <w:r>
        <w:lastRenderedPageBreak/>
        <w:t xml:space="preserve">2.1.8. Chức năng quản lý </w:t>
      </w:r>
      <w:r w:rsidR="00117496">
        <w:t>người dùng</w:t>
      </w:r>
      <w:bookmarkEnd w:id="97"/>
    </w:p>
    <w:p w14:paraId="5911595F" w14:textId="5F7579B8" w:rsidR="00081A0F" w:rsidRPr="00081A0F" w:rsidRDefault="00081A0F" w:rsidP="00081A0F">
      <w:pPr>
        <w:rPr>
          <w:rFonts w:ascii="Times New Roman" w:hAnsi="Times New Roman" w:cs="Times New Roman"/>
        </w:rPr>
      </w:pPr>
      <w:r w:rsidRPr="0014005E">
        <w:rPr>
          <w:rFonts w:ascii="Times New Roman" w:hAnsi="Times New Roman" w:cs="Times New Roman"/>
        </w:rPr>
        <w:t>Yêu cầu đăng nhập bằng tài khoản quản lý hoặc nhân viên</w:t>
      </w:r>
    </w:p>
    <w:p w14:paraId="0A3CEE7D" w14:textId="669E6458" w:rsidR="008327B3" w:rsidRDefault="00962F99" w:rsidP="00481593">
      <w:pPr>
        <w:jc w:val="center"/>
      </w:pPr>
      <w:r w:rsidRPr="00962F99">
        <w:rPr>
          <w:noProof/>
        </w:rPr>
        <w:drawing>
          <wp:inline distT="0" distB="0" distL="0" distR="0" wp14:anchorId="400AA8B3" wp14:editId="08A21854">
            <wp:extent cx="6120130" cy="2703195"/>
            <wp:effectExtent l="0" t="0" r="0" b="1905"/>
            <wp:docPr id="36" name="Picture 3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text, application&#10;&#10;Description automatically generated"/>
                    <pic:cNvPicPr/>
                  </pic:nvPicPr>
                  <pic:blipFill>
                    <a:blip r:embed="rId67"/>
                    <a:stretch>
                      <a:fillRect/>
                    </a:stretch>
                  </pic:blipFill>
                  <pic:spPr>
                    <a:xfrm>
                      <a:off x="0" y="0"/>
                      <a:ext cx="6120130" cy="2703195"/>
                    </a:xfrm>
                    <a:prstGeom prst="rect">
                      <a:avLst/>
                    </a:prstGeom>
                  </pic:spPr>
                </pic:pic>
              </a:graphicData>
            </a:graphic>
          </wp:inline>
        </w:drawing>
      </w:r>
    </w:p>
    <w:p w14:paraId="657C6380" w14:textId="55428B93" w:rsidR="000D6E8A" w:rsidRPr="008327B3" w:rsidRDefault="000D6E8A" w:rsidP="000D6E8A">
      <w:pPr>
        <w:jc w:val="center"/>
      </w:pPr>
      <w:r w:rsidRPr="00EF07FC">
        <w:rPr>
          <w:rFonts w:ascii="Times New Roman" w:hAnsi="Times New Roman" w:cs="Times New Roman"/>
          <w:i/>
          <w:iCs/>
          <w:sz w:val="24"/>
          <w:szCs w:val="24"/>
        </w:rPr>
        <w:t xml:space="preserve">Hình </w:t>
      </w:r>
      <w:r>
        <w:rPr>
          <w:rFonts w:ascii="Times New Roman" w:hAnsi="Times New Roman" w:cs="Times New Roman"/>
          <w:i/>
          <w:iCs/>
          <w:sz w:val="24"/>
          <w:szCs w:val="24"/>
        </w:rPr>
        <w:t>2.1.8. Màn hình chức năng quản lý người dùng</w:t>
      </w:r>
    </w:p>
    <w:p w14:paraId="79D527D6" w14:textId="38CB77B6" w:rsidR="00117496" w:rsidRDefault="00117496" w:rsidP="008327B3">
      <w:pPr>
        <w:pStyle w:val="Heading4"/>
      </w:pPr>
      <w:bookmarkStart w:id="98" w:name="_Toc119108320"/>
      <w:r>
        <w:t>2.1.9. Chức năng quản lý các đơn đặt hàng</w:t>
      </w:r>
      <w:bookmarkEnd w:id="98"/>
    </w:p>
    <w:p w14:paraId="70BC6239" w14:textId="07F2C338" w:rsidR="00081A0F" w:rsidRPr="00081A0F" w:rsidRDefault="00081A0F" w:rsidP="00081A0F">
      <w:pPr>
        <w:rPr>
          <w:rFonts w:ascii="Times New Roman" w:hAnsi="Times New Roman" w:cs="Times New Roman"/>
        </w:rPr>
      </w:pPr>
      <w:r w:rsidRPr="0014005E">
        <w:rPr>
          <w:rFonts w:ascii="Times New Roman" w:hAnsi="Times New Roman" w:cs="Times New Roman"/>
        </w:rPr>
        <w:t>Yêu cầu đăng nhập bằng tài khoản quản lý hoặc nhân viên</w:t>
      </w:r>
    </w:p>
    <w:p w14:paraId="5F1ED125" w14:textId="7D401329" w:rsidR="00974C5F" w:rsidRDefault="00974C5F" w:rsidP="00974C5F">
      <w:r w:rsidRPr="00974C5F">
        <w:rPr>
          <w:noProof/>
        </w:rPr>
        <w:drawing>
          <wp:inline distT="0" distB="0" distL="0" distR="0" wp14:anchorId="7D015C3D" wp14:editId="4FCC3C6E">
            <wp:extent cx="6120130" cy="2665095"/>
            <wp:effectExtent l="0" t="0" r="0" b="1905"/>
            <wp:docPr id="37" name="Picture 37"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able&#10;&#10;Description automatically generated with low confidence"/>
                    <pic:cNvPicPr/>
                  </pic:nvPicPr>
                  <pic:blipFill>
                    <a:blip r:embed="rId68"/>
                    <a:stretch>
                      <a:fillRect/>
                    </a:stretch>
                  </pic:blipFill>
                  <pic:spPr>
                    <a:xfrm>
                      <a:off x="0" y="0"/>
                      <a:ext cx="6120130" cy="2665095"/>
                    </a:xfrm>
                    <a:prstGeom prst="rect">
                      <a:avLst/>
                    </a:prstGeom>
                  </pic:spPr>
                </pic:pic>
              </a:graphicData>
            </a:graphic>
          </wp:inline>
        </w:drawing>
      </w:r>
    </w:p>
    <w:p w14:paraId="1E2C0BB9" w14:textId="3152BF3F" w:rsidR="0022477E" w:rsidRPr="00974C5F" w:rsidRDefault="0022477E" w:rsidP="0022477E">
      <w:pPr>
        <w:jc w:val="center"/>
      </w:pPr>
      <w:r w:rsidRPr="00EF07FC">
        <w:rPr>
          <w:rFonts w:ascii="Times New Roman" w:hAnsi="Times New Roman" w:cs="Times New Roman"/>
          <w:i/>
          <w:iCs/>
          <w:sz w:val="24"/>
          <w:szCs w:val="24"/>
        </w:rPr>
        <w:t xml:space="preserve">Hình </w:t>
      </w:r>
      <w:r>
        <w:rPr>
          <w:rFonts w:ascii="Times New Roman" w:hAnsi="Times New Roman" w:cs="Times New Roman"/>
          <w:i/>
          <w:iCs/>
          <w:sz w:val="24"/>
          <w:szCs w:val="24"/>
        </w:rPr>
        <w:t>2.1.9. Màn hình chức năng quản lý các đơn đặt hàng của khách hàng</w:t>
      </w:r>
    </w:p>
    <w:p w14:paraId="037267EE" w14:textId="0737FFFB" w:rsidR="008327B3" w:rsidRDefault="008327B3" w:rsidP="008327B3">
      <w:pPr>
        <w:pStyle w:val="Heading4"/>
      </w:pPr>
      <w:bookmarkStart w:id="99" w:name="_Toc119108321"/>
      <w:r>
        <w:t>2.1.10. Thống kê doanh thu</w:t>
      </w:r>
      <w:bookmarkEnd w:id="99"/>
    </w:p>
    <w:p w14:paraId="0A640259" w14:textId="1F77EE89" w:rsidR="00081A0F" w:rsidRPr="00081A0F" w:rsidRDefault="00081A0F" w:rsidP="00081A0F">
      <w:pPr>
        <w:rPr>
          <w:rFonts w:ascii="Times New Roman" w:hAnsi="Times New Roman" w:cs="Times New Roman"/>
        </w:rPr>
      </w:pPr>
      <w:r w:rsidRPr="0014005E">
        <w:rPr>
          <w:rFonts w:ascii="Times New Roman" w:hAnsi="Times New Roman" w:cs="Times New Roman"/>
        </w:rPr>
        <w:t>Yêu cầu đăng nhập bằng tài khoản quản lý hoặc nhân viên</w:t>
      </w:r>
    </w:p>
    <w:p w14:paraId="0593CA91" w14:textId="6E8C289A" w:rsidR="00974C5F" w:rsidRDefault="0041061A" w:rsidP="00974C5F">
      <w:r w:rsidRPr="0041061A">
        <w:rPr>
          <w:noProof/>
        </w:rPr>
        <w:lastRenderedPageBreak/>
        <w:drawing>
          <wp:inline distT="0" distB="0" distL="0" distR="0" wp14:anchorId="1BA0234D" wp14:editId="76EE8CF5">
            <wp:extent cx="6120130" cy="2211070"/>
            <wp:effectExtent l="0" t="0" r="0" b="0"/>
            <wp:docPr id="38" name="Picture 3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application&#10;&#10;Description automatically generated"/>
                    <pic:cNvPicPr/>
                  </pic:nvPicPr>
                  <pic:blipFill>
                    <a:blip r:embed="rId69"/>
                    <a:stretch>
                      <a:fillRect/>
                    </a:stretch>
                  </pic:blipFill>
                  <pic:spPr>
                    <a:xfrm>
                      <a:off x="0" y="0"/>
                      <a:ext cx="6120130" cy="2211070"/>
                    </a:xfrm>
                    <a:prstGeom prst="rect">
                      <a:avLst/>
                    </a:prstGeom>
                  </pic:spPr>
                </pic:pic>
              </a:graphicData>
            </a:graphic>
          </wp:inline>
        </w:drawing>
      </w:r>
    </w:p>
    <w:p w14:paraId="11FE8A3E" w14:textId="691300A3" w:rsidR="00813ACC" w:rsidRPr="00974C5F" w:rsidRDefault="00813ACC" w:rsidP="00813ACC">
      <w:pPr>
        <w:jc w:val="center"/>
      </w:pPr>
      <w:r w:rsidRPr="00EF07FC">
        <w:rPr>
          <w:rFonts w:ascii="Times New Roman" w:hAnsi="Times New Roman" w:cs="Times New Roman"/>
          <w:i/>
          <w:iCs/>
          <w:sz w:val="24"/>
          <w:szCs w:val="24"/>
        </w:rPr>
        <w:t xml:space="preserve">Hình </w:t>
      </w:r>
      <w:r>
        <w:rPr>
          <w:rFonts w:ascii="Times New Roman" w:hAnsi="Times New Roman" w:cs="Times New Roman"/>
          <w:i/>
          <w:iCs/>
          <w:sz w:val="24"/>
          <w:szCs w:val="24"/>
        </w:rPr>
        <w:t>2.1.10. Màn hình chức năng Thống kê Doanh thu</w:t>
      </w:r>
    </w:p>
    <w:p w14:paraId="05979648" w14:textId="5706BB0F" w:rsidR="008327B3" w:rsidRDefault="008327B3" w:rsidP="008327B3">
      <w:pPr>
        <w:pStyle w:val="Heading4"/>
      </w:pPr>
      <w:bookmarkStart w:id="100" w:name="_Toc119108322"/>
      <w:r>
        <w:t>2.1.11. Thống kê sản phẩm bán chạy</w:t>
      </w:r>
      <w:bookmarkEnd w:id="100"/>
    </w:p>
    <w:p w14:paraId="38431E9E" w14:textId="5F116F7C" w:rsidR="00081A0F" w:rsidRPr="00081A0F" w:rsidRDefault="00081A0F" w:rsidP="00081A0F">
      <w:pPr>
        <w:rPr>
          <w:rFonts w:ascii="Times New Roman" w:hAnsi="Times New Roman" w:cs="Times New Roman"/>
        </w:rPr>
      </w:pPr>
      <w:r w:rsidRPr="0014005E">
        <w:rPr>
          <w:rFonts w:ascii="Times New Roman" w:hAnsi="Times New Roman" w:cs="Times New Roman"/>
        </w:rPr>
        <w:t>Yêu cầu đăng nhập bằng tài khoản quản lý hoặc nhân viên</w:t>
      </w:r>
    </w:p>
    <w:p w14:paraId="516339A7" w14:textId="54BC844D" w:rsidR="0041061A" w:rsidRDefault="0041061A" w:rsidP="0041061A">
      <w:r w:rsidRPr="0041061A">
        <w:rPr>
          <w:noProof/>
        </w:rPr>
        <w:drawing>
          <wp:inline distT="0" distB="0" distL="0" distR="0" wp14:anchorId="6FE2622F" wp14:editId="399347A9">
            <wp:extent cx="6120130" cy="2265680"/>
            <wp:effectExtent l="0" t="0" r="0" b="1270"/>
            <wp:docPr id="39" name="Picture 39" descr="Graphical user interface, text,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text, application, website&#10;&#10;Description automatically generated"/>
                    <pic:cNvPicPr/>
                  </pic:nvPicPr>
                  <pic:blipFill>
                    <a:blip r:embed="rId70"/>
                    <a:stretch>
                      <a:fillRect/>
                    </a:stretch>
                  </pic:blipFill>
                  <pic:spPr>
                    <a:xfrm>
                      <a:off x="0" y="0"/>
                      <a:ext cx="6120130" cy="2265680"/>
                    </a:xfrm>
                    <a:prstGeom prst="rect">
                      <a:avLst/>
                    </a:prstGeom>
                  </pic:spPr>
                </pic:pic>
              </a:graphicData>
            </a:graphic>
          </wp:inline>
        </w:drawing>
      </w:r>
    </w:p>
    <w:p w14:paraId="5F2C5257" w14:textId="326B0BE4" w:rsidR="00D17FB0" w:rsidRPr="0041061A" w:rsidRDefault="00D17FB0" w:rsidP="00D17FB0">
      <w:pPr>
        <w:jc w:val="center"/>
      </w:pPr>
      <w:r w:rsidRPr="00EF07FC">
        <w:rPr>
          <w:rFonts w:ascii="Times New Roman" w:hAnsi="Times New Roman" w:cs="Times New Roman"/>
          <w:i/>
          <w:iCs/>
          <w:sz w:val="24"/>
          <w:szCs w:val="24"/>
        </w:rPr>
        <w:t xml:space="preserve">Hình </w:t>
      </w:r>
      <w:r>
        <w:rPr>
          <w:rFonts w:ascii="Times New Roman" w:hAnsi="Times New Roman" w:cs="Times New Roman"/>
          <w:i/>
          <w:iCs/>
          <w:sz w:val="24"/>
          <w:szCs w:val="24"/>
        </w:rPr>
        <w:t>2.1.1</w:t>
      </w:r>
      <w:r w:rsidR="00101C97">
        <w:rPr>
          <w:rFonts w:ascii="Times New Roman" w:hAnsi="Times New Roman" w:cs="Times New Roman"/>
          <w:i/>
          <w:iCs/>
          <w:sz w:val="24"/>
          <w:szCs w:val="24"/>
        </w:rPr>
        <w:t>1</w:t>
      </w:r>
      <w:r>
        <w:rPr>
          <w:rFonts w:ascii="Times New Roman" w:hAnsi="Times New Roman" w:cs="Times New Roman"/>
          <w:i/>
          <w:iCs/>
          <w:sz w:val="24"/>
          <w:szCs w:val="24"/>
        </w:rPr>
        <w:t xml:space="preserve">. Màn hình chức năng Thống kê </w:t>
      </w:r>
      <w:r w:rsidR="00101C97">
        <w:rPr>
          <w:rFonts w:ascii="Times New Roman" w:hAnsi="Times New Roman" w:cs="Times New Roman"/>
          <w:i/>
          <w:iCs/>
          <w:sz w:val="24"/>
          <w:szCs w:val="24"/>
        </w:rPr>
        <w:t>Sản phẩm bán chạy</w:t>
      </w:r>
    </w:p>
    <w:p w14:paraId="61F519B4" w14:textId="26C58019" w:rsidR="00B66CEC" w:rsidRDefault="00853152">
      <w:pPr>
        <w:pStyle w:val="Heading3"/>
      </w:pPr>
      <w:bookmarkStart w:id="101" w:name="_Toc119108323"/>
      <w:r>
        <w:t>2.2 Các vấn đề thường gặp</w:t>
      </w:r>
      <w:bookmarkEnd w:id="101"/>
    </w:p>
    <w:p w14:paraId="01D01421" w14:textId="5675DEA8" w:rsidR="00F34F78" w:rsidRPr="00F34F78" w:rsidRDefault="00F34F78" w:rsidP="00F34F78">
      <w:pPr>
        <w:rPr>
          <w:rFonts w:ascii="Times New Roman" w:hAnsi="Times New Roman" w:cs="Times New Roman"/>
        </w:rPr>
      </w:pPr>
      <w:r w:rsidRPr="00F34F78">
        <w:rPr>
          <w:rFonts w:ascii="Times New Roman" w:hAnsi="Times New Roman" w:cs="Times New Roman"/>
        </w:rPr>
        <w:t>Tương tự với bất kỳ phần mềm hoặc website nào</w:t>
      </w:r>
      <w:r w:rsidR="00B75CF1">
        <w:rPr>
          <w:rFonts w:ascii="Times New Roman" w:hAnsi="Times New Roman" w:cs="Times New Roman"/>
        </w:rPr>
        <w:t xml:space="preserve"> khác</w:t>
      </w:r>
      <w:r w:rsidRPr="00F34F78">
        <w:rPr>
          <w:rFonts w:ascii="Times New Roman" w:hAnsi="Times New Roman" w:cs="Times New Roman"/>
        </w:rPr>
        <w:t xml:space="preserve">, thì dự án </w:t>
      </w:r>
      <w:r w:rsidRPr="00F34F78">
        <w:rPr>
          <w:rFonts w:ascii="Times New Roman" w:hAnsi="Times New Roman" w:cs="Times New Roman"/>
          <w:i/>
          <w:iCs/>
        </w:rPr>
        <w:t>Website bán sách trực tuyến NoName</w:t>
      </w:r>
      <w:r w:rsidRPr="00F34F78">
        <w:rPr>
          <w:rFonts w:ascii="Times New Roman" w:hAnsi="Times New Roman" w:cs="Times New Roman"/>
        </w:rPr>
        <w:t xml:space="preserve"> vẫn còn tồn đọng nhiều lỗi, và vẫn đang trong tiến trình bảo trì nhằm khắc phục triệt để các lỗi này. Cụ thể như sau:</w:t>
      </w:r>
    </w:p>
    <w:p w14:paraId="12E7EDED" w14:textId="2923795E" w:rsidR="00B66CEC" w:rsidRDefault="00853152">
      <w:pPr>
        <w:pStyle w:val="Heading4"/>
      </w:pPr>
      <w:bookmarkStart w:id="102" w:name="_Toc119108324"/>
      <w:r>
        <w:t xml:space="preserve">2.2.1 Lỗi </w:t>
      </w:r>
      <w:r w:rsidR="00F34F78">
        <w:t>không thông báo sai thông tin đăng nhập:</w:t>
      </w:r>
      <w:bookmarkEnd w:id="102"/>
    </w:p>
    <w:p w14:paraId="50F3DBD8" w14:textId="5AACFA64" w:rsidR="00F34F78" w:rsidRDefault="00996781" w:rsidP="00F34F78">
      <w:pPr>
        <w:rPr>
          <w:rFonts w:ascii="Times New Roman" w:hAnsi="Times New Roman" w:cs="Times New Roman"/>
        </w:rPr>
      </w:pPr>
      <w:r w:rsidRPr="00406A06">
        <w:rPr>
          <w:rFonts w:ascii="Times New Roman" w:hAnsi="Times New Roman" w:cs="Times New Roman"/>
          <w:i/>
          <w:iCs/>
        </w:rPr>
        <w:t>Mô tả</w:t>
      </w:r>
      <w:r>
        <w:rPr>
          <w:rFonts w:ascii="Times New Roman" w:hAnsi="Times New Roman" w:cs="Times New Roman"/>
        </w:rPr>
        <w:t xml:space="preserve">: </w:t>
      </w:r>
      <w:r w:rsidR="00F34F78" w:rsidRPr="00441655">
        <w:rPr>
          <w:rFonts w:ascii="Times New Roman" w:hAnsi="Times New Roman" w:cs="Times New Roman"/>
        </w:rPr>
        <w:t xml:space="preserve">Lỗi này xuất hiện khi người dùng nhập sai thông tin đăng nhập. </w:t>
      </w:r>
      <w:r w:rsidR="00FD6B95" w:rsidRPr="00441655">
        <w:rPr>
          <w:rFonts w:ascii="Times New Roman" w:hAnsi="Times New Roman" w:cs="Times New Roman"/>
        </w:rPr>
        <w:t xml:space="preserve">Thay vì sau khi người dùng nhập sai thông tin đăng nhập hoặc nhập phải thông tin không tồn tại trên cơ sở </w:t>
      </w:r>
      <w:r w:rsidR="00FD6B95" w:rsidRPr="00441655">
        <w:rPr>
          <w:rFonts w:ascii="Times New Roman" w:hAnsi="Times New Roman" w:cs="Times New Roman"/>
        </w:rPr>
        <w:lastRenderedPageBreak/>
        <w:t>dữ liệu của hệ thống</w:t>
      </w:r>
      <w:r w:rsidR="005F08AC" w:rsidRPr="00441655">
        <w:rPr>
          <w:rFonts w:ascii="Times New Roman" w:hAnsi="Times New Roman" w:cs="Times New Roman"/>
        </w:rPr>
        <w:t xml:space="preserve"> thì hệ thống sẽ phải báo lỗi và giữ nguyên ở giao diện đăng nhập để người dùng có thể nhập lại thông tin</w:t>
      </w:r>
      <w:r w:rsidR="00441655">
        <w:rPr>
          <w:rFonts w:ascii="Times New Roman" w:hAnsi="Times New Roman" w:cs="Times New Roman"/>
        </w:rPr>
        <w:t xml:space="preserve">, nhưng thực tế lại đưa người dùng trở ngược về trang chủ và người dùng nếu muốn quay lại giao diện đăng nhập thì phải nhấn </w:t>
      </w:r>
      <w:r w:rsidR="00441655" w:rsidRPr="00441655">
        <w:rPr>
          <w:rFonts w:ascii="Times New Roman" w:hAnsi="Times New Roman" w:cs="Times New Roman"/>
          <w:i/>
          <w:iCs/>
        </w:rPr>
        <w:t>Đăng nhập</w:t>
      </w:r>
      <w:r w:rsidR="00441655">
        <w:rPr>
          <w:rFonts w:ascii="Times New Roman" w:hAnsi="Times New Roman" w:cs="Times New Roman"/>
        </w:rPr>
        <w:t xml:space="preserve"> một cách thủ công</w:t>
      </w:r>
    </w:p>
    <w:p w14:paraId="141AAA95" w14:textId="1BF6AC79" w:rsidR="00BD4F4C" w:rsidRDefault="00BD4F4C" w:rsidP="00F34F78">
      <w:pPr>
        <w:rPr>
          <w:rFonts w:ascii="Times New Roman" w:hAnsi="Times New Roman" w:cs="Times New Roman"/>
        </w:rPr>
      </w:pPr>
      <w:r w:rsidRPr="00406A06">
        <w:rPr>
          <w:rFonts w:ascii="Times New Roman" w:hAnsi="Times New Roman" w:cs="Times New Roman"/>
          <w:i/>
          <w:iCs/>
        </w:rPr>
        <w:t>Chi tiết</w:t>
      </w:r>
      <w:r>
        <w:rPr>
          <w:rFonts w:ascii="Times New Roman" w:hAnsi="Times New Roman" w:cs="Times New Roman"/>
        </w:rPr>
        <w:t xml:space="preserve">: </w:t>
      </w:r>
      <w:hyperlink r:id="rId71" w:history="1">
        <w:r w:rsidR="00A70601" w:rsidRPr="00EA05F1">
          <w:rPr>
            <w:rStyle w:val="Hyperlink"/>
            <w:rFonts w:ascii="Times New Roman" w:hAnsi="Times New Roman" w:cs="Times New Roman"/>
            <w:i/>
            <w:iCs/>
          </w:rPr>
          <w:t>https://youtu.be/XL2vYVthZzI</w:t>
        </w:r>
      </w:hyperlink>
    </w:p>
    <w:p w14:paraId="669F6746" w14:textId="1272D804" w:rsidR="00B66CEC" w:rsidRPr="001C32F1" w:rsidRDefault="00A70601" w:rsidP="001C32F1">
      <w:pPr>
        <w:rPr>
          <w:rFonts w:ascii="Times New Roman" w:hAnsi="Times New Roman" w:cs="Times New Roman"/>
        </w:rPr>
      </w:pPr>
      <w:r w:rsidRPr="00406A06">
        <w:rPr>
          <w:rFonts w:ascii="Times New Roman" w:hAnsi="Times New Roman" w:cs="Times New Roman"/>
          <w:i/>
          <w:iCs/>
        </w:rPr>
        <w:t>Trạng thái</w:t>
      </w:r>
      <w:r>
        <w:rPr>
          <w:rFonts w:ascii="Times New Roman" w:hAnsi="Times New Roman" w:cs="Times New Roman"/>
        </w:rPr>
        <w:t>: Đang trong quá trình bảo trì, sửa chữa</w:t>
      </w:r>
    </w:p>
    <w:p w14:paraId="0C49E1E4" w14:textId="3F332BDD" w:rsidR="00B66CEC" w:rsidRDefault="00853152">
      <w:pPr>
        <w:pStyle w:val="Heading4"/>
      </w:pPr>
      <w:bookmarkStart w:id="103" w:name="_Toc119108325"/>
      <w:r>
        <w:t xml:space="preserve">2.2.2 Lỗi </w:t>
      </w:r>
      <w:r w:rsidR="00996781">
        <w:t xml:space="preserve">khi nhấn quá nhiều lần nút </w:t>
      </w:r>
      <w:r w:rsidR="00996781" w:rsidRPr="00054EAA">
        <w:rPr>
          <w:i/>
          <w:iCs w:val="0"/>
        </w:rPr>
        <w:t>Thanh toán</w:t>
      </w:r>
      <w:r w:rsidR="00996781">
        <w:t xml:space="preserve"> trong giao diện thanh toán sản phẩm</w:t>
      </w:r>
      <w:bookmarkEnd w:id="103"/>
    </w:p>
    <w:p w14:paraId="292688AA" w14:textId="53536E73" w:rsidR="00996781" w:rsidRDefault="00996781" w:rsidP="00996781">
      <w:pPr>
        <w:rPr>
          <w:rFonts w:ascii="Times New Roman" w:hAnsi="Times New Roman" w:cs="Times New Roman"/>
        </w:rPr>
      </w:pPr>
      <w:r w:rsidRPr="00406A06">
        <w:rPr>
          <w:rFonts w:ascii="Times New Roman" w:hAnsi="Times New Roman" w:cs="Times New Roman"/>
          <w:i/>
          <w:iCs/>
        </w:rPr>
        <w:t>Mô tả:</w:t>
      </w:r>
      <w:r w:rsidRPr="00996781">
        <w:rPr>
          <w:rFonts w:ascii="Times New Roman" w:hAnsi="Times New Roman" w:cs="Times New Roman"/>
        </w:rPr>
        <w:t xml:space="preserve"> </w:t>
      </w:r>
      <w:r w:rsidR="00A70601">
        <w:rPr>
          <w:rFonts w:ascii="Times New Roman" w:hAnsi="Times New Roman" w:cs="Times New Roman"/>
        </w:rPr>
        <w:t xml:space="preserve">Lỗi này xuất hiện khi người dùng với vai trò là khách hàng sau khi kiểm tra giỏ hàng và muốn thực hiện thanh toán. Khi đang ở giao diện trang </w:t>
      </w:r>
      <w:r w:rsidR="00A70601" w:rsidRPr="00054EAA">
        <w:rPr>
          <w:rFonts w:ascii="Times New Roman" w:hAnsi="Times New Roman" w:cs="Times New Roman"/>
          <w:i/>
          <w:iCs/>
        </w:rPr>
        <w:t>Thanh toán</w:t>
      </w:r>
      <w:r w:rsidR="00A70601">
        <w:rPr>
          <w:rFonts w:ascii="Times New Roman" w:hAnsi="Times New Roman" w:cs="Times New Roman"/>
        </w:rPr>
        <w:t xml:space="preserve">, việc nhấn quá nhiều lần nút </w:t>
      </w:r>
      <w:r w:rsidR="00A70601" w:rsidRPr="00054EAA">
        <w:rPr>
          <w:rFonts w:ascii="Times New Roman" w:hAnsi="Times New Roman" w:cs="Times New Roman"/>
          <w:i/>
          <w:iCs/>
        </w:rPr>
        <w:t>Thanh toán</w:t>
      </w:r>
      <w:r w:rsidR="00A70601">
        <w:rPr>
          <w:rFonts w:ascii="Times New Roman" w:hAnsi="Times New Roman" w:cs="Times New Roman"/>
        </w:rPr>
        <w:t xml:space="preserve"> để hệ thống tự gửi e-mail xác nhận sẽ làm cho trang web bị lỗi kết nối với cơ sở dữ liệu</w:t>
      </w:r>
    </w:p>
    <w:p w14:paraId="42C11069" w14:textId="7DCFB6F4" w:rsidR="00A70601" w:rsidRDefault="00A70601" w:rsidP="00996781">
      <w:pPr>
        <w:rPr>
          <w:rFonts w:ascii="Times New Roman" w:hAnsi="Times New Roman" w:cs="Times New Roman"/>
        </w:rPr>
      </w:pPr>
      <w:r w:rsidRPr="00406A06">
        <w:rPr>
          <w:rFonts w:ascii="Times New Roman" w:hAnsi="Times New Roman" w:cs="Times New Roman"/>
          <w:i/>
          <w:iCs/>
        </w:rPr>
        <w:t>Chi tiết</w:t>
      </w:r>
      <w:r>
        <w:rPr>
          <w:rFonts w:ascii="Times New Roman" w:hAnsi="Times New Roman" w:cs="Times New Roman"/>
        </w:rPr>
        <w:t xml:space="preserve">: </w:t>
      </w:r>
      <w:hyperlink r:id="rId72" w:history="1">
        <w:r w:rsidR="009824AB" w:rsidRPr="009824AB">
          <w:rPr>
            <w:rStyle w:val="Hyperlink"/>
            <w:rFonts w:ascii="Times New Roman" w:hAnsi="Times New Roman" w:cs="Times New Roman"/>
            <w:i/>
            <w:iCs/>
          </w:rPr>
          <w:t>https://youtu.be/ImeoPg0762c</w:t>
        </w:r>
      </w:hyperlink>
    </w:p>
    <w:p w14:paraId="02B893EA" w14:textId="561583EC" w:rsidR="00B66CEC" w:rsidRPr="001C32F1" w:rsidRDefault="00A70601" w:rsidP="001C32F1">
      <w:pPr>
        <w:rPr>
          <w:rFonts w:ascii="Times New Roman" w:hAnsi="Times New Roman" w:cs="Times New Roman"/>
        </w:rPr>
      </w:pPr>
      <w:r w:rsidRPr="00406A06">
        <w:rPr>
          <w:rFonts w:ascii="Times New Roman" w:hAnsi="Times New Roman" w:cs="Times New Roman"/>
          <w:i/>
          <w:iCs/>
        </w:rPr>
        <w:t>Trạng thái</w:t>
      </w:r>
      <w:r>
        <w:rPr>
          <w:rFonts w:ascii="Times New Roman" w:hAnsi="Times New Roman" w:cs="Times New Roman"/>
        </w:rPr>
        <w:t>: Đang trong quá trình bảo trì, sửa chữa</w:t>
      </w:r>
    </w:p>
    <w:p w14:paraId="7E0F2483" w14:textId="6830E959" w:rsidR="00B66CEC" w:rsidRDefault="00853152" w:rsidP="002507FE">
      <w:pPr>
        <w:pStyle w:val="Heading4"/>
      </w:pPr>
      <w:bookmarkStart w:id="104" w:name="_Toc119108326"/>
      <w:r>
        <w:t>2.2.3 Lỗi</w:t>
      </w:r>
      <w:r w:rsidR="002507FE">
        <w:t xml:space="preserve"> đăng xuất khi nhấn vào liên kết trang chủ trong giao diện chi tiết sản phẩm:</w:t>
      </w:r>
      <w:bookmarkEnd w:id="104"/>
    </w:p>
    <w:p w14:paraId="1E01B3DF" w14:textId="77777777" w:rsidR="00E97BA4" w:rsidRDefault="00E97BA4" w:rsidP="00E97BA4">
      <w:pPr>
        <w:rPr>
          <w:rFonts w:ascii="Times New Roman" w:hAnsi="Times New Roman" w:cs="Times New Roman"/>
        </w:rPr>
      </w:pPr>
      <w:r w:rsidRPr="00406A06">
        <w:rPr>
          <w:rFonts w:ascii="Times New Roman" w:hAnsi="Times New Roman" w:cs="Times New Roman"/>
          <w:i/>
          <w:iCs/>
        </w:rPr>
        <w:t>Mô tả</w:t>
      </w:r>
      <w:r w:rsidRPr="566A0EC5">
        <w:rPr>
          <w:rFonts w:ascii="Times New Roman" w:hAnsi="Times New Roman" w:cs="Times New Roman"/>
        </w:rPr>
        <w:t xml:space="preserve">: Khi khách hàng đã đăng nhập, truy cập vào một sản phẩm. Trong giao diện chi tiết sản phẩm đó, cuộn xuống cuối trang có một đường liên kết </w:t>
      </w:r>
      <w:r w:rsidRPr="566A0EC5">
        <w:rPr>
          <w:rFonts w:ascii="Times New Roman" w:hAnsi="Times New Roman" w:cs="Times New Roman"/>
          <w:i/>
          <w:iCs/>
        </w:rPr>
        <w:t>Trang chủ</w:t>
      </w:r>
      <w:r w:rsidRPr="566A0EC5">
        <w:rPr>
          <w:rFonts w:ascii="Times New Roman" w:hAnsi="Times New Roman" w:cs="Times New Roman"/>
        </w:rPr>
        <w:t>, mong muốn khi nhấn vào đường liên kết thì sẽ đưa khách hàng quay lại giao diện trang chủ. Tuy nhiên, thực tế khi nhấn vào thì có xảy ra quá trình quay trở lại giao diện trang chủ nhưng lại đăng xuất khách hàng ra khỏi phiên của mình ngoài ý muốn</w:t>
      </w:r>
    </w:p>
    <w:p w14:paraId="425E4196" w14:textId="36C1AC8A" w:rsidR="00E97BA4" w:rsidRDefault="00E97BA4" w:rsidP="00E97BA4">
      <w:pPr>
        <w:rPr>
          <w:rFonts w:ascii="Times New Roman" w:hAnsi="Times New Roman" w:cs="Times New Roman"/>
        </w:rPr>
      </w:pPr>
      <w:r w:rsidRPr="00406A06">
        <w:rPr>
          <w:rFonts w:ascii="Times New Roman" w:hAnsi="Times New Roman" w:cs="Times New Roman"/>
          <w:i/>
          <w:iCs/>
        </w:rPr>
        <w:t>Chi tiết</w:t>
      </w:r>
      <w:r w:rsidRPr="566A0EC5">
        <w:rPr>
          <w:rFonts w:ascii="Times New Roman" w:hAnsi="Times New Roman" w:cs="Times New Roman"/>
        </w:rPr>
        <w:t xml:space="preserve">: </w:t>
      </w:r>
      <w:hyperlink r:id="rId73" w:history="1">
        <w:r w:rsidR="007C6427" w:rsidRPr="005B061E">
          <w:rPr>
            <w:rStyle w:val="Hyperlink"/>
            <w:rFonts w:ascii="Times New Roman" w:hAnsi="Times New Roman" w:cs="Times New Roman"/>
            <w:i/>
            <w:iCs/>
          </w:rPr>
          <w:t>https://youtu.be/Koy6ipAp0HI</w:t>
        </w:r>
      </w:hyperlink>
    </w:p>
    <w:p w14:paraId="078A6D03" w14:textId="7482BAE7" w:rsidR="00B66CEC" w:rsidRDefault="00E97BA4" w:rsidP="00E97BA4">
      <w:pPr>
        <w:rPr>
          <w:rFonts w:ascii="Times New Roman" w:hAnsi="Times New Roman" w:cs="Times New Roman"/>
        </w:rPr>
      </w:pPr>
      <w:r w:rsidRPr="00406A06">
        <w:rPr>
          <w:rFonts w:ascii="Times New Roman" w:hAnsi="Times New Roman" w:cs="Times New Roman"/>
          <w:i/>
          <w:iCs/>
        </w:rPr>
        <w:t>Trạng thái:</w:t>
      </w:r>
      <w:r w:rsidRPr="566A0EC5">
        <w:rPr>
          <w:rFonts w:ascii="Times New Roman" w:hAnsi="Times New Roman" w:cs="Times New Roman"/>
        </w:rPr>
        <w:t xml:space="preserve"> Đang trong quá trình bảo trì, sửa chữa</w:t>
      </w:r>
    </w:p>
    <w:p w14:paraId="44DA31F3" w14:textId="77777777" w:rsidR="00406A06" w:rsidRDefault="00AF09ED" w:rsidP="00406A06">
      <w:pPr>
        <w:pStyle w:val="Heading4"/>
      </w:pPr>
      <w:bookmarkStart w:id="105" w:name="_Toc119108327"/>
      <w:r>
        <w:lastRenderedPageBreak/>
        <w:t xml:space="preserve">2.2.4. </w:t>
      </w:r>
      <w:r w:rsidR="00461378">
        <w:t>Một số t</w:t>
      </w:r>
      <w:r w:rsidR="00F85F83">
        <w:t xml:space="preserve">ính năng tìm kiếm </w:t>
      </w:r>
      <w:r w:rsidR="00406A06">
        <w:t>không hoạt động:</w:t>
      </w:r>
      <w:bookmarkEnd w:id="105"/>
    </w:p>
    <w:p w14:paraId="5C0B1609" w14:textId="7623CBFF" w:rsidR="004A12CC" w:rsidRDefault="00461378" w:rsidP="004A12CC">
      <w:pPr>
        <w:rPr>
          <w:rFonts w:ascii="Times New Roman" w:hAnsi="Times New Roman" w:cs="Times New Roman"/>
        </w:rPr>
      </w:pPr>
      <w:r>
        <w:rPr>
          <w:rFonts w:ascii="Times New Roman" w:hAnsi="Times New Roman" w:cs="Times New Roman"/>
        </w:rPr>
        <w:t xml:space="preserve"> </w:t>
      </w:r>
      <w:r w:rsidR="00734ED1" w:rsidRPr="0060138C">
        <w:rPr>
          <w:rFonts w:ascii="Times New Roman" w:hAnsi="Times New Roman" w:cs="Times New Roman"/>
          <w:i/>
          <w:iCs/>
        </w:rPr>
        <w:t>Mô tả</w:t>
      </w:r>
      <w:r w:rsidR="00734ED1">
        <w:rPr>
          <w:rFonts w:ascii="Times New Roman" w:hAnsi="Times New Roman" w:cs="Times New Roman"/>
        </w:rPr>
        <w:t xml:space="preserve">: trong giao diện </w:t>
      </w:r>
      <w:r w:rsidR="009F6780">
        <w:rPr>
          <w:rFonts w:ascii="Times New Roman" w:hAnsi="Times New Roman" w:cs="Times New Roman"/>
          <w:i/>
          <w:iCs/>
        </w:rPr>
        <w:t>T</w:t>
      </w:r>
      <w:r w:rsidR="00734ED1" w:rsidRPr="009F6780">
        <w:rPr>
          <w:rFonts w:ascii="Times New Roman" w:hAnsi="Times New Roman" w:cs="Times New Roman"/>
          <w:i/>
          <w:iCs/>
        </w:rPr>
        <w:t>hống kê doanh thu</w:t>
      </w:r>
      <w:r w:rsidR="009F6780">
        <w:rPr>
          <w:rFonts w:ascii="Times New Roman" w:hAnsi="Times New Roman" w:cs="Times New Roman"/>
        </w:rPr>
        <w:t xml:space="preserve">, </w:t>
      </w:r>
      <w:r w:rsidR="009F6780">
        <w:rPr>
          <w:rFonts w:ascii="Times New Roman" w:hAnsi="Times New Roman" w:cs="Times New Roman"/>
          <w:i/>
          <w:iCs/>
        </w:rPr>
        <w:t>Q</w:t>
      </w:r>
      <w:r w:rsidR="009F6780" w:rsidRPr="009F6780">
        <w:rPr>
          <w:rFonts w:ascii="Times New Roman" w:hAnsi="Times New Roman" w:cs="Times New Roman"/>
          <w:i/>
          <w:iCs/>
        </w:rPr>
        <w:t>uản lý đặt hàng</w:t>
      </w:r>
      <w:r w:rsidR="009F6780">
        <w:rPr>
          <w:rFonts w:ascii="Times New Roman" w:hAnsi="Times New Roman" w:cs="Times New Roman"/>
          <w:i/>
          <w:iCs/>
        </w:rPr>
        <w:t xml:space="preserve"> </w:t>
      </w:r>
      <w:r w:rsidR="009F6780">
        <w:rPr>
          <w:rFonts w:ascii="Times New Roman" w:hAnsi="Times New Roman" w:cs="Times New Roman"/>
        </w:rPr>
        <w:t xml:space="preserve">và </w:t>
      </w:r>
      <w:r w:rsidR="004A12CC">
        <w:rPr>
          <w:rFonts w:ascii="Times New Roman" w:hAnsi="Times New Roman" w:cs="Times New Roman"/>
          <w:i/>
          <w:iCs/>
        </w:rPr>
        <w:t>Quản lý người dùng</w:t>
      </w:r>
      <w:r w:rsidR="00734ED1">
        <w:rPr>
          <w:rFonts w:ascii="Times New Roman" w:hAnsi="Times New Roman" w:cs="Times New Roman"/>
        </w:rPr>
        <w:t xml:space="preserve"> (do tài khoản sở hữu quyền quản trị đăng nhập vào và truy cập), </w:t>
      </w:r>
      <w:r w:rsidR="004A12CC">
        <w:rPr>
          <w:rFonts w:ascii="Times New Roman" w:hAnsi="Times New Roman" w:cs="Times New Roman"/>
        </w:rPr>
        <w:t>tính năng tìm kiếm bằng các giá trị được nhập vào bị lỗi dẫn đến không hoạt động được.</w:t>
      </w:r>
    </w:p>
    <w:p w14:paraId="5655F29E" w14:textId="69CAC182" w:rsidR="003C3BFA" w:rsidRDefault="003C3BFA" w:rsidP="004A12CC">
      <w:pPr>
        <w:rPr>
          <w:rFonts w:ascii="Times New Roman" w:hAnsi="Times New Roman" w:cs="Times New Roman"/>
        </w:rPr>
      </w:pPr>
      <w:r w:rsidRPr="0060138C">
        <w:rPr>
          <w:rFonts w:ascii="Times New Roman" w:hAnsi="Times New Roman" w:cs="Times New Roman"/>
          <w:i/>
          <w:iCs/>
        </w:rPr>
        <w:t>Chi tiết</w:t>
      </w:r>
      <w:r>
        <w:rPr>
          <w:rFonts w:ascii="Times New Roman" w:hAnsi="Times New Roman" w:cs="Times New Roman"/>
        </w:rPr>
        <w:t>:</w:t>
      </w:r>
      <w:r w:rsidR="00EA172C">
        <w:rPr>
          <w:rFonts w:ascii="Times New Roman" w:hAnsi="Times New Roman" w:cs="Times New Roman"/>
        </w:rPr>
        <w:t xml:space="preserve"> </w:t>
      </w:r>
      <w:hyperlink r:id="rId74" w:history="1">
        <w:r w:rsidR="00A5216D" w:rsidRPr="00D57AF6">
          <w:rPr>
            <w:rStyle w:val="Hyperlink"/>
            <w:rFonts w:ascii="Times New Roman" w:hAnsi="Times New Roman" w:cs="Times New Roman"/>
            <w:i/>
            <w:iCs/>
          </w:rPr>
          <w:t>https://youtu.be/Apr3wrZ-eSA</w:t>
        </w:r>
      </w:hyperlink>
    </w:p>
    <w:p w14:paraId="61D391EE" w14:textId="7F162BF1" w:rsidR="003C3BFA" w:rsidRDefault="003C3BFA" w:rsidP="004A12CC">
      <w:pPr>
        <w:rPr>
          <w:rFonts w:ascii="Times New Roman" w:hAnsi="Times New Roman" w:cs="Times New Roman"/>
        </w:rPr>
      </w:pPr>
      <w:r w:rsidRPr="0060138C">
        <w:rPr>
          <w:rFonts w:ascii="Times New Roman" w:hAnsi="Times New Roman" w:cs="Times New Roman"/>
          <w:i/>
          <w:iCs/>
        </w:rPr>
        <w:t>Trạng thái</w:t>
      </w:r>
      <w:r>
        <w:rPr>
          <w:rFonts w:ascii="Times New Roman" w:hAnsi="Times New Roman" w:cs="Times New Roman"/>
        </w:rPr>
        <w:t>:</w:t>
      </w:r>
      <w:r w:rsidR="0060138C">
        <w:rPr>
          <w:rFonts w:ascii="Times New Roman" w:hAnsi="Times New Roman" w:cs="Times New Roman"/>
        </w:rPr>
        <w:t xml:space="preserve"> </w:t>
      </w:r>
      <w:r w:rsidR="0060138C" w:rsidRPr="566A0EC5">
        <w:rPr>
          <w:rFonts w:ascii="Times New Roman" w:hAnsi="Times New Roman" w:cs="Times New Roman"/>
        </w:rPr>
        <w:t>Đang trong quá trình bảo trì, sửa chữa</w:t>
      </w:r>
    </w:p>
    <w:p w14:paraId="439B9BA7" w14:textId="49D043A6" w:rsidR="00206EDC" w:rsidRPr="00E97BA4" w:rsidRDefault="00206EDC" w:rsidP="0060138C">
      <w:pPr>
        <w:rPr>
          <w:rFonts w:ascii="Times New Roman" w:hAnsi="Times New Roman" w:cs="Times New Roman"/>
        </w:rPr>
      </w:pPr>
      <w:r w:rsidRPr="0060138C">
        <w:rPr>
          <w:rFonts w:ascii="Times New Roman" w:hAnsi="Times New Roman" w:cs="Times New Roman"/>
          <w:b/>
          <w:bCs/>
        </w:rPr>
        <w:sym w:font="Wingdings" w:char="F0E0"/>
      </w:r>
      <w:r w:rsidR="00280A9D">
        <w:rPr>
          <w:rFonts w:ascii="Times New Roman" w:hAnsi="Times New Roman" w:cs="Times New Roman"/>
          <w:b/>
          <w:bCs/>
        </w:rPr>
        <w:t xml:space="preserve"> Kết luận:</w:t>
      </w:r>
      <w:r>
        <w:rPr>
          <w:rFonts w:ascii="Times New Roman" w:hAnsi="Times New Roman" w:cs="Times New Roman"/>
        </w:rPr>
        <w:t xml:space="preserve"> Đánh giá các lỗi kể trên xuất phát từ sự non </w:t>
      </w:r>
      <w:r w:rsidR="0060138C">
        <w:rPr>
          <w:rFonts w:ascii="Times New Roman" w:hAnsi="Times New Roman" w:cs="Times New Roman"/>
        </w:rPr>
        <w:t>yếu về trình độ kỹ thuật, sự chủ quan, và thời gian quá gấp rút trong khi số lượng nhân sự lại quá khiêm tốn</w:t>
      </w:r>
    </w:p>
    <w:p w14:paraId="2056592B" w14:textId="77777777" w:rsidR="000B5F5F" w:rsidRDefault="000B5F5F" w:rsidP="000B5F5F">
      <w:pPr>
        <w:pStyle w:val="Heading3"/>
      </w:pPr>
      <w:bookmarkStart w:id="106" w:name="_Toc119108328"/>
      <w:r>
        <w:t>2.3. Các tính năng chưa hoàn thiện:</w:t>
      </w:r>
      <w:bookmarkEnd w:id="106"/>
    </w:p>
    <w:p w14:paraId="2C30DB6A" w14:textId="62DEC172" w:rsidR="000B5F5F" w:rsidRDefault="000B5F5F" w:rsidP="000B5F5F">
      <w:pPr>
        <w:pStyle w:val="Heading4"/>
      </w:pPr>
      <w:bookmarkStart w:id="107" w:name="_Toc119108329"/>
      <w:r>
        <w:t>2.3.1. Thiết kế trang hiển thị thông tin cá nhân của khách hàng đã đăng nhập:</w:t>
      </w:r>
      <w:bookmarkEnd w:id="107"/>
    </w:p>
    <w:p w14:paraId="1B80ADB1" w14:textId="44DDBB08" w:rsidR="000B5F5F" w:rsidRDefault="000B5F5F" w:rsidP="000B5F5F">
      <w:pPr>
        <w:rPr>
          <w:rFonts w:ascii="Times New Roman" w:hAnsi="Times New Roman" w:cs="Times New Roman"/>
        </w:rPr>
      </w:pPr>
      <w:r w:rsidRPr="000B5F5F">
        <w:rPr>
          <w:rFonts w:ascii="Times New Roman" w:hAnsi="Times New Roman" w:cs="Times New Roman"/>
        </w:rPr>
        <w:t xml:space="preserve">- </w:t>
      </w:r>
      <w:r w:rsidRPr="000B5F5F">
        <w:rPr>
          <w:rFonts w:ascii="Times New Roman" w:hAnsi="Times New Roman" w:cs="Times New Roman"/>
          <w:i/>
          <w:iCs/>
        </w:rPr>
        <w:t>Mô tả</w:t>
      </w:r>
      <w:r>
        <w:rPr>
          <w:rFonts w:ascii="Times New Roman" w:hAnsi="Times New Roman" w:cs="Times New Roman"/>
        </w:rPr>
        <w:t xml:space="preserve">: chưa hoàn thiện kịp một trang hiển thị thông tin khách hàng đã đăng nhập, sau khi nhấn vào nút </w:t>
      </w:r>
      <w:r w:rsidRPr="000B5F5F">
        <w:rPr>
          <w:rFonts w:ascii="Times New Roman" w:hAnsi="Times New Roman" w:cs="Times New Roman"/>
          <w:i/>
          <w:iCs/>
        </w:rPr>
        <w:t>Chào `tên người dùng`</w:t>
      </w:r>
      <w:r>
        <w:rPr>
          <w:rFonts w:ascii="Times New Roman" w:hAnsi="Times New Roman" w:cs="Times New Roman"/>
        </w:rPr>
        <w:t xml:space="preserve"> ở giao diện trang chủ</w:t>
      </w:r>
    </w:p>
    <w:p w14:paraId="16B02BBA" w14:textId="43F97CDA" w:rsidR="000B5F5F" w:rsidRPr="000B5F5F" w:rsidRDefault="000B5F5F" w:rsidP="000B5F5F">
      <w:r>
        <w:rPr>
          <w:rFonts w:ascii="Times New Roman" w:hAnsi="Times New Roman" w:cs="Times New Roman"/>
        </w:rPr>
        <w:t xml:space="preserve">- </w:t>
      </w:r>
      <w:r>
        <w:rPr>
          <w:rFonts w:ascii="Times New Roman" w:hAnsi="Times New Roman" w:cs="Times New Roman"/>
          <w:i/>
          <w:iCs/>
        </w:rPr>
        <w:t>Trạng thái</w:t>
      </w:r>
      <w:r>
        <w:rPr>
          <w:rFonts w:ascii="Times New Roman" w:hAnsi="Times New Roman" w:cs="Times New Roman"/>
        </w:rPr>
        <w:t>: đang trong quá trình triển khai</w:t>
      </w:r>
    </w:p>
    <w:p w14:paraId="1DBC5CBA" w14:textId="77777777" w:rsidR="000B5F5F" w:rsidRDefault="000B5F5F" w:rsidP="000B5F5F">
      <w:pPr>
        <w:pStyle w:val="Heading4"/>
      </w:pPr>
      <w:bookmarkStart w:id="108" w:name="_Toc119108330"/>
      <w:r>
        <w:t>2.3.2. Triển khai trang web:</w:t>
      </w:r>
      <w:bookmarkEnd w:id="108"/>
    </w:p>
    <w:p w14:paraId="2D2F882C" w14:textId="77777777" w:rsidR="000B5F5F" w:rsidRDefault="000B5F5F" w:rsidP="000B5F5F">
      <w:pPr>
        <w:rPr>
          <w:rFonts w:ascii="Times New Roman" w:hAnsi="Times New Roman" w:cs="Times New Roman"/>
        </w:rPr>
      </w:pPr>
      <w:r w:rsidRPr="000B5F5F">
        <w:rPr>
          <w:rFonts w:ascii="Times New Roman" w:hAnsi="Times New Roman" w:cs="Times New Roman"/>
        </w:rPr>
        <w:t xml:space="preserve">- </w:t>
      </w:r>
      <w:r w:rsidRPr="000B5F5F">
        <w:rPr>
          <w:rFonts w:ascii="Times New Roman" w:hAnsi="Times New Roman" w:cs="Times New Roman"/>
          <w:i/>
          <w:iCs/>
        </w:rPr>
        <w:t>Mô tả</w:t>
      </w:r>
      <w:r>
        <w:rPr>
          <w:rFonts w:ascii="Times New Roman" w:hAnsi="Times New Roman" w:cs="Times New Roman"/>
        </w:rPr>
        <w:t>: chưa triển khai lưu trữ lên một máy chủ bên thứ ba để phục vụ cho việc kiểm tra mang tính thực tế hơn</w:t>
      </w:r>
    </w:p>
    <w:p w14:paraId="5D00481D" w14:textId="77777777" w:rsidR="00E07AC5" w:rsidRDefault="000B5F5F" w:rsidP="000B5F5F">
      <w:pPr>
        <w:rPr>
          <w:rFonts w:ascii="Times New Roman" w:hAnsi="Times New Roman" w:cs="Times New Roman"/>
        </w:rPr>
      </w:pPr>
      <w:r>
        <w:rPr>
          <w:rFonts w:ascii="Times New Roman" w:hAnsi="Times New Roman" w:cs="Times New Roman"/>
        </w:rPr>
        <w:t xml:space="preserve">- </w:t>
      </w:r>
      <w:r>
        <w:rPr>
          <w:rFonts w:ascii="Times New Roman" w:hAnsi="Times New Roman" w:cs="Times New Roman"/>
          <w:i/>
          <w:iCs/>
        </w:rPr>
        <w:t>Trạng thái</w:t>
      </w:r>
      <w:r>
        <w:rPr>
          <w:rFonts w:ascii="Times New Roman" w:hAnsi="Times New Roman" w:cs="Times New Roman"/>
        </w:rPr>
        <w:t xml:space="preserve">: đang trong quá trình triển khai </w:t>
      </w:r>
    </w:p>
    <w:p w14:paraId="4F01B533" w14:textId="0779207A" w:rsidR="00246B95" w:rsidRDefault="003D6556" w:rsidP="003D6556">
      <w:pPr>
        <w:pStyle w:val="Heading4"/>
      </w:pPr>
      <w:bookmarkStart w:id="109" w:name="_Toc119108331"/>
      <w:r>
        <w:t xml:space="preserve">2.3.3. Thiếu sót tính năng cấp lại mật khẩu </w:t>
      </w:r>
      <w:r w:rsidR="00246B95">
        <w:t>trong trường hợp người dùng quên mật khẩu</w:t>
      </w:r>
      <w:r w:rsidR="000E64E6">
        <w:t>:</w:t>
      </w:r>
      <w:bookmarkEnd w:id="109"/>
    </w:p>
    <w:p w14:paraId="5E6300F4" w14:textId="77777777" w:rsidR="009F1EDF" w:rsidRDefault="00246B95" w:rsidP="00246B95">
      <w:pPr>
        <w:rPr>
          <w:rFonts w:ascii="Times New Roman" w:hAnsi="Times New Roman" w:cs="Times New Roman"/>
        </w:rPr>
      </w:pPr>
      <w:r>
        <w:rPr>
          <w:rFonts w:ascii="Times New Roman" w:hAnsi="Times New Roman" w:cs="Times New Roman"/>
        </w:rPr>
        <w:t xml:space="preserve">- </w:t>
      </w:r>
      <w:r w:rsidRPr="009F1EDF">
        <w:rPr>
          <w:rFonts w:ascii="Times New Roman" w:hAnsi="Times New Roman" w:cs="Times New Roman"/>
          <w:i/>
          <w:iCs/>
        </w:rPr>
        <w:t>Mô tả:</w:t>
      </w:r>
      <w:r>
        <w:rPr>
          <w:rFonts w:ascii="Times New Roman" w:hAnsi="Times New Roman" w:cs="Times New Roman"/>
        </w:rPr>
        <w:t xml:space="preserve"> </w:t>
      </w:r>
      <w:r w:rsidR="007E41C8">
        <w:rPr>
          <w:rFonts w:ascii="Times New Roman" w:hAnsi="Times New Roman" w:cs="Times New Roman"/>
        </w:rPr>
        <w:t xml:space="preserve">phần đăng nhập bị thiếu đi </w:t>
      </w:r>
      <w:r w:rsidR="00A26369">
        <w:rPr>
          <w:rFonts w:ascii="Times New Roman" w:hAnsi="Times New Roman" w:cs="Times New Roman"/>
        </w:rPr>
        <w:t xml:space="preserve">một tính năng mang tính thiết yếu chính là </w:t>
      </w:r>
      <w:r w:rsidR="00715AFC">
        <w:rPr>
          <w:rFonts w:ascii="Times New Roman" w:hAnsi="Times New Roman" w:cs="Times New Roman"/>
        </w:rPr>
        <w:t>cấp lại mật khẩu trong trường hợp quên mất mật khẩu của tài khoản cá nhân</w:t>
      </w:r>
      <w:r w:rsidR="009F1EDF">
        <w:rPr>
          <w:rFonts w:ascii="Times New Roman" w:hAnsi="Times New Roman" w:cs="Times New Roman"/>
        </w:rPr>
        <w:t>. Đây là thiếu sót nghiêm trọng mà nhóm đã không để ý trong quá trình xây dựng dự án</w:t>
      </w:r>
    </w:p>
    <w:p w14:paraId="25E69303" w14:textId="77777777" w:rsidR="0031472B" w:rsidRDefault="009F1EDF" w:rsidP="00246B95">
      <w:pPr>
        <w:rPr>
          <w:rFonts w:ascii="Times New Roman" w:hAnsi="Times New Roman" w:cs="Times New Roman"/>
        </w:rPr>
      </w:pPr>
      <w:r>
        <w:rPr>
          <w:rFonts w:ascii="Times New Roman" w:hAnsi="Times New Roman" w:cs="Times New Roman"/>
        </w:rPr>
        <w:t xml:space="preserve">- </w:t>
      </w:r>
      <w:r w:rsidRPr="009F1EDF">
        <w:rPr>
          <w:rFonts w:ascii="Times New Roman" w:hAnsi="Times New Roman" w:cs="Times New Roman"/>
          <w:i/>
          <w:iCs/>
        </w:rPr>
        <w:t>Trạng thái:</w:t>
      </w:r>
      <w:r>
        <w:rPr>
          <w:rFonts w:ascii="Times New Roman" w:hAnsi="Times New Roman" w:cs="Times New Roman"/>
        </w:rPr>
        <w:t xml:space="preserve"> đang trong quá trình triển khai</w:t>
      </w:r>
    </w:p>
    <w:p w14:paraId="1E7D67D4" w14:textId="77777777" w:rsidR="00AD3D1B" w:rsidRDefault="0031472B" w:rsidP="00290EDF">
      <w:pPr>
        <w:pStyle w:val="Heading4"/>
      </w:pPr>
      <w:bookmarkStart w:id="110" w:name="_Toc119108332"/>
      <w:r>
        <w:lastRenderedPageBreak/>
        <w:t xml:space="preserve">2.3.4. Chưa phát triển </w:t>
      </w:r>
      <w:r w:rsidR="00FE5476">
        <w:t xml:space="preserve">được </w:t>
      </w:r>
      <w:r w:rsidR="00AD3D1B">
        <w:t>tính năng minh họa doanh thu bằng biểu đồ:</w:t>
      </w:r>
      <w:bookmarkEnd w:id="110"/>
    </w:p>
    <w:p w14:paraId="014007C9" w14:textId="464E02F1" w:rsidR="00D24230" w:rsidRDefault="00AD3D1B" w:rsidP="00246B95">
      <w:pPr>
        <w:rPr>
          <w:rFonts w:ascii="Times New Roman" w:hAnsi="Times New Roman" w:cs="Times New Roman"/>
        </w:rPr>
      </w:pPr>
      <w:r>
        <w:rPr>
          <w:rFonts w:ascii="Times New Roman" w:hAnsi="Times New Roman" w:cs="Times New Roman"/>
        </w:rPr>
        <w:t xml:space="preserve">- </w:t>
      </w:r>
      <w:r w:rsidRPr="00290EDF">
        <w:rPr>
          <w:rFonts w:ascii="Times New Roman" w:hAnsi="Times New Roman" w:cs="Times New Roman"/>
          <w:i/>
          <w:iCs/>
        </w:rPr>
        <w:t>Mô tả</w:t>
      </w:r>
      <w:r>
        <w:rPr>
          <w:rFonts w:ascii="Times New Roman" w:hAnsi="Times New Roman" w:cs="Times New Roman"/>
        </w:rPr>
        <w:t xml:space="preserve">: trong giao diện </w:t>
      </w:r>
      <w:r w:rsidR="009F6780" w:rsidRPr="009F6780">
        <w:rPr>
          <w:rFonts w:ascii="Times New Roman" w:hAnsi="Times New Roman" w:cs="Times New Roman"/>
          <w:i/>
          <w:iCs/>
        </w:rPr>
        <w:t>T</w:t>
      </w:r>
      <w:r w:rsidRPr="009F6780">
        <w:rPr>
          <w:rFonts w:ascii="Times New Roman" w:hAnsi="Times New Roman" w:cs="Times New Roman"/>
          <w:i/>
          <w:iCs/>
        </w:rPr>
        <w:t>hống kê doanh thu</w:t>
      </w:r>
      <w:r w:rsidR="00EE0E29">
        <w:rPr>
          <w:rFonts w:ascii="Times New Roman" w:hAnsi="Times New Roman" w:cs="Times New Roman"/>
        </w:rPr>
        <w:t xml:space="preserve"> (do tài khoản sở hữu quyền quản trị đăng nhập vào và truy cập)</w:t>
      </w:r>
      <w:r w:rsidR="00D24230">
        <w:rPr>
          <w:rFonts w:ascii="Times New Roman" w:hAnsi="Times New Roman" w:cs="Times New Roman"/>
        </w:rPr>
        <w:t>, vẫn chưa xây dựng tính năng minh họa doanh thu bằng biểu đồ trực quan</w:t>
      </w:r>
      <w:r w:rsidR="00EA6E51">
        <w:rPr>
          <w:rFonts w:ascii="Times New Roman" w:hAnsi="Times New Roman" w:cs="Times New Roman"/>
        </w:rPr>
        <w:t xml:space="preserve"> do trình độ kỹ thuật còn thấp</w:t>
      </w:r>
    </w:p>
    <w:p w14:paraId="6484B1C7" w14:textId="2330FF4C" w:rsidR="00B66CEC" w:rsidRPr="000B5F5F" w:rsidRDefault="00D24230" w:rsidP="00246B95">
      <w:r>
        <w:rPr>
          <w:rFonts w:ascii="Times New Roman" w:hAnsi="Times New Roman" w:cs="Times New Roman"/>
        </w:rPr>
        <w:t xml:space="preserve">- </w:t>
      </w:r>
      <w:r w:rsidR="00EA6E51" w:rsidRPr="00290EDF">
        <w:rPr>
          <w:rFonts w:ascii="Times New Roman" w:hAnsi="Times New Roman" w:cs="Times New Roman"/>
          <w:i/>
          <w:iCs/>
        </w:rPr>
        <w:t>Trạng thái</w:t>
      </w:r>
      <w:r w:rsidR="00EA6E51">
        <w:rPr>
          <w:rFonts w:ascii="Times New Roman" w:hAnsi="Times New Roman" w:cs="Times New Roman"/>
        </w:rPr>
        <w:t xml:space="preserve">: </w:t>
      </w:r>
      <w:r w:rsidR="00290EDF">
        <w:rPr>
          <w:rFonts w:ascii="Times New Roman" w:hAnsi="Times New Roman" w:cs="Times New Roman"/>
        </w:rPr>
        <w:t>tính năng đã không còn được xây dựng</w:t>
      </w:r>
      <w:r w:rsidR="000B5F5F" w:rsidRPr="000B5F5F">
        <w:br w:type="page"/>
      </w:r>
    </w:p>
    <w:p w14:paraId="51A50725" w14:textId="1B5C2E34" w:rsidR="00B66CEC" w:rsidRDefault="00087426">
      <w:pPr>
        <w:pStyle w:val="Heading1"/>
      </w:pPr>
      <w:bookmarkStart w:id="111" w:name="_Toc119108333"/>
      <w:r>
        <w:lastRenderedPageBreak/>
        <w:t>TÀI LIỆU THAM KHẢO</w:t>
      </w:r>
      <w:bookmarkEnd w:id="111"/>
    </w:p>
    <w:p w14:paraId="18B9BB6F" w14:textId="0B35A615" w:rsidR="009C520C" w:rsidRPr="009C520C" w:rsidRDefault="009C520C">
      <w:pPr>
        <w:ind w:firstLine="0"/>
      </w:pPr>
    </w:p>
    <w:tbl>
      <w:tblPr>
        <w:tblStyle w:val="TableGrid"/>
        <w:tblW w:w="0" w:type="auto"/>
        <w:tblLook w:val="04A0" w:firstRow="1" w:lastRow="0" w:firstColumn="1" w:lastColumn="0" w:noHBand="0" w:noVBand="1"/>
      </w:tblPr>
      <w:tblGrid>
        <w:gridCol w:w="3683"/>
        <w:gridCol w:w="5945"/>
      </w:tblGrid>
      <w:tr w:rsidR="009C520C" w:rsidRPr="009C520C" w14:paraId="1313F432" w14:textId="77777777" w:rsidTr="002004A0">
        <w:tc>
          <w:tcPr>
            <w:tcW w:w="3459" w:type="dxa"/>
            <w:shd w:val="clear" w:color="auto" w:fill="C9C9C9" w:themeFill="accent3" w:themeFillTint="99"/>
          </w:tcPr>
          <w:p w14:paraId="29448A38" w14:textId="4A3E83E3" w:rsidR="009C520C" w:rsidRPr="009C520C" w:rsidRDefault="009C520C" w:rsidP="009C520C">
            <w:pPr>
              <w:ind w:firstLine="0"/>
              <w:jc w:val="center"/>
              <w:rPr>
                <w:rFonts w:ascii="Times New Roman" w:hAnsi="Times New Roman" w:cs="Times New Roman"/>
                <w:b/>
                <w:bCs/>
              </w:rPr>
            </w:pPr>
            <w:r w:rsidRPr="009C520C">
              <w:rPr>
                <w:rFonts w:ascii="Times New Roman" w:hAnsi="Times New Roman" w:cs="Times New Roman"/>
                <w:b/>
                <w:bCs/>
              </w:rPr>
              <w:t>Đường dẫn</w:t>
            </w:r>
          </w:p>
        </w:tc>
        <w:tc>
          <w:tcPr>
            <w:tcW w:w="6034" w:type="dxa"/>
            <w:shd w:val="clear" w:color="auto" w:fill="C9C9C9" w:themeFill="accent3" w:themeFillTint="99"/>
          </w:tcPr>
          <w:p w14:paraId="4577571E" w14:textId="03707A5F" w:rsidR="009C520C" w:rsidRPr="009C520C" w:rsidRDefault="009C520C" w:rsidP="009C520C">
            <w:pPr>
              <w:ind w:firstLine="0"/>
              <w:jc w:val="center"/>
              <w:rPr>
                <w:rFonts w:ascii="Times New Roman" w:hAnsi="Times New Roman" w:cs="Times New Roman"/>
                <w:b/>
                <w:bCs/>
              </w:rPr>
            </w:pPr>
            <w:r w:rsidRPr="009C520C">
              <w:rPr>
                <w:rFonts w:ascii="Times New Roman" w:hAnsi="Times New Roman" w:cs="Times New Roman"/>
                <w:b/>
                <w:bCs/>
              </w:rPr>
              <w:t>Mô tả</w:t>
            </w:r>
          </w:p>
        </w:tc>
      </w:tr>
      <w:tr w:rsidR="009C520C" w14:paraId="1EE513B7" w14:textId="77777777" w:rsidTr="009C520C">
        <w:tc>
          <w:tcPr>
            <w:tcW w:w="3459" w:type="dxa"/>
          </w:tcPr>
          <w:p w14:paraId="7F8BDA22" w14:textId="6315759F" w:rsidR="009C520C" w:rsidRDefault="00000000">
            <w:pPr>
              <w:ind w:firstLine="0"/>
              <w:rPr>
                <w:rFonts w:ascii="Times New Roman" w:hAnsi="Times New Roman" w:cs="Times New Roman"/>
              </w:rPr>
            </w:pPr>
            <w:hyperlink r:id="rId75" w:history="1">
              <w:r w:rsidR="009A543B" w:rsidRPr="00876E80">
                <w:rPr>
                  <w:rStyle w:val="Hyperlink"/>
                  <w:rFonts w:ascii="Times New Roman" w:hAnsi="Times New Roman" w:cs="Times New Roman"/>
                </w:rPr>
                <w:t>https://www.php.net/docs.php</w:t>
              </w:r>
            </w:hyperlink>
          </w:p>
        </w:tc>
        <w:tc>
          <w:tcPr>
            <w:tcW w:w="6034" w:type="dxa"/>
          </w:tcPr>
          <w:p w14:paraId="333C3E7E" w14:textId="33F59BB0" w:rsidR="009C520C" w:rsidRDefault="009A543B">
            <w:pPr>
              <w:ind w:firstLine="0"/>
              <w:rPr>
                <w:rFonts w:ascii="Times New Roman" w:hAnsi="Times New Roman" w:cs="Times New Roman"/>
              </w:rPr>
            </w:pPr>
            <w:r>
              <w:rPr>
                <w:rFonts w:ascii="Times New Roman" w:hAnsi="Times New Roman" w:cs="Times New Roman"/>
              </w:rPr>
              <w:t>PHP Documentation</w:t>
            </w:r>
          </w:p>
        </w:tc>
      </w:tr>
      <w:tr w:rsidR="000B090E" w:rsidRPr="000B090E" w14:paraId="26536832" w14:textId="77777777" w:rsidTr="009C520C">
        <w:tc>
          <w:tcPr>
            <w:tcW w:w="3459" w:type="dxa"/>
          </w:tcPr>
          <w:p w14:paraId="745D87FC" w14:textId="753DA4A9" w:rsidR="000B090E" w:rsidRPr="000B090E" w:rsidRDefault="00000000">
            <w:pPr>
              <w:ind w:firstLine="0"/>
              <w:rPr>
                <w:rFonts w:ascii="Times New Roman" w:hAnsi="Times New Roman" w:cs="Times New Roman"/>
              </w:rPr>
            </w:pPr>
            <w:hyperlink r:id="rId76" w:history="1">
              <w:r w:rsidR="000B090E" w:rsidRPr="00C522F7">
                <w:rPr>
                  <w:rStyle w:val="Hyperlink"/>
                  <w:rFonts w:ascii="Times New Roman" w:hAnsi="Times New Roman" w:cs="Times New Roman"/>
                </w:rPr>
                <w:t>https://topdev.vn/blog/mo-hinh-mvc-trong-php/</w:t>
              </w:r>
            </w:hyperlink>
          </w:p>
        </w:tc>
        <w:tc>
          <w:tcPr>
            <w:tcW w:w="6034" w:type="dxa"/>
          </w:tcPr>
          <w:p w14:paraId="4336BF3D" w14:textId="4343FD84" w:rsidR="000B090E" w:rsidRPr="000B090E" w:rsidRDefault="000B090E">
            <w:pPr>
              <w:ind w:firstLine="0"/>
              <w:rPr>
                <w:rFonts w:ascii="Times New Roman" w:hAnsi="Times New Roman" w:cs="Times New Roman"/>
              </w:rPr>
            </w:pPr>
            <w:r>
              <w:rPr>
                <w:rFonts w:ascii="Times New Roman" w:hAnsi="Times New Roman" w:cs="Times New Roman"/>
              </w:rPr>
              <w:t xml:space="preserve">Tài liệu MVC - </w:t>
            </w:r>
            <w:r w:rsidRPr="00BD02B8">
              <w:rPr>
                <w:rFonts w:ascii="Times New Roman" w:hAnsi="Times New Roman" w:cs="Times New Roman"/>
                <w:i/>
                <w:iCs/>
              </w:rPr>
              <w:t>TopDev</w:t>
            </w:r>
          </w:p>
        </w:tc>
      </w:tr>
      <w:tr w:rsidR="009C520C" w14:paraId="35CF5D22" w14:textId="77777777" w:rsidTr="009C520C">
        <w:tc>
          <w:tcPr>
            <w:tcW w:w="3459" w:type="dxa"/>
          </w:tcPr>
          <w:p w14:paraId="55320382" w14:textId="55553DA6" w:rsidR="009C520C" w:rsidRDefault="00000000">
            <w:pPr>
              <w:ind w:firstLine="0"/>
              <w:rPr>
                <w:rFonts w:ascii="Times New Roman" w:hAnsi="Times New Roman" w:cs="Times New Roman"/>
              </w:rPr>
            </w:pPr>
            <w:hyperlink r:id="rId77" w:history="1">
              <w:r w:rsidR="009A543B" w:rsidRPr="00B26E2C">
                <w:rPr>
                  <w:rStyle w:val="Hyperlink"/>
                  <w:rFonts w:ascii="Times New Roman" w:hAnsi="Times New Roman" w:cs="Times New Roman"/>
                </w:rPr>
                <w:t>https://vi.wikipedia.org/wiki/Tiki</w:t>
              </w:r>
            </w:hyperlink>
          </w:p>
        </w:tc>
        <w:tc>
          <w:tcPr>
            <w:tcW w:w="6034" w:type="dxa"/>
          </w:tcPr>
          <w:p w14:paraId="7ABD7C9F" w14:textId="58129E25" w:rsidR="009C520C" w:rsidRDefault="009A543B" w:rsidP="00AE2D9D">
            <w:pPr>
              <w:tabs>
                <w:tab w:val="left" w:pos="1308"/>
              </w:tabs>
              <w:ind w:firstLine="0"/>
              <w:rPr>
                <w:rFonts w:ascii="Times New Roman" w:hAnsi="Times New Roman" w:cs="Times New Roman"/>
              </w:rPr>
            </w:pPr>
            <w:r>
              <w:rPr>
                <w:rFonts w:ascii="Times New Roman" w:hAnsi="Times New Roman" w:cs="Times New Roman"/>
              </w:rPr>
              <w:t xml:space="preserve">Giới thiệu về </w:t>
            </w:r>
            <w:r w:rsidRPr="00BD02B8">
              <w:rPr>
                <w:rFonts w:ascii="Times New Roman" w:hAnsi="Times New Roman" w:cs="Times New Roman"/>
                <w:i/>
                <w:iCs/>
              </w:rPr>
              <w:t>Tiki</w:t>
            </w:r>
          </w:p>
        </w:tc>
      </w:tr>
      <w:tr w:rsidR="009A543B" w14:paraId="05FBFDEF" w14:textId="77777777" w:rsidTr="009C520C">
        <w:tc>
          <w:tcPr>
            <w:tcW w:w="3459" w:type="dxa"/>
          </w:tcPr>
          <w:p w14:paraId="1B902744" w14:textId="2F496941" w:rsidR="009A543B" w:rsidRDefault="00000000">
            <w:pPr>
              <w:ind w:firstLine="0"/>
              <w:rPr>
                <w:rFonts w:ascii="Times New Roman" w:hAnsi="Times New Roman" w:cs="Times New Roman"/>
              </w:rPr>
            </w:pPr>
            <w:hyperlink r:id="rId78" w:history="1">
              <w:r w:rsidR="009A543B" w:rsidRPr="00B26E2C">
                <w:rPr>
                  <w:rStyle w:val="Hyperlink"/>
                  <w:rFonts w:ascii="Times New Roman" w:hAnsi="Times New Roman" w:cs="Times New Roman"/>
                </w:rPr>
                <w:t>https://hvnetgroup.vn/du-an/Rodbooks</w:t>
              </w:r>
            </w:hyperlink>
          </w:p>
        </w:tc>
        <w:tc>
          <w:tcPr>
            <w:tcW w:w="6034" w:type="dxa"/>
          </w:tcPr>
          <w:p w14:paraId="043F285C" w14:textId="1ADE4FB9" w:rsidR="009A543B" w:rsidRDefault="009A543B" w:rsidP="009A543B">
            <w:pPr>
              <w:ind w:firstLine="0"/>
              <w:rPr>
                <w:rFonts w:ascii="Times New Roman" w:hAnsi="Times New Roman" w:cs="Times New Roman"/>
              </w:rPr>
            </w:pPr>
            <w:r>
              <w:rPr>
                <w:rFonts w:ascii="Times New Roman" w:hAnsi="Times New Roman" w:cs="Times New Roman"/>
              </w:rPr>
              <w:t xml:space="preserve">Giới thiệu về </w:t>
            </w:r>
            <w:r w:rsidRPr="00BD02B8">
              <w:rPr>
                <w:rFonts w:ascii="Times New Roman" w:hAnsi="Times New Roman" w:cs="Times New Roman"/>
                <w:i/>
                <w:iCs/>
              </w:rPr>
              <w:t>Rodbooks Store</w:t>
            </w:r>
          </w:p>
        </w:tc>
      </w:tr>
      <w:tr w:rsidR="009A543B" w14:paraId="0382DD40" w14:textId="77777777" w:rsidTr="009C520C">
        <w:tc>
          <w:tcPr>
            <w:tcW w:w="3459" w:type="dxa"/>
          </w:tcPr>
          <w:p w14:paraId="6ABDF5C0" w14:textId="3C9AAB45" w:rsidR="009A543B" w:rsidRDefault="00000000">
            <w:pPr>
              <w:ind w:firstLine="0"/>
              <w:rPr>
                <w:rFonts w:ascii="Times New Roman" w:hAnsi="Times New Roman" w:cs="Times New Roman"/>
              </w:rPr>
            </w:pPr>
            <w:hyperlink r:id="rId79" w:history="1">
              <w:r w:rsidR="009A543B" w:rsidRPr="00B26E2C">
                <w:rPr>
                  <w:rStyle w:val="Hyperlink"/>
                  <w:rFonts w:ascii="Times New Roman" w:hAnsi="Times New Roman" w:cs="Times New Roman"/>
                </w:rPr>
                <w:t>https://thanhnien.vn/nam-2021-bung-no-xu-huong-mua-sam-online-nen-tang-thuong-mai-dien-tu-len-ngoi-post1420475.html</w:t>
              </w:r>
            </w:hyperlink>
          </w:p>
        </w:tc>
        <w:tc>
          <w:tcPr>
            <w:tcW w:w="6034" w:type="dxa"/>
          </w:tcPr>
          <w:p w14:paraId="1489BF76" w14:textId="4023995A" w:rsidR="009A543B" w:rsidRDefault="004849C6" w:rsidP="009A543B">
            <w:pPr>
              <w:ind w:firstLine="0"/>
              <w:rPr>
                <w:rFonts w:ascii="Times New Roman" w:hAnsi="Times New Roman" w:cs="Times New Roman"/>
              </w:rPr>
            </w:pPr>
            <w:r>
              <w:rPr>
                <w:rFonts w:ascii="Times New Roman" w:hAnsi="Times New Roman" w:cs="Times New Roman"/>
              </w:rPr>
              <w:t xml:space="preserve">“Năm 2021 bùng nổ xu hướng mua sắm online, nền tảng thương mại điện tử `lên ngôi` ”– </w:t>
            </w:r>
            <w:r w:rsidRPr="007D2265">
              <w:rPr>
                <w:rFonts w:ascii="Times New Roman" w:hAnsi="Times New Roman" w:cs="Times New Roman"/>
                <w:i/>
                <w:iCs/>
              </w:rPr>
              <w:t>Báo Thanh Niên</w:t>
            </w:r>
          </w:p>
        </w:tc>
      </w:tr>
    </w:tbl>
    <w:p w14:paraId="68250630" w14:textId="77777777" w:rsidR="00A7667A" w:rsidRPr="009C520C" w:rsidRDefault="00A7667A">
      <w:pPr>
        <w:ind w:firstLine="0"/>
        <w:rPr>
          <w:rFonts w:ascii="Times New Roman" w:hAnsi="Times New Roman" w:cs="Times New Roman"/>
        </w:rPr>
      </w:pPr>
    </w:p>
    <w:p w14:paraId="12E8DB85" w14:textId="0BB324C2" w:rsidR="001111AB" w:rsidRDefault="001111AB">
      <w:r>
        <w:br w:type="page"/>
      </w:r>
    </w:p>
    <w:p w14:paraId="7295F00E" w14:textId="6BBACFC1" w:rsidR="009C520C" w:rsidRDefault="00087426" w:rsidP="00087426">
      <w:pPr>
        <w:pStyle w:val="Heading1"/>
      </w:pPr>
      <w:bookmarkStart w:id="112" w:name="_Toc119108334"/>
      <w:r>
        <w:lastRenderedPageBreak/>
        <w:t>CHÚ THÍCH</w:t>
      </w:r>
      <w:bookmarkEnd w:id="112"/>
    </w:p>
    <w:p w14:paraId="78C11AD1" w14:textId="6A0E9A96" w:rsidR="00087426" w:rsidRDefault="0096246C" w:rsidP="0096246C">
      <w:pPr>
        <w:pStyle w:val="Heading4"/>
      </w:pPr>
      <w:bookmarkStart w:id="113" w:name="_Toc119108335"/>
      <w:r>
        <w:t>Liên kết</w:t>
      </w:r>
      <w:bookmarkEnd w:id="113"/>
    </w:p>
    <w:tbl>
      <w:tblPr>
        <w:tblStyle w:val="TableGrid"/>
        <w:tblW w:w="0" w:type="auto"/>
        <w:tblLayout w:type="fixed"/>
        <w:tblLook w:val="04A0" w:firstRow="1" w:lastRow="0" w:firstColumn="1" w:lastColumn="0" w:noHBand="0" w:noVBand="1"/>
      </w:tblPr>
      <w:tblGrid>
        <w:gridCol w:w="4106"/>
        <w:gridCol w:w="3855"/>
        <w:gridCol w:w="1667"/>
      </w:tblGrid>
      <w:tr w:rsidR="00F36AB5" w:rsidRPr="0046755F" w14:paraId="6F747D78" w14:textId="77777777" w:rsidTr="003677AB">
        <w:tc>
          <w:tcPr>
            <w:tcW w:w="4106" w:type="dxa"/>
            <w:shd w:val="clear" w:color="auto" w:fill="AEAAAA" w:themeFill="background2" w:themeFillShade="BF"/>
          </w:tcPr>
          <w:p w14:paraId="248FF091" w14:textId="4DA1ABA9" w:rsidR="00F36AB5" w:rsidRPr="0046755F" w:rsidRDefault="00F36AB5" w:rsidP="0046755F">
            <w:pPr>
              <w:ind w:firstLine="0"/>
              <w:jc w:val="center"/>
              <w:rPr>
                <w:rFonts w:ascii="Times New Roman" w:hAnsi="Times New Roman" w:cs="Times New Roman"/>
                <w:b/>
                <w:bCs/>
              </w:rPr>
            </w:pPr>
            <w:r w:rsidRPr="0046755F">
              <w:rPr>
                <w:rFonts w:ascii="Times New Roman" w:hAnsi="Times New Roman" w:cs="Times New Roman"/>
                <w:b/>
                <w:bCs/>
              </w:rPr>
              <w:t>Đường dẫn</w:t>
            </w:r>
          </w:p>
        </w:tc>
        <w:tc>
          <w:tcPr>
            <w:tcW w:w="3855" w:type="dxa"/>
            <w:shd w:val="clear" w:color="auto" w:fill="AEAAAA" w:themeFill="background2" w:themeFillShade="BF"/>
          </w:tcPr>
          <w:p w14:paraId="410CAB30" w14:textId="71CAC4A1" w:rsidR="00F36AB5" w:rsidRPr="0046755F" w:rsidRDefault="00F36AB5" w:rsidP="0046755F">
            <w:pPr>
              <w:ind w:firstLine="0"/>
              <w:jc w:val="center"/>
              <w:rPr>
                <w:rFonts w:ascii="Times New Roman" w:hAnsi="Times New Roman" w:cs="Times New Roman"/>
                <w:b/>
                <w:bCs/>
              </w:rPr>
            </w:pPr>
            <w:r w:rsidRPr="0046755F">
              <w:rPr>
                <w:rFonts w:ascii="Times New Roman" w:hAnsi="Times New Roman" w:cs="Times New Roman"/>
                <w:b/>
                <w:bCs/>
              </w:rPr>
              <w:t>Chú thích</w:t>
            </w:r>
          </w:p>
        </w:tc>
        <w:tc>
          <w:tcPr>
            <w:tcW w:w="1667" w:type="dxa"/>
            <w:shd w:val="clear" w:color="auto" w:fill="AEAAAA" w:themeFill="background2" w:themeFillShade="BF"/>
          </w:tcPr>
          <w:p w14:paraId="1E103957" w14:textId="53CCC824" w:rsidR="00F36AB5" w:rsidRPr="0046755F" w:rsidRDefault="00F36AB5" w:rsidP="0046755F">
            <w:pPr>
              <w:ind w:firstLine="0"/>
              <w:jc w:val="center"/>
              <w:rPr>
                <w:rFonts w:ascii="Times New Roman" w:hAnsi="Times New Roman" w:cs="Times New Roman"/>
                <w:b/>
                <w:bCs/>
              </w:rPr>
            </w:pPr>
            <w:r w:rsidRPr="0046755F">
              <w:rPr>
                <w:rFonts w:ascii="Times New Roman" w:hAnsi="Times New Roman" w:cs="Times New Roman"/>
                <w:b/>
                <w:bCs/>
              </w:rPr>
              <w:t>Trang</w:t>
            </w:r>
          </w:p>
        </w:tc>
      </w:tr>
      <w:tr w:rsidR="00F36AB5" w:rsidRPr="0046755F" w14:paraId="097898B7" w14:textId="77777777" w:rsidTr="003677AB">
        <w:tc>
          <w:tcPr>
            <w:tcW w:w="4106" w:type="dxa"/>
          </w:tcPr>
          <w:p w14:paraId="62FE4DA4" w14:textId="326B4318" w:rsidR="00F36AB5" w:rsidRPr="0046755F" w:rsidRDefault="00000000" w:rsidP="0046755F">
            <w:pPr>
              <w:ind w:firstLine="0"/>
              <w:jc w:val="left"/>
              <w:rPr>
                <w:rFonts w:ascii="Times New Roman" w:hAnsi="Times New Roman" w:cs="Times New Roman"/>
              </w:rPr>
            </w:pPr>
            <w:hyperlink r:id="rId80" w:history="1">
              <w:r w:rsidR="009D534B" w:rsidRPr="0046755F">
                <w:rPr>
                  <w:rStyle w:val="Hyperlink"/>
                  <w:rFonts w:ascii="Times New Roman" w:hAnsi="Times New Roman" w:cs="Times New Roman"/>
                  <w:color w:val="auto"/>
                  <w:u w:val="none"/>
                </w:rPr>
                <w:t>https://vi.wikipedia.org/wiki/Tiki</w:t>
              </w:r>
            </w:hyperlink>
          </w:p>
        </w:tc>
        <w:tc>
          <w:tcPr>
            <w:tcW w:w="3855" w:type="dxa"/>
          </w:tcPr>
          <w:p w14:paraId="50F57FE4" w14:textId="09F17681" w:rsidR="00F36AB5" w:rsidRPr="0046755F" w:rsidRDefault="006E72D7" w:rsidP="0046755F">
            <w:pPr>
              <w:ind w:firstLine="0"/>
              <w:jc w:val="left"/>
              <w:rPr>
                <w:rFonts w:ascii="Times New Roman" w:hAnsi="Times New Roman" w:cs="Times New Roman"/>
              </w:rPr>
            </w:pPr>
            <w:r w:rsidRPr="0046755F">
              <w:rPr>
                <w:rFonts w:ascii="Times New Roman" w:hAnsi="Times New Roman" w:cs="Times New Roman"/>
              </w:rPr>
              <w:t>Thông tin về Tiki</w:t>
            </w:r>
          </w:p>
        </w:tc>
        <w:tc>
          <w:tcPr>
            <w:tcW w:w="1667" w:type="dxa"/>
          </w:tcPr>
          <w:p w14:paraId="75383C92" w14:textId="51FCBC28" w:rsidR="00F36AB5" w:rsidRPr="0046755F" w:rsidRDefault="006E72D7" w:rsidP="0046755F">
            <w:pPr>
              <w:ind w:firstLine="0"/>
              <w:jc w:val="center"/>
              <w:rPr>
                <w:rFonts w:ascii="Times New Roman" w:hAnsi="Times New Roman" w:cs="Times New Roman"/>
              </w:rPr>
            </w:pPr>
            <w:r w:rsidRPr="0046755F">
              <w:rPr>
                <w:rFonts w:ascii="Times New Roman" w:hAnsi="Times New Roman" w:cs="Times New Roman"/>
              </w:rPr>
              <w:t>10</w:t>
            </w:r>
          </w:p>
        </w:tc>
      </w:tr>
      <w:tr w:rsidR="00F36AB5" w:rsidRPr="0046755F" w14:paraId="6B737D69" w14:textId="77777777" w:rsidTr="003677AB">
        <w:tc>
          <w:tcPr>
            <w:tcW w:w="4106" w:type="dxa"/>
          </w:tcPr>
          <w:p w14:paraId="728758B4" w14:textId="3EE830E0" w:rsidR="00F36AB5" w:rsidRPr="0046755F" w:rsidRDefault="00000000" w:rsidP="0046755F">
            <w:pPr>
              <w:ind w:firstLine="0"/>
              <w:jc w:val="left"/>
              <w:rPr>
                <w:rFonts w:ascii="Times New Roman" w:hAnsi="Times New Roman" w:cs="Times New Roman"/>
              </w:rPr>
            </w:pPr>
            <w:hyperlink r:id="rId81" w:history="1">
              <w:r w:rsidR="00FB63C0" w:rsidRPr="0046755F">
                <w:rPr>
                  <w:rStyle w:val="Hyperlink"/>
                  <w:rFonts w:ascii="Times New Roman" w:hAnsi="Times New Roman" w:cs="Times New Roman"/>
                  <w:color w:val="auto"/>
                  <w:u w:val="none"/>
                </w:rPr>
                <w:t>https://hvnetgroup.vn/du-an/Rodbooks</w:t>
              </w:r>
            </w:hyperlink>
          </w:p>
        </w:tc>
        <w:tc>
          <w:tcPr>
            <w:tcW w:w="3855" w:type="dxa"/>
          </w:tcPr>
          <w:p w14:paraId="4D62E262" w14:textId="3BAD0A21" w:rsidR="00F36AB5" w:rsidRPr="0046755F" w:rsidRDefault="00FB63C0" w:rsidP="0046755F">
            <w:pPr>
              <w:ind w:firstLine="0"/>
              <w:jc w:val="left"/>
              <w:rPr>
                <w:rFonts w:ascii="Times New Roman" w:hAnsi="Times New Roman" w:cs="Times New Roman"/>
              </w:rPr>
            </w:pPr>
            <w:r w:rsidRPr="0046755F">
              <w:rPr>
                <w:rFonts w:ascii="Times New Roman" w:hAnsi="Times New Roman" w:cs="Times New Roman"/>
              </w:rPr>
              <w:t>Thông tin về Rodbooks</w:t>
            </w:r>
          </w:p>
        </w:tc>
        <w:tc>
          <w:tcPr>
            <w:tcW w:w="1667" w:type="dxa"/>
          </w:tcPr>
          <w:p w14:paraId="6593A024" w14:textId="231BB12F" w:rsidR="00F36AB5" w:rsidRPr="0046755F" w:rsidRDefault="00FB63C0" w:rsidP="0046755F">
            <w:pPr>
              <w:ind w:firstLine="0"/>
              <w:jc w:val="center"/>
              <w:rPr>
                <w:rFonts w:ascii="Times New Roman" w:hAnsi="Times New Roman" w:cs="Times New Roman"/>
              </w:rPr>
            </w:pPr>
            <w:r w:rsidRPr="0046755F">
              <w:rPr>
                <w:rFonts w:ascii="Times New Roman" w:hAnsi="Times New Roman" w:cs="Times New Roman"/>
              </w:rPr>
              <w:t>10</w:t>
            </w:r>
          </w:p>
        </w:tc>
      </w:tr>
      <w:tr w:rsidR="00F36AB5" w:rsidRPr="0046755F" w14:paraId="17922AA1" w14:textId="77777777" w:rsidTr="003677AB">
        <w:tc>
          <w:tcPr>
            <w:tcW w:w="4106" w:type="dxa"/>
          </w:tcPr>
          <w:p w14:paraId="489F1A68" w14:textId="3FCB18D4" w:rsidR="00F36AB5" w:rsidRPr="0046755F" w:rsidRDefault="00000000" w:rsidP="0046755F">
            <w:pPr>
              <w:ind w:firstLine="0"/>
              <w:jc w:val="left"/>
              <w:rPr>
                <w:rFonts w:ascii="Times New Roman" w:hAnsi="Times New Roman" w:cs="Times New Roman"/>
              </w:rPr>
            </w:pPr>
            <w:hyperlink r:id="rId82" w:history="1">
              <w:r w:rsidR="003761AB" w:rsidRPr="0046755F">
                <w:rPr>
                  <w:rStyle w:val="Hyperlink"/>
                  <w:rFonts w:ascii="Times New Roman" w:hAnsi="Times New Roman" w:cs="Times New Roman"/>
                  <w:color w:val="auto"/>
                  <w:u w:val="none"/>
                </w:rPr>
                <w:t>https://thanhnien.vn/nam-2021-bung-no-xu-huong-mua-sam-online-nen-tang-thuong-mai-dien-tu-len-ngoi-post1420475.html</w:t>
              </w:r>
            </w:hyperlink>
          </w:p>
        </w:tc>
        <w:tc>
          <w:tcPr>
            <w:tcW w:w="3855" w:type="dxa"/>
          </w:tcPr>
          <w:p w14:paraId="1AC4EBF7" w14:textId="798A979B" w:rsidR="00F36AB5" w:rsidRPr="0046755F" w:rsidRDefault="003761AB" w:rsidP="0046755F">
            <w:pPr>
              <w:ind w:firstLine="0"/>
              <w:jc w:val="left"/>
              <w:rPr>
                <w:rFonts w:ascii="Times New Roman" w:hAnsi="Times New Roman" w:cs="Times New Roman"/>
              </w:rPr>
            </w:pPr>
            <w:r w:rsidRPr="0046755F">
              <w:rPr>
                <w:rFonts w:ascii="Times New Roman" w:hAnsi="Times New Roman" w:cs="Times New Roman"/>
              </w:rPr>
              <w:t>Minh họa quy mô thị trường thương mại điện tử ở Việt Nam</w:t>
            </w:r>
          </w:p>
        </w:tc>
        <w:tc>
          <w:tcPr>
            <w:tcW w:w="1667" w:type="dxa"/>
          </w:tcPr>
          <w:p w14:paraId="0F9D1097" w14:textId="6B5C5108" w:rsidR="003761AB" w:rsidRPr="0046755F" w:rsidRDefault="003761AB" w:rsidP="0046755F">
            <w:pPr>
              <w:ind w:firstLine="0"/>
              <w:jc w:val="center"/>
              <w:rPr>
                <w:rFonts w:ascii="Times New Roman" w:hAnsi="Times New Roman" w:cs="Times New Roman"/>
              </w:rPr>
            </w:pPr>
            <w:r w:rsidRPr="0046755F">
              <w:rPr>
                <w:rFonts w:ascii="Times New Roman" w:hAnsi="Times New Roman" w:cs="Times New Roman"/>
              </w:rPr>
              <w:t>11</w:t>
            </w:r>
          </w:p>
        </w:tc>
      </w:tr>
      <w:tr w:rsidR="003761AB" w:rsidRPr="0046755F" w14:paraId="65C4F5F1" w14:textId="77777777" w:rsidTr="003677AB">
        <w:tc>
          <w:tcPr>
            <w:tcW w:w="4106" w:type="dxa"/>
          </w:tcPr>
          <w:p w14:paraId="4464B2AD" w14:textId="331FD4BC" w:rsidR="003761AB" w:rsidRPr="0046755F" w:rsidRDefault="00000000" w:rsidP="0046755F">
            <w:pPr>
              <w:ind w:firstLine="0"/>
              <w:jc w:val="left"/>
              <w:rPr>
                <w:rFonts w:ascii="Times New Roman" w:hAnsi="Times New Roman" w:cs="Times New Roman"/>
              </w:rPr>
            </w:pPr>
            <w:hyperlink r:id="rId83" w:history="1">
              <w:r w:rsidR="00276303" w:rsidRPr="0046755F">
                <w:rPr>
                  <w:rStyle w:val="Hyperlink"/>
                  <w:rFonts w:ascii="Times New Roman" w:hAnsi="Times New Roman" w:cs="Times New Roman"/>
                  <w:color w:val="auto"/>
                  <w:u w:val="none"/>
                </w:rPr>
                <w:t>https://forms.gle/Pm3Zb4jYxb9bGBCj7</w:t>
              </w:r>
            </w:hyperlink>
          </w:p>
        </w:tc>
        <w:tc>
          <w:tcPr>
            <w:tcW w:w="3855" w:type="dxa"/>
          </w:tcPr>
          <w:p w14:paraId="66276260" w14:textId="6170FAB5" w:rsidR="003761AB" w:rsidRPr="0046755F" w:rsidRDefault="00276303" w:rsidP="0046755F">
            <w:pPr>
              <w:ind w:firstLine="0"/>
              <w:jc w:val="left"/>
              <w:rPr>
                <w:rFonts w:ascii="Times New Roman" w:hAnsi="Times New Roman" w:cs="Times New Roman"/>
              </w:rPr>
            </w:pPr>
            <w:r w:rsidRPr="0046755F">
              <w:rPr>
                <w:rFonts w:ascii="Times New Roman" w:hAnsi="Times New Roman" w:cs="Times New Roman"/>
              </w:rPr>
              <w:t>Khảo sát thực tế về mua sắm trực tuyến</w:t>
            </w:r>
          </w:p>
        </w:tc>
        <w:tc>
          <w:tcPr>
            <w:tcW w:w="1667" w:type="dxa"/>
          </w:tcPr>
          <w:p w14:paraId="0FF5DA50" w14:textId="5872318D" w:rsidR="003761AB" w:rsidRPr="0046755F" w:rsidRDefault="00276303" w:rsidP="0046755F">
            <w:pPr>
              <w:ind w:firstLine="0"/>
              <w:jc w:val="center"/>
              <w:rPr>
                <w:rFonts w:ascii="Times New Roman" w:hAnsi="Times New Roman" w:cs="Times New Roman"/>
              </w:rPr>
            </w:pPr>
            <w:r w:rsidRPr="0046755F">
              <w:rPr>
                <w:rFonts w:ascii="Times New Roman" w:hAnsi="Times New Roman" w:cs="Times New Roman"/>
              </w:rPr>
              <w:t>12</w:t>
            </w:r>
          </w:p>
        </w:tc>
      </w:tr>
      <w:tr w:rsidR="00512011" w:rsidRPr="0046755F" w14:paraId="491C33F0" w14:textId="77777777" w:rsidTr="003677AB">
        <w:tc>
          <w:tcPr>
            <w:tcW w:w="4106" w:type="dxa"/>
          </w:tcPr>
          <w:p w14:paraId="103D095F" w14:textId="62A05488" w:rsidR="003677AB" w:rsidRDefault="00B40193" w:rsidP="003677AB">
            <w:pPr>
              <w:ind w:firstLine="0"/>
              <w:jc w:val="left"/>
            </w:pPr>
            <w:r w:rsidRPr="003677AB">
              <w:rPr>
                <w:rFonts w:ascii="Times New Roman" w:hAnsi="Times New Roman" w:cs="Times New Roman"/>
              </w:rPr>
              <w:t>https://drive.google.com/</w:t>
            </w:r>
            <w:r w:rsidR="003677AB" w:rsidRPr="003677AB">
              <w:rPr>
                <w:rFonts w:ascii="Times New Roman" w:hAnsi="Times New Roman" w:cs="Times New Roman"/>
              </w:rPr>
              <w:t>file/d/1VRGsjqL_xN9S8ux2jb6LKNychc_4yHOb/view?usp=sharing</w:t>
            </w:r>
          </w:p>
        </w:tc>
        <w:tc>
          <w:tcPr>
            <w:tcW w:w="3855" w:type="dxa"/>
          </w:tcPr>
          <w:p w14:paraId="109D4B52" w14:textId="0521A206" w:rsidR="00512011" w:rsidRPr="0046755F" w:rsidRDefault="00F00453" w:rsidP="0046755F">
            <w:pPr>
              <w:ind w:firstLine="0"/>
              <w:jc w:val="left"/>
              <w:rPr>
                <w:rFonts w:ascii="Times New Roman" w:hAnsi="Times New Roman" w:cs="Times New Roman"/>
              </w:rPr>
            </w:pPr>
            <w:r>
              <w:rPr>
                <w:rFonts w:ascii="Times New Roman" w:hAnsi="Times New Roman" w:cs="Times New Roman"/>
              </w:rPr>
              <w:t>C</w:t>
            </w:r>
            <w:r w:rsidRPr="00F00453">
              <w:rPr>
                <w:rFonts w:ascii="Times New Roman" w:hAnsi="Times New Roman" w:cs="Times New Roman"/>
              </w:rPr>
              <w:t>ấu trúc phân rã công việc</w:t>
            </w:r>
          </w:p>
        </w:tc>
        <w:tc>
          <w:tcPr>
            <w:tcW w:w="1667" w:type="dxa"/>
          </w:tcPr>
          <w:p w14:paraId="7D5F390A" w14:textId="7B868078" w:rsidR="00512011" w:rsidRPr="0046755F" w:rsidRDefault="002915FE" w:rsidP="0046755F">
            <w:pPr>
              <w:ind w:firstLine="0"/>
              <w:jc w:val="center"/>
              <w:rPr>
                <w:rFonts w:ascii="Times New Roman" w:hAnsi="Times New Roman" w:cs="Times New Roman"/>
              </w:rPr>
            </w:pPr>
            <w:r>
              <w:rPr>
                <w:rFonts w:ascii="Times New Roman" w:hAnsi="Times New Roman" w:cs="Times New Roman"/>
              </w:rPr>
              <w:t>31</w:t>
            </w:r>
          </w:p>
        </w:tc>
      </w:tr>
      <w:tr w:rsidR="00F00453" w:rsidRPr="0046755F" w14:paraId="2F1680CD" w14:textId="77777777" w:rsidTr="003677AB">
        <w:tc>
          <w:tcPr>
            <w:tcW w:w="4106" w:type="dxa"/>
          </w:tcPr>
          <w:p w14:paraId="4CA2CA57" w14:textId="28C5D736" w:rsidR="00F00453" w:rsidRPr="003677AB" w:rsidRDefault="000A0F1C" w:rsidP="003677AB">
            <w:pPr>
              <w:ind w:firstLine="0"/>
              <w:jc w:val="left"/>
              <w:rPr>
                <w:rFonts w:ascii="Times New Roman" w:hAnsi="Times New Roman" w:cs="Times New Roman"/>
              </w:rPr>
            </w:pPr>
            <w:r w:rsidRPr="000A0F1C">
              <w:rPr>
                <w:rFonts w:ascii="Times New Roman" w:hAnsi="Times New Roman" w:cs="Times New Roman"/>
              </w:rPr>
              <w:t>https://docs.google.com/spreadsheets/d/1ZVsowVPhrO1twOVOcjq6Ml21WkzpkrC5/edit?usp=sharing&amp;ouid=105233754630739009134&amp;rtpof=true&amp;sd=true</w:t>
            </w:r>
          </w:p>
        </w:tc>
        <w:tc>
          <w:tcPr>
            <w:tcW w:w="3855" w:type="dxa"/>
          </w:tcPr>
          <w:p w14:paraId="1C395BC7" w14:textId="62629A2C" w:rsidR="00F00453" w:rsidRDefault="00E01361" w:rsidP="0046755F">
            <w:pPr>
              <w:ind w:firstLine="0"/>
              <w:jc w:val="left"/>
              <w:rPr>
                <w:rFonts w:ascii="Times New Roman" w:hAnsi="Times New Roman" w:cs="Times New Roman"/>
              </w:rPr>
            </w:pPr>
            <w:r>
              <w:rPr>
                <w:rFonts w:ascii="Times New Roman" w:hAnsi="Times New Roman" w:cs="Times New Roman"/>
              </w:rPr>
              <w:t>Lược đồ Gantt</w:t>
            </w:r>
          </w:p>
        </w:tc>
        <w:tc>
          <w:tcPr>
            <w:tcW w:w="1667" w:type="dxa"/>
          </w:tcPr>
          <w:p w14:paraId="5F82918C" w14:textId="53857F02" w:rsidR="00F00453" w:rsidRPr="0046755F" w:rsidRDefault="0044347A" w:rsidP="0046755F">
            <w:pPr>
              <w:ind w:firstLine="0"/>
              <w:jc w:val="center"/>
              <w:rPr>
                <w:rFonts w:ascii="Times New Roman" w:hAnsi="Times New Roman" w:cs="Times New Roman"/>
              </w:rPr>
            </w:pPr>
            <w:r>
              <w:rPr>
                <w:rFonts w:ascii="Times New Roman" w:hAnsi="Times New Roman" w:cs="Times New Roman"/>
              </w:rPr>
              <w:t>34</w:t>
            </w:r>
          </w:p>
        </w:tc>
      </w:tr>
      <w:tr w:rsidR="00F00453" w:rsidRPr="0046755F" w14:paraId="16D95CE8" w14:textId="77777777" w:rsidTr="003677AB">
        <w:tc>
          <w:tcPr>
            <w:tcW w:w="4106" w:type="dxa"/>
          </w:tcPr>
          <w:p w14:paraId="28391E69" w14:textId="13C48EE3" w:rsidR="00F00453" w:rsidRPr="003677AB" w:rsidRDefault="00E01361" w:rsidP="003677AB">
            <w:pPr>
              <w:ind w:firstLine="0"/>
              <w:jc w:val="left"/>
              <w:rPr>
                <w:rFonts w:ascii="Times New Roman" w:hAnsi="Times New Roman" w:cs="Times New Roman"/>
              </w:rPr>
            </w:pPr>
            <w:r w:rsidRPr="00E01361">
              <w:rPr>
                <w:rFonts w:ascii="Times New Roman" w:hAnsi="Times New Roman" w:cs="Times New Roman"/>
              </w:rPr>
              <w:t>https://docs.google.com/spreadsheets/d/1BvLOzz5wXF9RBzoesSjZY7-fq8_ZFwOd/edit?usp=sharing&amp;ouid=105233754630739009134&amp;rtpof=true&amp;sd=true</w:t>
            </w:r>
          </w:p>
        </w:tc>
        <w:tc>
          <w:tcPr>
            <w:tcW w:w="3855" w:type="dxa"/>
          </w:tcPr>
          <w:p w14:paraId="325058EB" w14:textId="0FFAC410" w:rsidR="00F00453" w:rsidRDefault="00E01361" w:rsidP="0046755F">
            <w:pPr>
              <w:ind w:firstLine="0"/>
              <w:jc w:val="left"/>
              <w:rPr>
                <w:rFonts w:ascii="Times New Roman" w:hAnsi="Times New Roman" w:cs="Times New Roman"/>
              </w:rPr>
            </w:pPr>
            <w:r>
              <w:rPr>
                <w:rFonts w:ascii="Times New Roman" w:hAnsi="Times New Roman" w:cs="Times New Roman"/>
              </w:rPr>
              <w:t>Ư</w:t>
            </w:r>
            <w:r w:rsidRPr="00E01361">
              <w:rPr>
                <w:rFonts w:ascii="Times New Roman" w:hAnsi="Times New Roman" w:cs="Times New Roman"/>
              </w:rPr>
              <w:t>ớc lượng thời gian và chi phí</w:t>
            </w:r>
          </w:p>
        </w:tc>
        <w:tc>
          <w:tcPr>
            <w:tcW w:w="1667" w:type="dxa"/>
          </w:tcPr>
          <w:p w14:paraId="4F7000BE" w14:textId="195EADBF" w:rsidR="00F00453" w:rsidRPr="0046755F" w:rsidRDefault="0044347A" w:rsidP="0046755F">
            <w:pPr>
              <w:ind w:firstLine="0"/>
              <w:jc w:val="center"/>
              <w:rPr>
                <w:rFonts w:ascii="Times New Roman" w:hAnsi="Times New Roman" w:cs="Times New Roman"/>
              </w:rPr>
            </w:pPr>
            <w:r>
              <w:rPr>
                <w:rFonts w:ascii="Times New Roman" w:hAnsi="Times New Roman" w:cs="Times New Roman"/>
              </w:rPr>
              <w:t>40</w:t>
            </w:r>
          </w:p>
        </w:tc>
      </w:tr>
      <w:tr w:rsidR="00F00453" w:rsidRPr="0046755F" w14:paraId="56511A1F" w14:textId="77777777" w:rsidTr="003677AB">
        <w:tc>
          <w:tcPr>
            <w:tcW w:w="4106" w:type="dxa"/>
          </w:tcPr>
          <w:p w14:paraId="32689B92" w14:textId="0B0EF039" w:rsidR="00F00453" w:rsidRPr="003677AB" w:rsidRDefault="00395030" w:rsidP="003677AB">
            <w:pPr>
              <w:ind w:firstLine="0"/>
              <w:jc w:val="left"/>
              <w:rPr>
                <w:rFonts w:ascii="Times New Roman" w:hAnsi="Times New Roman" w:cs="Times New Roman"/>
              </w:rPr>
            </w:pPr>
            <w:r w:rsidRPr="00395030">
              <w:rPr>
                <w:rFonts w:ascii="Times New Roman" w:hAnsi="Times New Roman" w:cs="Times New Roman"/>
              </w:rPr>
              <w:t>https://docs.google.com/spreadsheets/d/1z0pUFlClDvsKBkKyIXkvHgR5cBQXZc-7/edit?usp=sharing&amp;ouid=105233754630739009134&amp;rtpof=true&amp;sd=true</w:t>
            </w:r>
          </w:p>
        </w:tc>
        <w:tc>
          <w:tcPr>
            <w:tcW w:w="3855" w:type="dxa"/>
          </w:tcPr>
          <w:p w14:paraId="7224FD23" w14:textId="7AB6EEC0" w:rsidR="00F00453" w:rsidRDefault="00395030" w:rsidP="0046755F">
            <w:pPr>
              <w:ind w:firstLine="0"/>
              <w:jc w:val="left"/>
              <w:rPr>
                <w:rFonts w:ascii="Times New Roman" w:hAnsi="Times New Roman" w:cs="Times New Roman"/>
              </w:rPr>
            </w:pPr>
            <w:r>
              <w:rPr>
                <w:rFonts w:ascii="Times New Roman" w:hAnsi="Times New Roman" w:cs="Times New Roman"/>
              </w:rPr>
              <w:t>P</w:t>
            </w:r>
            <w:r w:rsidRPr="00395030">
              <w:rPr>
                <w:rFonts w:ascii="Times New Roman" w:hAnsi="Times New Roman" w:cs="Times New Roman"/>
              </w:rPr>
              <w:t>hân bổ tài nguyên và nhân sự</w:t>
            </w:r>
          </w:p>
        </w:tc>
        <w:tc>
          <w:tcPr>
            <w:tcW w:w="1667" w:type="dxa"/>
          </w:tcPr>
          <w:p w14:paraId="10102466" w14:textId="3FA03246" w:rsidR="00F00453" w:rsidRPr="0046755F" w:rsidRDefault="0044347A" w:rsidP="0046755F">
            <w:pPr>
              <w:ind w:firstLine="0"/>
              <w:jc w:val="center"/>
              <w:rPr>
                <w:rFonts w:ascii="Times New Roman" w:hAnsi="Times New Roman" w:cs="Times New Roman"/>
              </w:rPr>
            </w:pPr>
            <w:r>
              <w:rPr>
                <w:rFonts w:ascii="Times New Roman" w:hAnsi="Times New Roman" w:cs="Times New Roman"/>
              </w:rPr>
              <w:t>46</w:t>
            </w:r>
          </w:p>
        </w:tc>
      </w:tr>
      <w:tr w:rsidR="00CC2F31" w:rsidRPr="0046755F" w14:paraId="42BF2C75" w14:textId="77777777" w:rsidTr="003677AB">
        <w:tc>
          <w:tcPr>
            <w:tcW w:w="4106" w:type="dxa"/>
          </w:tcPr>
          <w:p w14:paraId="2E76449F" w14:textId="3E04DCFA" w:rsidR="00CC2F31" w:rsidRPr="00395030" w:rsidRDefault="00CC2F31" w:rsidP="003677AB">
            <w:pPr>
              <w:ind w:firstLine="0"/>
              <w:jc w:val="left"/>
              <w:rPr>
                <w:rFonts w:ascii="Times New Roman" w:hAnsi="Times New Roman" w:cs="Times New Roman"/>
              </w:rPr>
            </w:pPr>
            <w:r w:rsidRPr="0040482F">
              <w:rPr>
                <w:rFonts w:ascii="Times New Roman" w:hAnsi="Times New Roman" w:cs="Times New Roman"/>
                <w:color w:val="000000" w:themeColor="text1"/>
              </w:rPr>
              <w:t>https://youtu.be/Xr4agR9MyqM</w:t>
            </w:r>
          </w:p>
        </w:tc>
        <w:tc>
          <w:tcPr>
            <w:tcW w:w="3855" w:type="dxa"/>
          </w:tcPr>
          <w:p w14:paraId="0A33583D" w14:textId="3D574849" w:rsidR="00CC2F31" w:rsidRDefault="00CC2F31" w:rsidP="0046755F">
            <w:pPr>
              <w:ind w:firstLine="0"/>
              <w:jc w:val="left"/>
              <w:rPr>
                <w:rFonts w:ascii="Times New Roman" w:hAnsi="Times New Roman" w:cs="Times New Roman"/>
              </w:rPr>
            </w:pPr>
            <w:r>
              <w:rPr>
                <w:rFonts w:ascii="Times New Roman" w:hAnsi="Times New Roman" w:cs="Times New Roman"/>
              </w:rPr>
              <w:t>Biểu diễn toàn bộ chức năng của trang web dự án</w:t>
            </w:r>
          </w:p>
        </w:tc>
        <w:tc>
          <w:tcPr>
            <w:tcW w:w="1667" w:type="dxa"/>
          </w:tcPr>
          <w:p w14:paraId="6ECCD2C8" w14:textId="4CCC40B2" w:rsidR="00CC2F31" w:rsidRDefault="00CC2F31" w:rsidP="0046755F">
            <w:pPr>
              <w:ind w:firstLine="0"/>
              <w:jc w:val="center"/>
              <w:rPr>
                <w:rFonts w:ascii="Times New Roman" w:hAnsi="Times New Roman" w:cs="Times New Roman"/>
              </w:rPr>
            </w:pPr>
            <w:r>
              <w:rPr>
                <w:rFonts w:ascii="Times New Roman" w:hAnsi="Times New Roman" w:cs="Times New Roman"/>
              </w:rPr>
              <w:t>87</w:t>
            </w:r>
          </w:p>
        </w:tc>
      </w:tr>
      <w:tr w:rsidR="0046755F" w:rsidRPr="0046755F" w14:paraId="7857E73D" w14:textId="77777777" w:rsidTr="003677AB">
        <w:tc>
          <w:tcPr>
            <w:tcW w:w="4106" w:type="dxa"/>
          </w:tcPr>
          <w:p w14:paraId="679F6495" w14:textId="68CC0EB7" w:rsidR="0046755F" w:rsidRPr="0046755F" w:rsidRDefault="005C5F9E" w:rsidP="0046755F">
            <w:pPr>
              <w:ind w:firstLine="0"/>
              <w:jc w:val="left"/>
              <w:rPr>
                <w:rFonts w:ascii="Times New Roman" w:hAnsi="Times New Roman" w:cs="Times New Roman"/>
              </w:rPr>
            </w:pPr>
            <w:r w:rsidRPr="005C5F9E">
              <w:rPr>
                <w:rFonts w:ascii="Times New Roman" w:hAnsi="Times New Roman" w:cs="Times New Roman"/>
              </w:rPr>
              <w:t>https://youtu.be/XL2vYVthZzI</w:t>
            </w:r>
          </w:p>
        </w:tc>
        <w:tc>
          <w:tcPr>
            <w:tcW w:w="3855" w:type="dxa"/>
          </w:tcPr>
          <w:p w14:paraId="68E28F3A" w14:textId="4D0B8B26" w:rsidR="0046755F" w:rsidRPr="0046755F" w:rsidRDefault="00745F39" w:rsidP="0046755F">
            <w:pPr>
              <w:ind w:firstLine="0"/>
              <w:jc w:val="left"/>
              <w:rPr>
                <w:rFonts w:ascii="Times New Roman" w:hAnsi="Times New Roman" w:cs="Times New Roman"/>
              </w:rPr>
            </w:pPr>
            <w:r w:rsidRPr="00745F39">
              <w:rPr>
                <w:rFonts w:ascii="Times New Roman" w:hAnsi="Times New Roman" w:cs="Times New Roman"/>
              </w:rPr>
              <w:t>Mô tả lỗi không hiển thị thông báo lỗi khi người dùng nhập sai thông tin đăng nhập</w:t>
            </w:r>
          </w:p>
        </w:tc>
        <w:tc>
          <w:tcPr>
            <w:tcW w:w="1667" w:type="dxa"/>
          </w:tcPr>
          <w:p w14:paraId="569DA1E0" w14:textId="584BD22D" w:rsidR="0046755F" w:rsidRPr="0046755F" w:rsidRDefault="005C5F9E" w:rsidP="0046755F">
            <w:pPr>
              <w:ind w:firstLine="0"/>
              <w:jc w:val="center"/>
              <w:rPr>
                <w:rFonts w:ascii="Times New Roman" w:hAnsi="Times New Roman" w:cs="Times New Roman"/>
              </w:rPr>
            </w:pPr>
            <w:r>
              <w:rPr>
                <w:rFonts w:ascii="Times New Roman" w:hAnsi="Times New Roman" w:cs="Times New Roman"/>
              </w:rPr>
              <w:t>89</w:t>
            </w:r>
          </w:p>
        </w:tc>
      </w:tr>
      <w:tr w:rsidR="005C5F9E" w:rsidRPr="0046755F" w14:paraId="051607C0" w14:textId="77777777" w:rsidTr="003677AB">
        <w:tc>
          <w:tcPr>
            <w:tcW w:w="4106" w:type="dxa"/>
          </w:tcPr>
          <w:p w14:paraId="0B84B286" w14:textId="4229E12D" w:rsidR="005C5F9E" w:rsidRPr="005C5F9E" w:rsidRDefault="006D14D4" w:rsidP="0046755F">
            <w:pPr>
              <w:ind w:firstLine="0"/>
              <w:jc w:val="left"/>
              <w:rPr>
                <w:rFonts w:ascii="Times New Roman" w:hAnsi="Times New Roman" w:cs="Times New Roman"/>
              </w:rPr>
            </w:pPr>
            <w:r w:rsidRPr="006D14D4">
              <w:rPr>
                <w:rFonts w:ascii="Times New Roman" w:hAnsi="Times New Roman" w:cs="Times New Roman"/>
              </w:rPr>
              <w:lastRenderedPageBreak/>
              <w:t>https://youtu.be/ImeoPg0762c</w:t>
            </w:r>
          </w:p>
        </w:tc>
        <w:tc>
          <w:tcPr>
            <w:tcW w:w="3855" w:type="dxa"/>
          </w:tcPr>
          <w:p w14:paraId="7CC16E68" w14:textId="30DC5A05" w:rsidR="005C5F9E" w:rsidRPr="0046755F" w:rsidRDefault="00745F39" w:rsidP="0046755F">
            <w:pPr>
              <w:ind w:firstLine="0"/>
              <w:jc w:val="left"/>
              <w:rPr>
                <w:rFonts w:ascii="Times New Roman" w:hAnsi="Times New Roman" w:cs="Times New Roman"/>
              </w:rPr>
            </w:pPr>
            <w:r w:rsidRPr="00745F39">
              <w:rPr>
                <w:rFonts w:ascii="Times New Roman" w:hAnsi="Times New Roman" w:cs="Times New Roman"/>
              </w:rPr>
              <w:t>Mô tả lỗi khi nhấn quá nhiều lần vào nút Thanh toán ở giao diện thanh toán của người dùng khách hàng</w:t>
            </w:r>
          </w:p>
        </w:tc>
        <w:tc>
          <w:tcPr>
            <w:tcW w:w="1667" w:type="dxa"/>
          </w:tcPr>
          <w:p w14:paraId="23B580AC" w14:textId="3C9D4DF9" w:rsidR="005C5F9E" w:rsidRDefault="00194D7C" w:rsidP="0046755F">
            <w:pPr>
              <w:ind w:firstLine="0"/>
              <w:jc w:val="center"/>
              <w:rPr>
                <w:rFonts w:ascii="Times New Roman" w:hAnsi="Times New Roman" w:cs="Times New Roman"/>
              </w:rPr>
            </w:pPr>
            <w:r>
              <w:rPr>
                <w:rFonts w:ascii="Times New Roman" w:hAnsi="Times New Roman" w:cs="Times New Roman"/>
              </w:rPr>
              <w:t>89</w:t>
            </w:r>
          </w:p>
        </w:tc>
      </w:tr>
      <w:tr w:rsidR="00194D7C" w:rsidRPr="0046755F" w14:paraId="23FDD6C8" w14:textId="77777777" w:rsidTr="003677AB">
        <w:tc>
          <w:tcPr>
            <w:tcW w:w="4106" w:type="dxa"/>
          </w:tcPr>
          <w:p w14:paraId="3A7F50FD" w14:textId="11A61DF3" w:rsidR="00194D7C" w:rsidRPr="00D47E48" w:rsidRDefault="00D47E48" w:rsidP="0046755F">
            <w:pPr>
              <w:ind w:firstLine="0"/>
              <w:jc w:val="left"/>
              <w:rPr>
                <w:rFonts w:ascii="Times New Roman" w:hAnsi="Times New Roman" w:cs="Times New Roman"/>
              </w:rPr>
            </w:pPr>
            <w:r w:rsidRPr="00D47E48">
              <w:rPr>
                <w:rFonts w:ascii="Times New Roman" w:hAnsi="Times New Roman" w:cs="Times New Roman"/>
              </w:rPr>
              <w:t>https://youtu.be/Koy6ipAp0HI</w:t>
            </w:r>
          </w:p>
        </w:tc>
        <w:tc>
          <w:tcPr>
            <w:tcW w:w="3855" w:type="dxa"/>
          </w:tcPr>
          <w:p w14:paraId="4152D0E7" w14:textId="779BDD4E" w:rsidR="00194D7C" w:rsidRPr="005F4D0D" w:rsidRDefault="00BD1EA3" w:rsidP="0046755F">
            <w:pPr>
              <w:ind w:firstLine="0"/>
              <w:jc w:val="left"/>
              <w:rPr>
                <w:rFonts w:ascii="Times New Roman" w:hAnsi="Times New Roman" w:cs="Times New Roman"/>
              </w:rPr>
            </w:pPr>
            <w:r>
              <w:rPr>
                <w:rFonts w:ascii="Times New Roman" w:hAnsi="Times New Roman" w:cs="Times New Roman"/>
              </w:rPr>
              <w:t>Mô tả lỗi tự đăng xuất (không lưu phiên đăng nhập</w:t>
            </w:r>
            <w:r w:rsidR="005F4D0D">
              <w:rPr>
                <w:rFonts w:ascii="Times New Roman" w:hAnsi="Times New Roman" w:cs="Times New Roman"/>
              </w:rPr>
              <w:t xml:space="preserve"> người dùng</w:t>
            </w:r>
            <w:r>
              <w:rPr>
                <w:rFonts w:ascii="Times New Roman" w:hAnsi="Times New Roman" w:cs="Times New Roman"/>
              </w:rPr>
              <w:t>)</w:t>
            </w:r>
            <w:r w:rsidR="005F4D0D">
              <w:rPr>
                <w:rFonts w:ascii="Times New Roman" w:hAnsi="Times New Roman" w:cs="Times New Roman"/>
              </w:rPr>
              <w:t xml:space="preserve"> khi nhấn vào liên kết </w:t>
            </w:r>
            <w:r w:rsidR="005F4D0D" w:rsidRPr="005F4D0D">
              <w:rPr>
                <w:rFonts w:ascii="Times New Roman" w:hAnsi="Times New Roman" w:cs="Times New Roman"/>
                <w:i/>
                <w:iCs/>
              </w:rPr>
              <w:t>Trang chủ</w:t>
            </w:r>
            <w:r w:rsidR="005F4D0D">
              <w:rPr>
                <w:rFonts w:ascii="Times New Roman" w:hAnsi="Times New Roman" w:cs="Times New Roman"/>
              </w:rPr>
              <w:t xml:space="preserve"> bên trong giao diện chi tiết sản phẩm</w:t>
            </w:r>
          </w:p>
        </w:tc>
        <w:tc>
          <w:tcPr>
            <w:tcW w:w="1667" w:type="dxa"/>
          </w:tcPr>
          <w:p w14:paraId="21250357" w14:textId="04713F84" w:rsidR="00194D7C" w:rsidRDefault="006D14D4" w:rsidP="0046755F">
            <w:pPr>
              <w:ind w:firstLine="0"/>
              <w:jc w:val="center"/>
              <w:rPr>
                <w:rFonts w:ascii="Times New Roman" w:hAnsi="Times New Roman" w:cs="Times New Roman"/>
              </w:rPr>
            </w:pPr>
            <w:r>
              <w:rPr>
                <w:rFonts w:ascii="Times New Roman" w:hAnsi="Times New Roman" w:cs="Times New Roman"/>
              </w:rPr>
              <w:t>89</w:t>
            </w:r>
          </w:p>
        </w:tc>
      </w:tr>
      <w:tr w:rsidR="006D14D4" w:rsidRPr="0046755F" w14:paraId="5E1E2DB0" w14:textId="77777777" w:rsidTr="003677AB">
        <w:tc>
          <w:tcPr>
            <w:tcW w:w="4106" w:type="dxa"/>
          </w:tcPr>
          <w:p w14:paraId="435DCD6D" w14:textId="66BE6756" w:rsidR="006D14D4" w:rsidRPr="005C5F9E" w:rsidRDefault="00AE4572" w:rsidP="0046755F">
            <w:pPr>
              <w:ind w:firstLine="0"/>
              <w:jc w:val="left"/>
              <w:rPr>
                <w:rFonts w:ascii="Times New Roman" w:hAnsi="Times New Roman" w:cs="Times New Roman"/>
              </w:rPr>
            </w:pPr>
            <w:r w:rsidRPr="00AE4572">
              <w:rPr>
                <w:rFonts w:ascii="Times New Roman" w:hAnsi="Times New Roman" w:cs="Times New Roman"/>
              </w:rPr>
              <w:t>https://youtu.be/Apr3wrZ-eSA</w:t>
            </w:r>
          </w:p>
        </w:tc>
        <w:tc>
          <w:tcPr>
            <w:tcW w:w="3855" w:type="dxa"/>
          </w:tcPr>
          <w:p w14:paraId="009EA7D7" w14:textId="27408428" w:rsidR="006D14D4" w:rsidRPr="0046755F" w:rsidRDefault="00AE4572" w:rsidP="0046755F">
            <w:pPr>
              <w:ind w:firstLine="0"/>
              <w:jc w:val="left"/>
              <w:rPr>
                <w:rFonts w:ascii="Times New Roman" w:hAnsi="Times New Roman" w:cs="Times New Roman"/>
              </w:rPr>
            </w:pPr>
            <w:r>
              <w:rPr>
                <w:rFonts w:ascii="Times New Roman" w:hAnsi="Times New Roman" w:cs="Times New Roman"/>
              </w:rPr>
              <w:t xml:space="preserve">Mô tả lỗi </w:t>
            </w:r>
            <w:r w:rsidR="00093E09">
              <w:rPr>
                <w:rFonts w:ascii="Times New Roman" w:hAnsi="Times New Roman" w:cs="Times New Roman"/>
              </w:rPr>
              <w:t>không hoạt động</w:t>
            </w:r>
            <w:r w:rsidR="00C309A8">
              <w:rPr>
                <w:rFonts w:ascii="Times New Roman" w:hAnsi="Times New Roman" w:cs="Times New Roman"/>
              </w:rPr>
              <w:t xml:space="preserve"> </w:t>
            </w:r>
            <w:r w:rsidR="00093E09">
              <w:rPr>
                <w:rFonts w:ascii="Times New Roman" w:hAnsi="Times New Roman" w:cs="Times New Roman"/>
              </w:rPr>
              <w:t xml:space="preserve">ở một số </w:t>
            </w:r>
            <w:r w:rsidR="00C309A8">
              <w:rPr>
                <w:rFonts w:ascii="Times New Roman" w:hAnsi="Times New Roman" w:cs="Times New Roman"/>
              </w:rPr>
              <w:t>module</w:t>
            </w:r>
            <w:r w:rsidR="00093E09">
              <w:rPr>
                <w:rFonts w:ascii="Times New Roman" w:hAnsi="Times New Roman" w:cs="Times New Roman"/>
              </w:rPr>
              <w:t xml:space="preserve"> </w:t>
            </w:r>
            <w:r w:rsidR="00C309A8">
              <w:rPr>
                <w:rFonts w:ascii="Times New Roman" w:hAnsi="Times New Roman" w:cs="Times New Roman"/>
              </w:rPr>
              <w:t xml:space="preserve">chức năng </w:t>
            </w:r>
            <w:r w:rsidR="00093E09" w:rsidRPr="00C309A8">
              <w:rPr>
                <w:rFonts w:ascii="Times New Roman" w:hAnsi="Times New Roman" w:cs="Times New Roman"/>
                <w:i/>
                <w:iCs/>
              </w:rPr>
              <w:t>Tìm kiếm</w:t>
            </w:r>
          </w:p>
        </w:tc>
        <w:tc>
          <w:tcPr>
            <w:tcW w:w="1667" w:type="dxa"/>
          </w:tcPr>
          <w:p w14:paraId="6199A364" w14:textId="0A51F366" w:rsidR="006D14D4" w:rsidRDefault="006D14D4" w:rsidP="0046755F">
            <w:pPr>
              <w:ind w:firstLine="0"/>
              <w:jc w:val="center"/>
              <w:rPr>
                <w:rFonts w:ascii="Times New Roman" w:hAnsi="Times New Roman" w:cs="Times New Roman"/>
              </w:rPr>
            </w:pPr>
            <w:r>
              <w:rPr>
                <w:rFonts w:ascii="Times New Roman" w:hAnsi="Times New Roman" w:cs="Times New Roman"/>
              </w:rPr>
              <w:t>90</w:t>
            </w:r>
          </w:p>
        </w:tc>
      </w:tr>
    </w:tbl>
    <w:p w14:paraId="4D4D61D4" w14:textId="5241645D" w:rsidR="000D03D0" w:rsidRDefault="008C3B9C" w:rsidP="008C3B9C">
      <w:pPr>
        <w:pStyle w:val="Heading4"/>
      </w:pPr>
      <w:bookmarkStart w:id="114" w:name="_Toc119108336"/>
      <w:r>
        <w:t>Danh mục h</w:t>
      </w:r>
      <w:r w:rsidR="00515A8D">
        <w:t>ình ảnh</w:t>
      </w:r>
      <w:bookmarkEnd w:id="114"/>
    </w:p>
    <w:p w14:paraId="1857C120" w14:textId="77777777" w:rsidR="00E74222" w:rsidRPr="00B00BF4" w:rsidRDefault="00E74222" w:rsidP="00E74222">
      <w:pPr>
        <w:tabs>
          <w:tab w:val="right" w:leader="dot" w:pos="9072"/>
        </w:tabs>
        <w:ind w:left="-851" w:right="-279"/>
        <w:rPr>
          <w:rFonts w:ascii="Times New Roman" w:hAnsi="Times New Roman" w:cs="Times New Roman"/>
        </w:rPr>
      </w:pPr>
      <w:r w:rsidRPr="00B00BF4">
        <w:rPr>
          <w:rFonts w:ascii="Times New Roman" w:hAnsi="Times New Roman" w:cs="Times New Roman"/>
        </w:rPr>
        <w:t xml:space="preserve">Hình 1.1.2.1 Biểu đồ quy mô thị trường thương mại điện tử Việt Nam giai đoạn 2017- 2025 </w:t>
      </w:r>
      <w:r w:rsidRPr="00B00BF4">
        <w:rPr>
          <w:rFonts w:ascii="Times New Roman" w:hAnsi="Times New Roman" w:cs="Times New Roman"/>
        </w:rPr>
        <w:tab/>
        <w:t>12</w:t>
      </w:r>
    </w:p>
    <w:p w14:paraId="79989CFF" w14:textId="77777777" w:rsidR="00E74222" w:rsidRPr="00B00BF4" w:rsidRDefault="00E74222" w:rsidP="00E74222">
      <w:pPr>
        <w:tabs>
          <w:tab w:val="right" w:leader="dot" w:pos="9072"/>
        </w:tabs>
        <w:ind w:left="-851" w:right="-279"/>
        <w:rPr>
          <w:rFonts w:ascii="Times New Roman" w:hAnsi="Times New Roman" w:cs="Times New Roman"/>
        </w:rPr>
      </w:pPr>
      <w:r w:rsidRPr="00B00BF4">
        <w:rPr>
          <w:rFonts w:ascii="Times New Roman" w:hAnsi="Times New Roman" w:cs="Times New Roman"/>
        </w:rPr>
        <w:t xml:space="preserve">Hình 1.1.2.2. Lấy ý kiến người tiêu dùng về dự án mua bán sách trực tuyến   </w:t>
      </w:r>
      <w:r w:rsidRPr="00B00BF4">
        <w:rPr>
          <w:rFonts w:ascii="Times New Roman" w:hAnsi="Times New Roman" w:cs="Times New Roman"/>
        </w:rPr>
        <w:tab/>
        <w:t xml:space="preserve">  14</w:t>
      </w:r>
    </w:p>
    <w:p w14:paraId="6ECBE190" w14:textId="77777777" w:rsidR="00E74222" w:rsidRPr="00B00BF4" w:rsidRDefault="00E74222" w:rsidP="00E74222">
      <w:pPr>
        <w:tabs>
          <w:tab w:val="right" w:leader="dot" w:pos="9072"/>
        </w:tabs>
        <w:ind w:left="-851" w:right="-279"/>
        <w:rPr>
          <w:rFonts w:ascii="Times New Roman" w:hAnsi="Times New Roman" w:cs="Times New Roman"/>
        </w:rPr>
      </w:pPr>
      <w:r w:rsidRPr="00B00BF4">
        <w:rPr>
          <w:rFonts w:ascii="Times New Roman" w:hAnsi="Times New Roman" w:cs="Times New Roman"/>
        </w:rPr>
        <w:t xml:space="preserve">Hình 1.2.1.  Bảng đánh giá lựa chọn giám đốc  </w:t>
      </w:r>
      <w:r w:rsidRPr="00B00BF4">
        <w:rPr>
          <w:rFonts w:ascii="Times New Roman" w:hAnsi="Times New Roman" w:cs="Times New Roman"/>
        </w:rPr>
        <w:tab/>
        <w:t>21</w:t>
      </w:r>
    </w:p>
    <w:p w14:paraId="1E994621" w14:textId="77777777" w:rsidR="00E74222" w:rsidRPr="00B00BF4" w:rsidRDefault="00E74222" w:rsidP="00E74222">
      <w:pPr>
        <w:tabs>
          <w:tab w:val="right" w:leader="dot" w:pos="9072"/>
        </w:tabs>
        <w:ind w:left="-851" w:right="-279"/>
        <w:rPr>
          <w:rFonts w:ascii="Times New Roman" w:hAnsi="Times New Roman" w:cs="Times New Roman"/>
        </w:rPr>
      </w:pPr>
      <w:r w:rsidRPr="00B00BF4">
        <w:rPr>
          <w:rFonts w:ascii="Times New Roman" w:hAnsi="Times New Roman" w:cs="Times New Roman"/>
        </w:rPr>
        <w:t xml:space="preserve">Hình 1.2.2. Kết quả đánh giá lựa chọn giám đốc </w:t>
      </w:r>
      <w:r w:rsidRPr="00B00BF4">
        <w:rPr>
          <w:rFonts w:ascii="Times New Roman" w:hAnsi="Times New Roman" w:cs="Times New Roman"/>
        </w:rPr>
        <w:tab/>
        <w:t xml:space="preserve"> 21</w:t>
      </w:r>
    </w:p>
    <w:p w14:paraId="79241A5B" w14:textId="77777777" w:rsidR="00E74222" w:rsidRPr="00B00BF4" w:rsidRDefault="00E74222" w:rsidP="00E74222">
      <w:pPr>
        <w:tabs>
          <w:tab w:val="right" w:leader="dot" w:pos="9072"/>
        </w:tabs>
        <w:ind w:left="-851" w:right="-279"/>
        <w:rPr>
          <w:rFonts w:ascii="Times New Roman" w:hAnsi="Times New Roman" w:cs="Times New Roman"/>
        </w:rPr>
      </w:pPr>
      <w:r w:rsidRPr="00B00BF4">
        <w:rPr>
          <w:rFonts w:ascii="Times New Roman" w:hAnsi="Times New Roman" w:cs="Times New Roman"/>
        </w:rPr>
        <w:t xml:space="preserve">Hình 2.5.1. Cấu trúc phân rã công việc  </w:t>
      </w:r>
      <w:r w:rsidRPr="00B00BF4">
        <w:rPr>
          <w:rFonts w:ascii="Times New Roman" w:hAnsi="Times New Roman" w:cs="Times New Roman"/>
        </w:rPr>
        <w:tab/>
        <w:t>29</w:t>
      </w:r>
    </w:p>
    <w:p w14:paraId="79140200" w14:textId="3C08E53C" w:rsidR="00E74222" w:rsidRPr="00B00BF4" w:rsidRDefault="00E74222" w:rsidP="00E74222">
      <w:pPr>
        <w:tabs>
          <w:tab w:val="right" w:leader="dot" w:pos="9072"/>
        </w:tabs>
        <w:ind w:left="-851" w:right="-279"/>
        <w:rPr>
          <w:rFonts w:ascii="Times New Roman" w:hAnsi="Times New Roman" w:cs="Times New Roman"/>
        </w:rPr>
      </w:pPr>
      <w:r w:rsidRPr="00B00BF4">
        <w:rPr>
          <w:rFonts w:ascii="Times New Roman" w:hAnsi="Times New Roman" w:cs="Times New Roman"/>
        </w:rPr>
        <w:t>Hình 2.5.2. Toàn bộ lược đồ Gantt</w:t>
      </w:r>
      <w:r w:rsidRPr="00B00BF4">
        <w:rPr>
          <w:rFonts w:ascii="Times New Roman" w:hAnsi="Times New Roman" w:cs="Times New Roman"/>
        </w:rPr>
        <w:tab/>
      </w:r>
      <w:r w:rsidR="000D067C">
        <w:rPr>
          <w:rFonts w:ascii="Times New Roman" w:hAnsi="Times New Roman" w:cs="Times New Roman"/>
        </w:rPr>
        <w:t>32</w:t>
      </w:r>
    </w:p>
    <w:p w14:paraId="0F9DBE67" w14:textId="3BF1CA95" w:rsidR="00E74222" w:rsidRPr="00B00BF4" w:rsidRDefault="00E74222" w:rsidP="00E74222">
      <w:pPr>
        <w:tabs>
          <w:tab w:val="right" w:leader="dot" w:pos="9072"/>
        </w:tabs>
        <w:ind w:left="-851" w:right="-279"/>
        <w:rPr>
          <w:rFonts w:ascii="Times New Roman" w:hAnsi="Times New Roman" w:cs="Times New Roman"/>
        </w:rPr>
      </w:pPr>
      <w:r w:rsidRPr="00B00BF4">
        <w:rPr>
          <w:rFonts w:ascii="Times New Roman" w:hAnsi="Times New Roman" w:cs="Times New Roman"/>
        </w:rPr>
        <w:t>Hình 2.5.3. Lược đồ mạng</w:t>
      </w:r>
      <w:r w:rsidRPr="00B00BF4">
        <w:rPr>
          <w:rFonts w:ascii="Times New Roman" w:hAnsi="Times New Roman" w:cs="Times New Roman"/>
        </w:rPr>
        <w:tab/>
      </w:r>
      <w:r w:rsidR="000D067C">
        <w:rPr>
          <w:rFonts w:ascii="Times New Roman" w:hAnsi="Times New Roman" w:cs="Times New Roman"/>
        </w:rPr>
        <w:t>33</w:t>
      </w:r>
    </w:p>
    <w:p w14:paraId="319E2765" w14:textId="77777777" w:rsidR="00E74222" w:rsidRPr="00B00BF4" w:rsidRDefault="00E74222" w:rsidP="00E74222">
      <w:pPr>
        <w:tabs>
          <w:tab w:val="right" w:leader="dot" w:pos="9072"/>
        </w:tabs>
        <w:ind w:left="-851" w:right="-279"/>
        <w:rPr>
          <w:rFonts w:ascii="Times New Roman" w:hAnsi="Times New Roman" w:cs="Times New Roman"/>
        </w:rPr>
      </w:pPr>
      <w:r w:rsidRPr="00B00BF4">
        <w:rPr>
          <w:rFonts w:ascii="Times New Roman" w:hAnsi="Times New Roman" w:cs="Times New Roman"/>
        </w:rPr>
        <w:t xml:space="preserve">Hình 2.6. Ước lượng thời gian và chi phí   </w:t>
      </w:r>
      <w:r w:rsidRPr="00B00BF4">
        <w:rPr>
          <w:rFonts w:ascii="Times New Roman" w:hAnsi="Times New Roman" w:cs="Times New Roman"/>
        </w:rPr>
        <w:tab/>
        <w:t>38</w:t>
      </w:r>
    </w:p>
    <w:p w14:paraId="1B5A2D74" w14:textId="77777777" w:rsidR="00E74222" w:rsidRPr="00B00BF4" w:rsidRDefault="00E74222" w:rsidP="00E74222">
      <w:pPr>
        <w:tabs>
          <w:tab w:val="right" w:leader="dot" w:pos="9072"/>
        </w:tabs>
        <w:ind w:left="-851" w:right="-279"/>
        <w:rPr>
          <w:rFonts w:ascii="Times New Roman" w:hAnsi="Times New Roman" w:cs="Times New Roman"/>
        </w:rPr>
      </w:pPr>
      <w:r w:rsidRPr="00B00BF4">
        <w:rPr>
          <w:rFonts w:ascii="Times New Roman" w:hAnsi="Times New Roman" w:cs="Times New Roman"/>
        </w:rPr>
        <w:t xml:space="preserve">Hình 2.7.3. Phân bổ tài nguyên và nhân sự   </w:t>
      </w:r>
      <w:r w:rsidRPr="00B00BF4">
        <w:rPr>
          <w:rFonts w:ascii="Times New Roman" w:hAnsi="Times New Roman" w:cs="Times New Roman"/>
        </w:rPr>
        <w:tab/>
        <w:t>44</w:t>
      </w:r>
    </w:p>
    <w:p w14:paraId="6D8E73DC" w14:textId="477014AF" w:rsidR="00E74222" w:rsidRDefault="00E74222" w:rsidP="00E74222">
      <w:pPr>
        <w:tabs>
          <w:tab w:val="right" w:leader="dot" w:pos="9072"/>
        </w:tabs>
        <w:ind w:left="-851" w:right="-279"/>
        <w:rPr>
          <w:rFonts w:ascii="Times New Roman" w:hAnsi="Times New Roman" w:cs="Times New Roman"/>
        </w:rPr>
      </w:pPr>
      <w:r w:rsidRPr="00B00BF4">
        <w:rPr>
          <w:rFonts w:ascii="Times New Roman" w:hAnsi="Times New Roman" w:cs="Times New Roman"/>
        </w:rPr>
        <w:t>Hình 3.1. Minh họa phân bổ quy trình</w:t>
      </w:r>
      <w:r w:rsidRPr="00B00BF4">
        <w:rPr>
          <w:rFonts w:ascii="Times New Roman" w:hAnsi="Times New Roman" w:cs="Times New Roman"/>
        </w:rPr>
        <w:tab/>
      </w:r>
      <w:r w:rsidR="00DD6C4E">
        <w:rPr>
          <w:rFonts w:ascii="Times New Roman" w:hAnsi="Times New Roman" w:cs="Times New Roman"/>
        </w:rPr>
        <w:t>49</w:t>
      </w:r>
    </w:p>
    <w:p w14:paraId="0C5BBCEB" w14:textId="0809EE66" w:rsidR="00163071" w:rsidRPr="00163071" w:rsidRDefault="00163071" w:rsidP="00163071">
      <w:pPr>
        <w:tabs>
          <w:tab w:val="right" w:leader="dot" w:pos="9072"/>
        </w:tabs>
        <w:ind w:left="-851" w:right="-279"/>
        <w:rPr>
          <w:rFonts w:ascii="Times New Roman" w:hAnsi="Times New Roman" w:cs="Times New Roman"/>
        </w:rPr>
      </w:pPr>
      <w:r w:rsidRPr="00163071">
        <w:rPr>
          <w:rFonts w:ascii="Times New Roman" w:hAnsi="Times New Roman" w:cs="Times New Roman"/>
        </w:rPr>
        <w:t>Hình 1.4.1.1. Minh họa sơ đồ use-case tổng quan</w:t>
      </w:r>
      <w:r w:rsidR="004C0800">
        <w:rPr>
          <w:rFonts w:ascii="Times New Roman" w:hAnsi="Times New Roman" w:cs="Times New Roman"/>
        </w:rPr>
        <w:tab/>
      </w:r>
      <w:r w:rsidRPr="00163071">
        <w:rPr>
          <w:rFonts w:ascii="Times New Roman" w:hAnsi="Times New Roman" w:cs="Times New Roman"/>
        </w:rPr>
        <w:t>56</w:t>
      </w:r>
    </w:p>
    <w:p w14:paraId="366B435C" w14:textId="1E7758C3" w:rsidR="00163071" w:rsidRPr="00163071" w:rsidRDefault="00163071" w:rsidP="00163071">
      <w:pPr>
        <w:tabs>
          <w:tab w:val="right" w:leader="dot" w:pos="9072"/>
        </w:tabs>
        <w:ind w:left="-851" w:right="-279"/>
        <w:rPr>
          <w:rFonts w:ascii="Times New Roman" w:hAnsi="Times New Roman" w:cs="Times New Roman"/>
        </w:rPr>
      </w:pPr>
      <w:r w:rsidRPr="00163071">
        <w:rPr>
          <w:rFonts w:ascii="Times New Roman" w:hAnsi="Times New Roman" w:cs="Times New Roman"/>
        </w:rPr>
        <w:t xml:space="preserve"> Hình 1.4.1.2.a. Use-case của các tác nhân bên phía quản lý hệ thống</w:t>
      </w:r>
      <w:r w:rsidR="004C0800">
        <w:rPr>
          <w:rFonts w:ascii="Times New Roman" w:hAnsi="Times New Roman" w:cs="Times New Roman"/>
        </w:rPr>
        <w:tab/>
      </w:r>
      <w:r w:rsidRPr="00163071">
        <w:rPr>
          <w:rFonts w:ascii="Times New Roman" w:hAnsi="Times New Roman" w:cs="Times New Roman"/>
        </w:rPr>
        <w:t>57</w:t>
      </w:r>
    </w:p>
    <w:p w14:paraId="4C03FEE8" w14:textId="1F88A17E" w:rsidR="00163071" w:rsidRPr="00163071" w:rsidRDefault="00163071" w:rsidP="00163071">
      <w:pPr>
        <w:tabs>
          <w:tab w:val="right" w:leader="dot" w:pos="9072"/>
        </w:tabs>
        <w:ind w:left="-851" w:right="-279"/>
        <w:rPr>
          <w:rFonts w:ascii="Times New Roman" w:hAnsi="Times New Roman" w:cs="Times New Roman"/>
        </w:rPr>
      </w:pPr>
      <w:r w:rsidRPr="00163071">
        <w:rPr>
          <w:rFonts w:ascii="Times New Roman" w:hAnsi="Times New Roman" w:cs="Times New Roman"/>
        </w:rPr>
        <w:t xml:space="preserve"> Hình 1.4.1.2.b. Use-case của tác nhân bên phía nhân viên đơn vị kinh doanh </w:t>
      </w:r>
      <w:r w:rsidR="004C0800">
        <w:rPr>
          <w:rFonts w:ascii="Times New Roman" w:hAnsi="Times New Roman" w:cs="Times New Roman"/>
        </w:rPr>
        <w:tab/>
      </w:r>
      <w:r w:rsidRPr="00163071">
        <w:rPr>
          <w:rFonts w:ascii="Times New Roman" w:hAnsi="Times New Roman" w:cs="Times New Roman"/>
        </w:rPr>
        <w:t>57</w:t>
      </w:r>
    </w:p>
    <w:p w14:paraId="5056E5FE" w14:textId="50037050" w:rsidR="00163071" w:rsidRPr="00163071" w:rsidRDefault="00163071" w:rsidP="00163071">
      <w:pPr>
        <w:tabs>
          <w:tab w:val="right" w:leader="dot" w:pos="9072"/>
        </w:tabs>
        <w:ind w:left="-851" w:right="-279"/>
        <w:rPr>
          <w:rFonts w:ascii="Times New Roman" w:hAnsi="Times New Roman" w:cs="Times New Roman"/>
        </w:rPr>
      </w:pPr>
      <w:r w:rsidRPr="00163071">
        <w:rPr>
          <w:rFonts w:ascii="Times New Roman" w:hAnsi="Times New Roman" w:cs="Times New Roman"/>
        </w:rPr>
        <w:t xml:space="preserve"> Hình 1.4.1.3. Use-case của tác nhân khách hàng</w:t>
      </w:r>
      <w:r w:rsidR="004C0800">
        <w:rPr>
          <w:rFonts w:ascii="Times New Roman" w:hAnsi="Times New Roman" w:cs="Times New Roman"/>
        </w:rPr>
        <w:tab/>
      </w:r>
      <w:r w:rsidRPr="00163071">
        <w:rPr>
          <w:rFonts w:ascii="Times New Roman" w:hAnsi="Times New Roman" w:cs="Times New Roman"/>
        </w:rPr>
        <w:t>58</w:t>
      </w:r>
    </w:p>
    <w:p w14:paraId="30C227B4" w14:textId="7B372659" w:rsidR="00163071" w:rsidRPr="00163071" w:rsidRDefault="00163071" w:rsidP="00163071">
      <w:pPr>
        <w:tabs>
          <w:tab w:val="right" w:leader="dot" w:pos="9072"/>
        </w:tabs>
        <w:ind w:left="-851" w:right="-279"/>
        <w:rPr>
          <w:rFonts w:ascii="Times New Roman" w:hAnsi="Times New Roman" w:cs="Times New Roman"/>
        </w:rPr>
      </w:pPr>
      <w:r w:rsidRPr="00163071">
        <w:rPr>
          <w:rFonts w:ascii="Times New Roman" w:hAnsi="Times New Roman" w:cs="Times New Roman"/>
        </w:rPr>
        <w:t xml:space="preserve"> Hình 1.4.2. Mô hình khái quát hệ cơ sở dữ liệu của toàn hệ thống </w:t>
      </w:r>
      <w:r w:rsidR="004C0800">
        <w:rPr>
          <w:rFonts w:ascii="Times New Roman" w:hAnsi="Times New Roman" w:cs="Times New Roman"/>
        </w:rPr>
        <w:tab/>
      </w:r>
      <w:r w:rsidRPr="00163071">
        <w:rPr>
          <w:rFonts w:ascii="Times New Roman" w:hAnsi="Times New Roman" w:cs="Times New Roman"/>
        </w:rPr>
        <w:t>59</w:t>
      </w:r>
    </w:p>
    <w:p w14:paraId="2379E37B" w14:textId="2C78B260" w:rsidR="00163071" w:rsidRPr="00163071" w:rsidRDefault="00163071" w:rsidP="00163071">
      <w:pPr>
        <w:tabs>
          <w:tab w:val="right" w:leader="dot" w:pos="9072"/>
        </w:tabs>
        <w:ind w:left="-851" w:right="-279"/>
        <w:rPr>
          <w:rFonts w:ascii="Times New Roman" w:hAnsi="Times New Roman" w:cs="Times New Roman"/>
        </w:rPr>
      </w:pPr>
      <w:r w:rsidRPr="00163071">
        <w:rPr>
          <w:rFonts w:ascii="Times New Roman" w:hAnsi="Times New Roman" w:cs="Times New Roman"/>
        </w:rPr>
        <w:t xml:space="preserve"> Hình 1.4.3. Bước đầu mô tả giao diện cho hệ thống</w:t>
      </w:r>
      <w:r w:rsidR="004C0800">
        <w:rPr>
          <w:rFonts w:ascii="Times New Roman" w:hAnsi="Times New Roman" w:cs="Times New Roman"/>
        </w:rPr>
        <w:tab/>
      </w:r>
      <w:r w:rsidRPr="00163071">
        <w:rPr>
          <w:rFonts w:ascii="Times New Roman" w:hAnsi="Times New Roman" w:cs="Times New Roman"/>
        </w:rPr>
        <w:t>60</w:t>
      </w:r>
    </w:p>
    <w:p w14:paraId="1618BD47" w14:textId="4830C2A7" w:rsidR="00163071" w:rsidRPr="00163071" w:rsidRDefault="00163071" w:rsidP="00163071">
      <w:pPr>
        <w:tabs>
          <w:tab w:val="right" w:leader="dot" w:pos="9072"/>
        </w:tabs>
        <w:ind w:left="-851" w:right="-279"/>
        <w:rPr>
          <w:rFonts w:ascii="Times New Roman" w:hAnsi="Times New Roman" w:cs="Times New Roman"/>
        </w:rPr>
      </w:pPr>
      <w:r w:rsidRPr="00163071">
        <w:rPr>
          <w:rFonts w:ascii="Times New Roman" w:hAnsi="Times New Roman" w:cs="Times New Roman"/>
        </w:rPr>
        <w:lastRenderedPageBreak/>
        <w:t xml:space="preserve"> Hình 1.5.1. Chi tiết chức năng thiết kế cho chức năng đăng ký tài khoản </w:t>
      </w:r>
      <w:r w:rsidR="004C0800">
        <w:rPr>
          <w:rFonts w:ascii="Times New Roman" w:hAnsi="Times New Roman" w:cs="Times New Roman"/>
        </w:rPr>
        <w:tab/>
      </w:r>
      <w:r w:rsidRPr="00163071">
        <w:rPr>
          <w:rFonts w:ascii="Times New Roman" w:hAnsi="Times New Roman" w:cs="Times New Roman"/>
        </w:rPr>
        <w:t>62</w:t>
      </w:r>
    </w:p>
    <w:p w14:paraId="4E220D3B" w14:textId="1632077E" w:rsidR="00163071" w:rsidRPr="00163071" w:rsidRDefault="00163071" w:rsidP="00163071">
      <w:pPr>
        <w:tabs>
          <w:tab w:val="right" w:leader="dot" w:pos="9072"/>
        </w:tabs>
        <w:ind w:left="-851" w:right="-279"/>
        <w:rPr>
          <w:rFonts w:ascii="Times New Roman" w:hAnsi="Times New Roman" w:cs="Times New Roman"/>
        </w:rPr>
      </w:pPr>
      <w:r w:rsidRPr="00163071">
        <w:rPr>
          <w:rFonts w:ascii="Times New Roman" w:hAnsi="Times New Roman" w:cs="Times New Roman"/>
        </w:rPr>
        <w:t xml:space="preserve"> Hình 1.5.2. Chi tiết chức năng thiết kế cho chức năng đăng nhập người dùng</w:t>
      </w:r>
      <w:r w:rsidR="004C0800">
        <w:rPr>
          <w:rFonts w:ascii="Times New Roman" w:hAnsi="Times New Roman" w:cs="Times New Roman"/>
        </w:rPr>
        <w:tab/>
      </w:r>
      <w:r w:rsidRPr="00163071">
        <w:rPr>
          <w:rFonts w:ascii="Times New Roman" w:hAnsi="Times New Roman" w:cs="Times New Roman"/>
        </w:rPr>
        <w:t xml:space="preserve"> 64</w:t>
      </w:r>
    </w:p>
    <w:p w14:paraId="0B62725E" w14:textId="2E545073" w:rsidR="00163071" w:rsidRPr="00163071" w:rsidRDefault="00163071" w:rsidP="00163071">
      <w:pPr>
        <w:tabs>
          <w:tab w:val="right" w:leader="dot" w:pos="9072"/>
        </w:tabs>
        <w:ind w:left="-851" w:right="-279"/>
        <w:rPr>
          <w:rFonts w:ascii="Times New Roman" w:hAnsi="Times New Roman" w:cs="Times New Roman"/>
        </w:rPr>
      </w:pPr>
      <w:r w:rsidRPr="00163071">
        <w:rPr>
          <w:rFonts w:ascii="Times New Roman" w:hAnsi="Times New Roman" w:cs="Times New Roman"/>
        </w:rPr>
        <w:t xml:space="preserve"> Hình 1.5.3. Chi tiết chức năng thiết kế cho chức năng hiển thị thông tin sản phẩm </w:t>
      </w:r>
      <w:r w:rsidR="004C0800">
        <w:rPr>
          <w:rFonts w:ascii="Times New Roman" w:hAnsi="Times New Roman" w:cs="Times New Roman"/>
        </w:rPr>
        <w:tab/>
      </w:r>
      <w:r w:rsidRPr="00163071">
        <w:rPr>
          <w:rFonts w:ascii="Times New Roman" w:hAnsi="Times New Roman" w:cs="Times New Roman"/>
        </w:rPr>
        <w:t>66</w:t>
      </w:r>
    </w:p>
    <w:p w14:paraId="5ACA4322" w14:textId="37313071" w:rsidR="00163071" w:rsidRPr="00163071" w:rsidRDefault="00163071" w:rsidP="00163071">
      <w:pPr>
        <w:tabs>
          <w:tab w:val="right" w:leader="dot" w:pos="9072"/>
        </w:tabs>
        <w:ind w:left="-851" w:right="-279"/>
        <w:rPr>
          <w:rFonts w:ascii="Times New Roman" w:hAnsi="Times New Roman" w:cs="Times New Roman"/>
        </w:rPr>
      </w:pPr>
      <w:r w:rsidRPr="00163071">
        <w:rPr>
          <w:rFonts w:ascii="Times New Roman" w:hAnsi="Times New Roman" w:cs="Times New Roman"/>
        </w:rPr>
        <w:t xml:space="preserve"> Hình 1.5.4. Chi tiết chức năng thiết kế cho chức năng giỏ hàng</w:t>
      </w:r>
      <w:r w:rsidR="004C0800">
        <w:rPr>
          <w:rFonts w:ascii="Times New Roman" w:hAnsi="Times New Roman" w:cs="Times New Roman"/>
        </w:rPr>
        <w:tab/>
      </w:r>
      <w:r w:rsidRPr="00163071">
        <w:rPr>
          <w:rFonts w:ascii="Times New Roman" w:hAnsi="Times New Roman" w:cs="Times New Roman"/>
        </w:rPr>
        <w:t>68</w:t>
      </w:r>
    </w:p>
    <w:p w14:paraId="1C7E5807" w14:textId="3AB82CB3" w:rsidR="00163071" w:rsidRPr="00163071" w:rsidRDefault="00163071" w:rsidP="00163071">
      <w:pPr>
        <w:tabs>
          <w:tab w:val="right" w:leader="dot" w:pos="9072"/>
        </w:tabs>
        <w:ind w:left="-851" w:right="-279"/>
        <w:rPr>
          <w:rFonts w:ascii="Times New Roman" w:hAnsi="Times New Roman" w:cs="Times New Roman"/>
        </w:rPr>
      </w:pPr>
      <w:r w:rsidRPr="00163071">
        <w:rPr>
          <w:rFonts w:ascii="Times New Roman" w:hAnsi="Times New Roman" w:cs="Times New Roman"/>
        </w:rPr>
        <w:t xml:space="preserve"> Hình 1.5.5. Chi tiết chức năng thiết kế cho chức năng đặt hàng</w:t>
      </w:r>
      <w:r w:rsidR="004C0800">
        <w:rPr>
          <w:rFonts w:ascii="Times New Roman" w:hAnsi="Times New Roman" w:cs="Times New Roman"/>
        </w:rPr>
        <w:tab/>
      </w:r>
      <w:r w:rsidRPr="00163071">
        <w:rPr>
          <w:rFonts w:ascii="Times New Roman" w:hAnsi="Times New Roman" w:cs="Times New Roman"/>
        </w:rPr>
        <w:t xml:space="preserve"> 70</w:t>
      </w:r>
    </w:p>
    <w:p w14:paraId="3603D4DE" w14:textId="77584DEA" w:rsidR="00163071" w:rsidRPr="00163071" w:rsidRDefault="00163071" w:rsidP="00163071">
      <w:pPr>
        <w:tabs>
          <w:tab w:val="right" w:leader="dot" w:pos="9072"/>
        </w:tabs>
        <w:ind w:left="-851" w:right="-279"/>
        <w:rPr>
          <w:rFonts w:ascii="Times New Roman" w:hAnsi="Times New Roman" w:cs="Times New Roman"/>
        </w:rPr>
      </w:pPr>
      <w:r w:rsidRPr="00163071">
        <w:rPr>
          <w:rFonts w:ascii="Times New Roman" w:hAnsi="Times New Roman" w:cs="Times New Roman"/>
        </w:rPr>
        <w:t xml:space="preserve"> Hình 1.5.6.1. Chi tiết chức năng thiết kế cho chức năng quản lý người dùng</w:t>
      </w:r>
      <w:r w:rsidR="004C0800">
        <w:rPr>
          <w:rFonts w:ascii="Times New Roman" w:hAnsi="Times New Roman" w:cs="Times New Roman"/>
        </w:rPr>
        <w:tab/>
      </w:r>
      <w:r w:rsidRPr="00163071">
        <w:rPr>
          <w:rFonts w:ascii="Times New Roman" w:hAnsi="Times New Roman" w:cs="Times New Roman"/>
        </w:rPr>
        <w:t>72</w:t>
      </w:r>
    </w:p>
    <w:p w14:paraId="4C0A17B3" w14:textId="0988211A" w:rsidR="00163071" w:rsidRPr="00163071" w:rsidRDefault="00163071" w:rsidP="00163071">
      <w:pPr>
        <w:tabs>
          <w:tab w:val="right" w:leader="dot" w:pos="9072"/>
        </w:tabs>
        <w:ind w:left="-851" w:right="-279"/>
        <w:rPr>
          <w:rFonts w:ascii="Times New Roman" w:hAnsi="Times New Roman" w:cs="Times New Roman"/>
        </w:rPr>
      </w:pPr>
      <w:r w:rsidRPr="00163071">
        <w:rPr>
          <w:rFonts w:ascii="Times New Roman" w:hAnsi="Times New Roman" w:cs="Times New Roman"/>
        </w:rPr>
        <w:t xml:space="preserve"> Hình 1.5.6.2. Chi tiết chức năng thiết kế cho chức năng quản lý sản phẩm</w:t>
      </w:r>
      <w:r w:rsidR="004C0800">
        <w:rPr>
          <w:rFonts w:ascii="Times New Roman" w:hAnsi="Times New Roman" w:cs="Times New Roman"/>
        </w:rPr>
        <w:tab/>
      </w:r>
      <w:r w:rsidRPr="00163071">
        <w:rPr>
          <w:rFonts w:ascii="Times New Roman" w:hAnsi="Times New Roman" w:cs="Times New Roman"/>
        </w:rPr>
        <w:t>74</w:t>
      </w:r>
    </w:p>
    <w:p w14:paraId="3A3BF9B5" w14:textId="438CE61C" w:rsidR="00163071" w:rsidRPr="00163071" w:rsidRDefault="00163071" w:rsidP="00163071">
      <w:pPr>
        <w:tabs>
          <w:tab w:val="right" w:leader="dot" w:pos="9072"/>
        </w:tabs>
        <w:ind w:left="-851" w:right="-279"/>
        <w:rPr>
          <w:rFonts w:ascii="Times New Roman" w:hAnsi="Times New Roman" w:cs="Times New Roman"/>
        </w:rPr>
      </w:pPr>
      <w:r w:rsidRPr="00163071">
        <w:rPr>
          <w:rFonts w:ascii="Times New Roman" w:hAnsi="Times New Roman" w:cs="Times New Roman"/>
        </w:rPr>
        <w:t xml:space="preserve"> Hình 1.5.6.3. Chi tiết chức năng thiết kế cho chức năng quản lý đơn đặt hàng</w:t>
      </w:r>
      <w:r w:rsidR="004C0800">
        <w:rPr>
          <w:rFonts w:ascii="Times New Roman" w:hAnsi="Times New Roman" w:cs="Times New Roman"/>
        </w:rPr>
        <w:tab/>
      </w:r>
      <w:r w:rsidRPr="00163071">
        <w:rPr>
          <w:rFonts w:ascii="Times New Roman" w:hAnsi="Times New Roman" w:cs="Times New Roman"/>
        </w:rPr>
        <w:t>76</w:t>
      </w:r>
    </w:p>
    <w:p w14:paraId="29E759C4" w14:textId="79D4322F" w:rsidR="00163071" w:rsidRPr="00163071" w:rsidRDefault="00163071" w:rsidP="00163071">
      <w:pPr>
        <w:tabs>
          <w:tab w:val="right" w:leader="dot" w:pos="9072"/>
        </w:tabs>
        <w:ind w:left="-851" w:right="-279"/>
        <w:rPr>
          <w:rFonts w:ascii="Times New Roman" w:hAnsi="Times New Roman" w:cs="Times New Roman"/>
        </w:rPr>
      </w:pPr>
      <w:r w:rsidRPr="00163071">
        <w:rPr>
          <w:rFonts w:ascii="Times New Roman" w:hAnsi="Times New Roman" w:cs="Times New Roman"/>
        </w:rPr>
        <w:t xml:space="preserve"> Hình 1.5.7.1. Chi tiết chức năng thống kê Doanh thu</w:t>
      </w:r>
      <w:r w:rsidR="004C0800">
        <w:rPr>
          <w:rFonts w:ascii="Times New Roman" w:hAnsi="Times New Roman" w:cs="Times New Roman"/>
        </w:rPr>
        <w:tab/>
      </w:r>
      <w:r w:rsidRPr="00163071">
        <w:rPr>
          <w:rFonts w:ascii="Times New Roman" w:hAnsi="Times New Roman" w:cs="Times New Roman"/>
        </w:rPr>
        <w:t>78</w:t>
      </w:r>
    </w:p>
    <w:p w14:paraId="2B6B72D8" w14:textId="24492042" w:rsidR="00163071" w:rsidRPr="00163071" w:rsidRDefault="00163071" w:rsidP="00163071">
      <w:pPr>
        <w:tabs>
          <w:tab w:val="right" w:leader="dot" w:pos="9072"/>
        </w:tabs>
        <w:ind w:left="-851" w:right="-279"/>
        <w:rPr>
          <w:rFonts w:ascii="Times New Roman" w:hAnsi="Times New Roman" w:cs="Times New Roman"/>
        </w:rPr>
      </w:pPr>
      <w:r w:rsidRPr="00163071">
        <w:rPr>
          <w:rFonts w:ascii="Times New Roman" w:hAnsi="Times New Roman" w:cs="Times New Roman"/>
        </w:rPr>
        <w:t xml:space="preserve"> Hình 1.5.7.2. Chi tiết chức năng thống kê Sản phẩm bán chạy</w:t>
      </w:r>
      <w:r w:rsidR="004C0800">
        <w:rPr>
          <w:rFonts w:ascii="Times New Roman" w:hAnsi="Times New Roman" w:cs="Times New Roman"/>
        </w:rPr>
        <w:tab/>
      </w:r>
      <w:r w:rsidRPr="00163071">
        <w:rPr>
          <w:rFonts w:ascii="Times New Roman" w:hAnsi="Times New Roman" w:cs="Times New Roman"/>
        </w:rPr>
        <w:t>80</w:t>
      </w:r>
    </w:p>
    <w:p w14:paraId="54219C9D" w14:textId="76C568AF" w:rsidR="00163071" w:rsidRPr="00163071" w:rsidRDefault="00163071" w:rsidP="00163071">
      <w:pPr>
        <w:tabs>
          <w:tab w:val="right" w:leader="dot" w:pos="9072"/>
        </w:tabs>
        <w:ind w:left="-851" w:right="-279"/>
        <w:rPr>
          <w:rFonts w:ascii="Times New Roman" w:hAnsi="Times New Roman" w:cs="Times New Roman"/>
        </w:rPr>
      </w:pPr>
      <w:r w:rsidRPr="00163071">
        <w:rPr>
          <w:rFonts w:ascii="Times New Roman" w:hAnsi="Times New Roman" w:cs="Times New Roman"/>
        </w:rPr>
        <w:t xml:space="preserve"> Hình 2.1.1. Màn hình chức năng Đăng ký tài khoản</w:t>
      </w:r>
      <w:r w:rsidR="004C0800">
        <w:rPr>
          <w:rFonts w:ascii="Times New Roman" w:hAnsi="Times New Roman" w:cs="Times New Roman"/>
        </w:rPr>
        <w:tab/>
      </w:r>
      <w:r w:rsidRPr="00163071">
        <w:rPr>
          <w:rFonts w:ascii="Times New Roman" w:hAnsi="Times New Roman" w:cs="Times New Roman"/>
        </w:rPr>
        <w:t xml:space="preserve"> 82</w:t>
      </w:r>
    </w:p>
    <w:p w14:paraId="28820C34" w14:textId="6C6E95FA" w:rsidR="00163071" w:rsidRPr="00163071" w:rsidRDefault="00163071" w:rsidP="00163071">
      <w:pPr>
        <w:tabs>
          <w:tab w:val="right" w:leader="dot" w:pos="9072"/>
        </w:tabs>
        <w:ind w:left="-851" w:right="-279"/>
        <w:rPr>
          <w:rFonts w:ascii="Times New Roman" w:hAnsi="Times New Roman" w:cs="Times New Roman"/>
        </w:rPr>
      </w:pPr>
      <w:r w:rsidRPr="00163071">
        <w:rPr>
          <w:rFonts w:ascii="Times New Roman" w:hAnsi="Times New Roman" w:cs="Times New Roman"/>
        </w:rPr>
        <w:t xml:space="preserve"> Hình 2.1.2. Màn hình chức năng đăng nhập</w:t>
      </w:r>
      <w:r w:rsidR="004C0800">
        <w:rPr>
          <w:rFonts w:ascii="Times New Roman" w:hAnsi="Times New Roman" w:cs="Times New Roman"/>
        </w:rPr>
        <w:tab/>
      </w:r>
      <w:r w:rsidRPr="00163071">
        <w:rPr>
          <w:rFonts w:ascii="Times New Roman" w:hAnsi="Times New Roman" w:cs="Times New Roman"/>
        </w:rPr>
        <w:t>83</w:t>
      </w:r>
    </w:p>
    <w:p w14:paraId="201AE037" w14:textId="4840C731" w:rsidR="00163071" w:rsidRPr="00163071" w:rsidRDefault="00163071" w:rsidP="00163071">
      <w:pPr>
        <w:tabs>
          <w:tab w:val="right" w:leader="dot" w:pos="9072"/>
        </w:tabs>
        <w:ind w:left="-851" w:right="-279"/>
        <w:rPr>
          <w:rFonts w:ascii="Times New Roman" w:hAnsi="Times New Roman" w:cs="Times New Roman"/>
        </w:rPr>
      </w:pPr>
      <w:r w:rsidRPr="00163071">
        <w:rPr>
          <w:rFonts w:ascii="Times New Roman" w:hAnsi="Times New Roman" w:cs="Times New Roman"/>
        </w:rPr>
        <w:t xml:space="preserve"> Hình 2.1.3.a-b. Màn hình chức năng hiển thị sản phẩm </w:t>
      </w:r>
      <w:r w:rsidR="004C0800">
        <w:rPr>
          <w:rFonts w:ascii="Times New Roman" w:hAnsi="Times New Roman" w:cs="Times New Roman"/>
        </w:rPr>
        <w:tab/>
      </w:r>
      <w:r w:rsidRPr="00163071">
        <w:rPr>
          <w:rFonts w:ascii="Times New Roman" w:hAnsi="Times New Roman" w:cs="Times New Roman"/>
        </w:rPr>
        <w:t>84</w:t>
      </w:r>
    </w:p>
    <w:p w14:paraId="42184FBC" w14:textId="15298A1B" w:rsidR="00163071" w:rsidRPr="00163071" w:rsidRDefault="00163071" w:rsidP="00163071">
      <w:pPr>
        <w:tabs>
          <w:tab w:val="right" w:leader="dot" w:pos="9072"/>
        </w:tabs>
        <w:ind w:left="-851" w:right="-279"/>
        <w:rPr>
          <w:rFonts w:ascii="Times New Roman" w:hAnsi="Times New Roman" w:cs="Times New Roman"/>
        </w:rPr>
      </w:pPr>
      <w:r w:rsidRPr="00163071">
        <w:rPr>
          <w:rFonts w:ascii="Times New Roman" w:hAnsi="Times New Roman" w:cs="Times New Roman"/>
        </w:rPr>
        <w:t xml:space="preserve"> Hình 2.1.4. Màn hình chức năng Giỏ hàng </w:t>
      </w:r>
      <w:r w:rsidR="00263E75">
        <w:rPr>
          <w:rFonts w:ascii="Times New Roman" w:hAnsi="Times New Roman" w:cs="Times New Roman"/>
        </w:rPr>
        <w:tab/>
      </w:r>
      <w:r w:rsidRPr="00163071">
        <w:rPr>
          <w:rFonts w:ascii="Times New Roman" w:hAnsi="Times New Roman" w:cs="Times New Roman"/>
        </w:rPr>
        <w:t>85</w:t>
      </w:r>
    </w:p>
    <w:p w14:paraId="39B7AA27" w14:textId="0A07CFC5" w:rsidR="00163071" w:rsidRPr="00163071" w:rsidRDefault="00163071" w:rsidP="00163071">
      <w:pPr>
        <w:tabs>
          <w:tab w:val="right" w:leader="dot" w:pos="9072"/>
        </w:tabs>
        <w:ind w:left="-851" w:right="-279"/>
        <w:rPr>
          <w:rFonts w:ascii="Times New Roman" w:hAnsi="Times New Roman" w:cs="Times New Roman"/>
        </w:rPr>
      </w:pPr>
      <w:r w:rsidRPr="00163071">
        <w:rPr>
          <w:rFonts w:ascii="Times New Roman" w:hAnsi="Times New Roman" w:cs="Times New Roman"/>
        </w:rPr>
        <w:t xml:space="preserve"> Hình 2.1.5. Màn hình chức năng Đặt hàng</w:t>
      </w:r>
      <w:r w:rsidR="00263E75">
        <w:rPr>
          <w:rFonts w:ascii="Times New Roman" w:hAnsi="Times New Roman" w:cs="Times New Roman"/>
        </w:rPr>
        <w:tab/>
      </w:r>
      <w:r w:rsidRPr="00163071">
        <w:rPr>
          <w:rFonts w:ascii="Times New Roman" w:hAnsi="Times New Roman" w:cs="Times New Roman"/>
        </w:rPr>
        <w:t>85</w:t>
      </w:r>
    </w:p>
    <w:p w14:paraId="56075F40" w14:textId="5C3B4890" w:rsidR="00163071" w:rsidRPr="00163071" w:rsidRDefault="00163071" w:rsidP="00163071">
      <w:pPr>
        <w:tabs>
          <w:tab w:val="right" w:leader="dot" w:pos="9072"/>
        </w:tabs>
        <w:ind w:left="-851" w:right="-279"/>
        <w:rPr>
          <w:rFonts w:ascii="Times New Roman" w:hAnsi="Times New Roman" w:cs="Times New Roman"/>
        </w:rPr>
      </w:pPr>
      <w:r w:rsidRPr="00163071">
        <w:rPr>
          <w:rFonts w:ascii="Times New Roman" w:hAnsi="Times New Roman" w:cs="Times New Roman"/>
        </w:rPr>
        <w:t xml:space="preserve"> Hình 2.1.6. Màn hình chức năng gửi e-mail xác nhận đặt hàng</w:t>
      </w:r>
      <w:r w:rsidR="00263E75">
        <w:rPr>
          <w:rFonts w:ascii="Times New Roman" w:hAnsi="Times New Roman" w:cs="Times New Roman"/>
        </w:rPr>
        <w:tab/>
      </w:r>
      <w:r w:rsidRPr="00163071">
        <w:rPr>
          <w:rFonts w:ascii="Times New Roman" w:hAnsi="Times New Roman" w:cs="Times New Roman"/>
        </w:rPr>
        <w:t xml:space="preserve"> 86</w:t>
      </w:r>
    </w:p>
    <w:p w14:paraId="73DE0638" w14:textId="45B808E6" w:rsidR="00163071" w:rsidRPr="00163071" w:rsidRDefault="00163071" w:rsidP="00163071">
      <w:pPr>
        <w:tabs>
          <w:tab w:val="right" w:leader="dot" w:pos="9072"/>
        </w:tabs>
        <w:ind w:left="-851" w:right="-279"/>
        <w:rPr>
          <w:rFonts w:ascii="Times New Roman" w:hAnsi="Times New Roman" w:cs="Times New Roman"/>
        </w:rPr>
      </w:pPr>
      <w:r w:rsidRPr="00163071">
        <w:rPr>
          <w:rFonts w:ascii="Times New Roman" w:hAnsi="Times New Roman" w:cs="Times New Roman"/>
        </w:rPr>
        <w:t xml:space="preserve"> Hình 2.1.7. Màn hình chức năng quản lý sách </w:t>
      </w:r>
      <w:r w:rsidR="00263E75">
        <w:rPr>
          <w:rFonts w:ascii="Times New Roman" w:hAnsi="Times New Roman" w:cs="Times New Roman"/>
        </w:rPr>
        <w:tab/>
      </w:r>
      <w:r w:rsidRPr="00163071">
        <w:rPr>
          <w:rFonts w:ascii="Times New Roman" w:hAnsi="Times New Roman" w:cs="Times New Roman"/>
        </w:rPr>
        <w:t>86</w:t>
      </w:r>
    </w:p>
    <w:p w14:paraId="27A188BB" w14:textId="79177378" w:rsidR="00163071" w:rsidRPr="00163071" w:rsidRDefault="00163071" w:rsidP="00163071">
      <w:pPr>
        <w:tabs>
          <w:tab w:val="right" w:leader="dot" w:pos="9072"/>
        </w:tabs>
        <w:ind w:left="-851" w:right="-279"/>
        <w:rPr>
          <w:rFonts w:ascii="Times New Roman" w:hAnsi="Times New Roman" w:cs="Times New Roman"/>
        </w:rPr>
      </w:pPr>
      <w:r w:rsidRPr="00163071">
        <w:rPr>
          <w:rFonts w:ascii="Times New Roman" w:hAnsi="Times New Roman" w:cs="Times New Roman"/>
        </w:rPr>
        <w:t xml:space="preserve"> Hình 2.1.8. Màn hình chức năng quản lý người dùng</w:t>
      </w:r>
      <w:r w:rsidR="00263E75">
        <w:rPr>
          <w:rFonts w:ascii="Times New Roman" w:hAnsi="Times New Roman" w:cs="Times New Roman"/>
        </w:rPr>
        <w:tab/>
      </w:r>
      <w:r w:rsidRPr="00163071">
        <w:rPr>
          <w:rFonts w:ascii="Times New Roman" w:hAnsi="Times New Roman" w:cs="Times New Roman"/>
        </w:rPr>
        <w:t>87</w:t>
      </w:r>
    </w:p>
    <w:p w14:paraId="7B074778" w14:textId="5BC76093" w:rsidR="00163071" w:rsidRPr="00163071" w:rsidRDefault="00163071" w:rsidP="00163071">
      <w:pPr>
        <w:tabs>
          <w:tab w:val="right" w:leader="dot" w:pos="9072"/>
        </w:tabs>
        <w:ind w:left="-851" w:right="-279"/>
        <w:rPr>
          <w:rFonts w:ascii="Times New Roman" w:hAnsi="Times New Roman" w:cs="Times New Roman"/>
        </w:rPr>
      </w:pPr>
      <w:r w:rsidRPr="00163071">
        <w:rPr>
          <w:rFonts w:ascii="Times New Roman" w:hAnsi="Times New Roman" w:cs="Times New Roman"/>
        </w:rPr>
        <w:t xml:space="preserve"> Hình 2.1.9. Màn hình chức năng quản lý các đơn đặt hàng của khách hàng</w:t>
      </w:r>
      <w:r w:rsidR="00263E75">
        <w:rPr>
          <w:rFonts w:ascii="Times New Roman" w:hAnsi="Times New Roman" w:cs="Times New Roman"/>
        </w:rPr>
        <w:tab/>
      </w:r>
      <w:r w:rsidRPr="00163071">
        <w:rPr>
          <w:rFonts w:ascii="Times New Roman" w:hAnsi="Times New Roman" w:cs="Times New Roman"/>
        </w:rPr>
        <w:t>87</w:t>
      </w:r>
    </w:p>
    <w:p w14:paraId="614DC91E" w14:textId="66B2B800" w:rsidR="00163071" w:rsidRPr="00163071" w:rsidRDefault="00163071" w:rsidP="00163071">
      <w:pPr>
        <w:tabs>
          <w:tab w:val="right" w:leader="dot" w:pos="9072"/>
        </w:tabs>
        <w:ind w:left="-851" w:right="-279"/>
        <w:rPr>
          <w:rFonts w:ascii="Times New Roman" w:hAnsi="Times New Roman" w:cs="Times New Roman"/>
        </w:rPr>
      </w:pPr>
      <w:r w:rsidRPr="00163071">
        <w:rPr>
          <w:rFonts w:ascii="Times New Roman" w:hAnsi="Times New Roman" w:cs="Times New Roman"/>
        </w:rPr>
        <w:t xml:space="preserve"> Hình 2.1.10. Màn hình chức năng Thống kê Doanh thu</w:t>
      </w:r>
      <w:r w:rsidR="00263E75">
        <w:rPr>
          <w:rFonts w:ascii="Times New Roman" w:hAnsi="Times New Roman" w:cs="Times New Roman"/>
        </w:rPr>
        <w:tab/>
      </w:r>
      <w:r w:rsidRPr="00163071">
        <w:rPr>
          <w:rFonts w:ascii="Times New Roman" w:hAnsi="Times New Roman" w:cs="Times New Roman"/>
        </w:rPr>
        <w:t xml:space="preserve"> 88</w:t>
      </w:r>
    </w:p>
    <w:p w14:paraId="31D64EDF" w14:textId="1FFB7F83" w:rsidR="00AD34C9" w:rsidRDefault="00163071" w:rsidP="00163071">
      <w:pPr>
        <w:tabs>
          <w:tab w:val="right" w:leader="dot" w:pos="9072"/>
        </w:tabs>
        <w:ind w:left="-851" w:right="-279"/>
        <w:rPr>
          <w:rFonts w:ascii="Times New Roman" w:hAnsi="Times New Roman" w:cs="Times New Roman"/>
        </w:rPr>
      </w:pPr>
      <w:r w:rsidRPr="00163071">
        <w:rPr>
          <w:rFonts w:ascii="Times New Roman" w:hAnsi="Times New Roman" w:cs="Times New Roman"/>
        </w:rPr>
        <w:t xml:space="preserve"> Hình 2.1.11. Màn hình chức năng Thống kê Sản phẩm bán chạy</w:t>
      </w:r>
      <w:r w:rsidR="00263E75">
        <w:rPr>
          <w:rFonts w:ascii="Times New Roman" w:hAnsi="Times New Roman" w:cs="Times New Roman"/>
        </w:rPr>
        <w:tab/>
      </w:r>
      <w:r w:rsidRPr="00163071">
        <w:rPr>
          <w:rFonts w:ascii="Times New Roman" w:hAnsi="Times New Roman" w:cs="Times New Roman"/>
        </w:rPr>
        <w:t xml:space="preserve"> 88</w:t>
      </w:r>
    </w:p>
    <w:p w14:paraId="2672E54E" w14:textId="20D3988F" w:rsidR="00605225" w:rsidRDefault="00605225" w:rsidP="00E74222">
      <w:pPr>
        <w:tabs>
          <w:tab w:val="right" w:leader="dot" w:pos="9072"/>
        </w:tabs>
        <w:ind w:left="-851" w:right="-279"/>
        <w:rPr>
          <w:rFonts w:ascii="Times New Roman" w:hAnsi="Times New Roman" w:cs="Times New Roman"/>
        </w:rPr>
      </w:pPr>
    </w:p>
    <w:p w14:paraId="70907AC4" w14:textId="43952171" w:rsidR="00605225" w:rsidRDefault="00605225" w:rsidP="00605225">
      <w:pPr>
        <w:pStyle w:val="Heading4"/>
      </w:pPr>
      <w:bookmarkStart w:id="115" w:name="_Toc119108337"/>
      <w:r>
        <w:lastRenderedPageBreak/>
        <w:t>Danh mục bảng biểu</w:t>
      </w:r>
      <w:bookmarkEnd w:id="115"/>
    </w:p>
    <w:p w14:paraId="4B30B9E7" w14:textId="2BD9704B" w:rsidR="00605225" w:rsidRDefault="003033D7" w:rsidP="003E4CED">
      <w:pPr>
        <w:pStyle w:val="Heading5"/>
      </w:pPr>
      <w:bookmarkStart w:id="116" w:name="_Toc119108338"/>
      <w:r>
        <w:t>Phần A</w:t>
      </w:r>
      <w:bookmarkEnd w:id="116"/>
    </w:p>
    <w:p w14:paraId="0BFF6487" w14:textId="77777777" w:rsidR="003033D7" w:rsidRPr="00982C1E" w:rsidRDefault="003033D7" w:rsidP="003033D7">
      <w:pPr>
        <w:tabs>
          <w:tab w:val="left" w:pos="426"/>
          <w:tab w:val="right" w:leader="dot" w:pos="9072"/>
        </w:tabs>
        <w:ind w:left="-851"/>
        <w:rPr>
          <w:rFonts w:ascii="Times New Roman" w:hAnsi="Times New Roman" w:cs="Times New Roman"/>
        </w:rPr>
      </w:pPr>
      <w:r w:rsidRPr="00982C1E">
        <w:rPr>
          <w:rFonts w:ascii="Times New Roman" w:hAnsi="Times New Roman" w:cs="Times New Roman"/>
        </w:rPr>
        <w:t>Bảng 1.1.3. Bảng tường trình công việc</w:t>
      </w:r>
      <w:r w:rsidRPr="00982C1E">
        <w:rPr>
          <w:rFonts w:ascii="Times New Roman" w:hAnsi="Times New Roman" w:cs="Times New Roman"/>
        </w:rPr>
        <w:tab/>
        <w:t>20</w:t>
      </w:r>
    </w:p>
    <w:p w14:paraId="5FC057A6" w14:textId="77777777" w:rsidR="003033D7" w:rsidRPr="00982C1E" w:rsidRDefault="003033D7" w:rsidP="003033D7">
      <w:pPr>
        <w:tabs>
          <w:tab w:val="left" w:pos="426"/>
          <w:tab w:val="right" w:leader="dot" w:pos="9072"/>
        </w:tabs>
        <w:ind w:left="-851"/>
        <w:rPr>
          <w:rFonts w:ascii="Times New Roman" w:hAnsi="Times New Roman" w:cs="Times New Roman"/>
        </w:rPr>
      </w:pPr>
      <w:r w:rsidRPr="00982C1E">
        <w:rPr>
          <w:rFonts w:ascii="Times New Roman" w:hAnsi="Times New Roman" w:cs="Times New Roman"/>
        </w:rPr>
        <w:t xml:space="preserve">Bảng 1.3. Bảng tôn chỉ dự án </w:t>
      </w:r>
      <w:r w:rsidRPr="00982C1E">
        <w:rPr>
          <w:rFonts w:ascii="Times New Roman" w:hAnsi="Times New Roman" w:cs="Times New Roman"/>
        </w:rPr>
        <w:tab/>
        <w:t xml:space="preserve"> 22</w:t>
      </w:r>
    </w:p>
    <w:p w14:paraId="70EF5584" w14:textId="77777777" w:rsidR="003033D7" w:rsidRPr="00982C1E" w:rsidRDefault="003033D7" w:rsidP="003033D7">
      <w:pPr>
        <w:tabs>
          <w:tab w:val="left" w:pos="426"/>
          <w:tab w:val="right" w:leader="dot" w:pos="9072"/>
        </w:tabs>
        <w:ind w:left="-851"/>
        <w:rPr>
          <w:rFonts w:ascii="Times New Roman" w:hAnsi="Times New Roman" w:cs="Times New Roman"/>
        </w:rPr>
      </w:pPr>
      <w:r w:rsidRPr="00982C1E">
        <w:rPr>
          <w:rFonts w:ascii="Times New Roman" w:hAnsi="Times New Roman" w:cs="Times New Roman"/>
        </w:rPr>
        <w:t xml:space="preserve">Bảng 2.3. Bảng phân tích các bên liên quan  </w:t>
      </w:r>
      <w:r w:rsidRPr="00982C1E">
        <w:rPr>
          <w:rFonts w:ascii="Times New Roman" w:hAnsi="Times New Roman" w:cs="Times New Roman"/>
        </w:rPr>
        <w:tab/>
        <w:t>24</w:t>
      </w:r>
      <w:r w:rsidRPr="00982C1E">
        <w:rPr>
          <w:rFonts w:ascii="Times New Roman" w:hAnsi="Times New Roman" w:cs="Times New Roman"/>
        </w:rPr>
        <w:tab/>
      </w:r>
    </w:p>
    <w:p w14:paraId="28B09D78" w14:textId="77777777" w:rsidR="003033D7" w:rsidRPr="00982C1E" w:rsidRDefault="003033D7" w:rsidP="003033D7">
      <w:pPr>
        <w:tabs>
          <w:tab w:val="left" w:pos="426"/>
          <w:tab w:val="right" w:leader="dot" w:pos="9072"/>
        </w:tabs>
        <w:ind w:left="-851"/>
        <w:rPr>
          <w:rFonts w:ascii="Times New Roman" w:hAnsi="Times New Roman" w:cs="Times New Roman"/>
        </w:rPr>
      </w:pPr>
      <w:r w:rsidRPr="00982C1E">
        <w:rPr>
          <w:rFonts w:ascii="Times New Roman" w:hAnsi="Times New Roman" w:cs="Times New Roman"/>
        </w:rPr>
        <w:t xml:space="preserve">Bảng 2.5.4. Thiết kế ma trận RAM  </w:t>
      </w:r>
      <w:r w:rsidRPr="00982C1E">
        <w:rPr>
          <w:rFonts w:ascii="Times New Roman" w:hAnsi="Times New Roman" w:cs="Times New Roman"/>
        </w:rPr>
        <w:tab/>
        <w:t xml:space="preserve"> 35</w:t>
      </w:r>
    </w:p>
    <w:p w14:paraId="1A95C975" w14:textId="77777777" w:rsidR="003033D7" w:rsidRPr="00982C1E" w:rsidRDefault="003033D7" w:rsidP="003033D7">
      <w:pPr>
        <w:tabs>
          <w:tab w:val="left" w:pos="426"/>
          <w:tab w:val="right" w:leader="dot" w:pos="9072"/>
        </w:tabs>
        <w:ind w:left="-851"/>
        <w:rPr>
          <w:rFonts w:ascii="Times New Roman" w:hAnsi="Times New Roman" w:cs="Times New Roman"/>
        </w:rPr>
      </w:pPr>
      <w:r w:rsidRPr="00982C1E">
        <w:rPr>
          <w:rFonts w:ascii="Times New Roman" w:hAnsi="Times New Roman" w:cs="Times New Roman"/>
        </w:rPr>
        <w:t xml:space="preserve">Bảng 2.7.1. Bảng danh sách nhân sự   </w:t>
      </w:r>
      <w:r w:rsidRPr="00982C1E">
        <w:rPr>
          <w:rFonts w:ascii="Times New Roman" w:hAnsi="Times New Roman" w:cs="Times New Roman"/>
        </w:rPr>
        <w:tab/>
        <w:t>39</w:t>
      </w:r>
    </w:p>
    <w:p w14:paraId="7F5E3E34" w14:textId="0C340F71" w:rsidR="003033D7" w:rsidRPr="00982C1E" w:rsidRDefault="003033D7" w:rsidP="003033D7">
      <w:pPr>
        <w:tabs>
          <w:tab w:val="left" w:pos="426"/>
          <w:tab w:val="right" w:leader="dot" w:pos="9072"/>
        </w:tabs>
        <w:ind w:left="-851"/>
        <w:rPr>
          <w:rFonts w:ascii="Times New Roman" w:hAnsi="Times New Roman" w:cs="Times New Roman"/>
        </w:rPr>
      </w:pPr>
      <w:r w:rsidRPr="00982C1E">
        <w:rPr>
          <w:rFonts w:ascii="Times New Roman" w:hAnsi="Times New Roman" w:cs="Times New Roman"/>
        </w:rPr>
        <w:t>Bảng 2.7.2. Bảng danh sách tài nguyên</w:t>
      </w:r>
      <w:r w:rsidRPr="00982C1E">
        <w:rPr>
          <w:rFonts w:ascii="Times New Roman" w:hAnsi="Times New Roman" w:cs="Times New Roman"/>
        </w:rPr>
        <w:tab/>
      </w:r>
      <w:r w:rsidR="00D52B20">
        <w:rPr>
          <w:rFonts w:ascii="Times New Roman" w:hAnsi="Times New Roman" w:cs="Times New Roman"/>
        </w:rPr>
        <w:t>39</w:t>
      </w:r>
    </w:p>
    <w:p w14:paraId="5D8553A4" w14:textId="112E3ED8" w:rsidR="003033D7" w:rsidRPr="00982C1E" w:rsidRDefault="003033D7" w:rsidP="003033D7">
      <w:pPr>
        <w:tabs>
          <w:tab w:val="left" w:pos="426"/>
          <w:tab w:val="right" w:leader="dot" w:pos="9072"/>
        </w:tabs>
        <w:ind w:left="-851"/>
        <w:rPr>
          <w:rFonts w:ascii="Times New Roman" w:hAnsi="Times New Roman" w:cs="Times New Roman"/>
        </w:rPr>
      </w:pPr>
      <w:r w:rsidRPr="00982C1E">
        <w:rPr>
          <w:rFonts w:ascii="Times New Roman" w:hAnsi="Times New Roman" w:cs="Times New Roman"/>
        </w:rPr>
        <w:t>Bảng 2.8.1. Ước lượng rủi ro và khắc phục</w:t>
      </w:r>
      <w:r w:rsidRPr="00982C1E">
        <w:rPr>
          <w:rFonts w:ascii="Times New Roman" w:hAnsi="Times New Roman" w:cs="Times New Roman"/>
        </w:rPr>
        <w:tab/>
      </w:r>
      <w:r w:rsidR="00D52B20">
        <w:rPr>
          <w:rFonts w:ascii="Times New Roman" w:hAnsi="Times New Roman" w:cs="Times New Roman"/>
        </w:rPr>
        <w:t>46</w:t>
      </w:r>
    </w:p>
    <w:p w14:paraId="5EE69311" w14:textId="0D3EBF7D" w:rsidR="003033D7" w:rsidRPr="00982C1E" w:rsidRDefault="003033D7" w:rsidP="003033D7">
      <w:pPr>
        <w:tabs>
          <w:tab w:val="left" w:pos="426"/>
          <w:tab w:val="right" w:leader="dot" w:pos="9072"/>
        </w:tabs>
        <w:ind w:left="-851"/>
        <w:rPr>
          <w:rFonts w:ascii="Times New Roman" w:hAnsi="Times New Roman" w:cs="Times New Roman"/>
        </w:rPr>
      </w:pPr>
      <w:r w:rsidRPr="00982C1E">
        <w:rPr>
          <w:rFonts w:ascii="Times New Roman" w:hAnsi="Times New Roman" w:cs="Times New Roman"/>
        </w:rPr>
        <w:t>Bảng 2.8.2. Ma trận tác động</w:t>
      </w:r>
      <w:r w:rsidRPr="00982C1E">
        <w:rPr>
          <w:rFonts w:ascii="Times New Roman" w:hAnsi="Times New Roman" w:cs="Times New Roman"/>
        </w:rPr>
        <w:tab/>
      </w:r>
      <w:r w:rsidR="006E39B0">
        <w:rPr>
          <w:rFonts w:ascii="Times New Roman" w:hAnsi="Times New Roman" w:cs="Times New Roman"/>
        </w:rPr>
        <w:t>47</w:t>
      </w:r>
    </w:p>
    <w:p w14:paraId="4EA4E0DF" w14:textId="77777777" w:rsidR="003033D7" w:rsidRPr="00982C1E" w:rsidRDefault="003033D7" w:rsidP="003033D7">
      <w:pPr>
        <w:tabs>
          <w:tab w:val="left" w:pos="426"/>
          <w:tab w:val="right" w:leader="dot" w:pos="9072"/>
        </w:tabs>
        <w:ind w:left="-851"/>
        <w:rPr>
          <w:rFonts w:ascii="Times New Roman" w:hAnsi="Times New Roman" w:cs="Times New Roman"/>
        </w:rPr>
      </w:pPr>
      <w:r w:rsidRPr="00982C1E">
        <w:rPr>
          <w:rFonts w:ascii="Times New Roman" w:hAnsi="Times New Roman" w:cs="Times New Roman"/>
        </w:rPr>
        <w:t xml:space="preserve">Bảng 3.2. Bảng đánh giá phân công các thành viên trong nhóm  </w:t>
      </w:r>
      <w:r w:rsidRPr="00982C1E">
        <w:rPr>
          <w:rFonts w:ascii="Times New Roman" w:hAnsi="Times New Roman" w:cs="Times New Roman"/>
        </w:rPr>
        <w:tab/>
        <w:t>50</w:t>
      </w:r>
    </w:p>
    <w:p w14:paraId="2653A1DB" w14:textId="37441717" w:rsidR="003033D7" w:rsidRPr="00982C1E" w:rsidRDefault="003033D7" w:rsidP="003033D7">
      <w:pPr>
        <w:tabs>
          <w:tab w:val="left" w:pos="426"/>
          <w:tab w:val="right" w:leader="dot" w:pos="9072"/>
        </w:tabs>
        <w:ind w:left="-851"/>
        <w:rPr>
          <w:rFonts w:ascii="Times New Roman" w:hAnsi="Times New Roman" w:cs="Times New Roman"/>
        </w:rPr>
      </w:pPr>
      <w:r w:rsidRPr="00982C1E">
        <w:rPr>
          <w:rFonts w:ascii="Times New Roman" w:hAnsi="Times New Roman" w:cs="Times New Roman"/>
        </w:rPr>
        <w:t>Bảng 3.3 Đề xuất các giải pháp sắp tới</w:t>
      </w:r>
      <w:r w:rsidRPr="00982C1E">
        <w:rPr>
          <w:rFonts w:ascii="Times New Roman" w:hAnsi="Times New Roman" w:cs="Times New Roman"/>
        </w:rPr>
        <w:tab/>
      </w:r>
      <w:r w:rsidR="008B699B">
        <w:rPr>
          <w:rFonts w:ascii="Times New Roman" w:hAnsi="Times New Roman" w:cs="Times New Roman"/>
        </w:rPr>
        <w:t>51</w:t>
      </w:r>
    </w:p>
    <w:p w14:paraId="4FB5C97B" w14:textId="2D4E9F9F" w:rsidR="003033D7" w:rsidRPr="000C19D6" w:rsidRDefault="003033D7" w:rsidP="000C19D6">
      <w:pPr>
        <w:tabs>
          <w:tab w:val="left" w:pos="426"/>
          <w:tab w:val="right" w:leader="dot" w:pos="9072"/>
        </w:tabs>
        <w:ind w:left="-851"/>
        <w:rPr>
          <w:rFonts w:ascii="Times New Roman" w:hAnsi="Times New Roman" w:cs="Times New Roman"/>
        </w:rPr>
      </w:pPr>
      <w:r w:rsidRPr="00982C1E">
        <w:rPr>
          <w:rFonts w:ascii="Times New Roman" w:hAnsi="Times New Roman" w:cs="Times New Roman"/>
        </w:rPr>
        <w:t>Bảng 4.2.2. Danh sách nhân viên làm việc ngoài giờ</w:t>
      </w:r>
      <w:r w:rsidRPr="00982C1E">
        <w:rPr>
          <w:rFonts w:ascii="Times New Roman" w:hAnsi="Times New Roman" w:cs="Times New Roman"/>
        </w:rPr>
        <w:tab/>
      </w:r>
      <w:r w:rsidR="008B699B">
        <w:rPr>
          <w:rFonts w:ascii="Times New Roman" w:hAnsi="Times New Roman" w:cs="Times New Roman"/>
        </w:rPr>
        <w:t>52</w:t>
      </w:r>
    </w:p>
    <w:p w14:paraId="575E8758" w14:textId="2CBE64DB" w:rsidR="003033D7" w:rsidRDefault="003033D7" w:rsidP="003E4CED">
      <w:pPr>
        <w:pStyle w:val="Heading5"/>
      </w:pPr>
      <w:bookmarkStart w:id="117" w:name="_Toc119108339"/>
      <w:r>
        <w:t>Phần B</w:t>
      </w:r>
      <w:bookmarkEnd w:id="117"/>
    </w:p>
    <w:p w14:paraId="1F3002EC" w14:textId="5C2AD8CA" w:rsidR="000C19D6" w:rsidRDefault="000C19D6" w:rsidP="000C19D6">
      <w:pPr>
        <w:tabs>
          <w:tab w:val="left" w:pos="426"/>
          <w:tab w:val="right" w:leader="dot" w:pos="9072"/>
        </w:tabs>
        <w:ind w:left="-851"/>
        <w:rPr>
          <w:rFonts w:ascii="Times New Roman" w:hAnsi="Times New Roman" w:cs="Times New Roman"/>
        </w:rPr>
      </w:pPr>
      <w:r w:rsidRPr="00982C1E">
        <w:rPr>
          <w:rFonts w:ascii="Times New Roman" w:hAnsi="Times New Roman" w:cs="Times New Roman"/>
        </w:rPr>
        <w:t>Bảng 1.2. Chức năng sản phẩm</w:t>
      </w:r>
      <w:r w:rsidRPr="00982C1E">
        <w:rPr>
          <w:rFonts w:ascii="Times New Roman" w:hAnsi="Times New Roman" w:cs="Times New Roman"/>
        </w:rPr>
        <w:tab/>
      </w:r>
      <w:r w:rsidR="008B699B">
        <w:rPr>
          <w:rFonts w:ascii="Times New Roman" w:hAnsi="Times New Roman" w:cs="Times New Roman"/>
        </w:rPr>
        <w:t>55</w:t>
      </w:r>
    </w:p>
    <w:p w14:paraId="72CBA3E2" w14:textId="1831DA42" w:rsidR="008842EA" w:rsidRPr="000C19D6" w:rsidRDefault="008842EA" w:rsidP="000C19D6">
      <w:pPr>
        <w:tabs>
          <w:tab w:val="left" w:pos="426"/>
          <w:tab w:val="right" w:leader="dot" w:pos="9072"/>
        </w:tabs>
        <w:ind w:left="-851"/>
        <w:rPr>
          <w:rFonts w:ascii="Times New Roman" w:hAnsi="Times New Roman" w:cs="Times New Roman"/>
        </w:rPr>
      </w:pPr>
    </w:p>
    <w:p w14:paraId="31B4293D" w14:textId="77777777" w:rsidR="008C3B9C" w:rsidRPr="008C3B9C" w:rsidRDefault="008C3B9C" w:rsidP="008C3B9C">
      <w:pPr>
        <w:ind w:firstLine="0"/>
      </w:pPr>
    </w:p>
    <w:p w14:paraId="7626D1D1" w14:textId="77777777" w:rsidR="00515A8D" w:rsidRPr="0046755F" w:rsidRDefault="00515A8D" w:rsidP="006A7EA2">
      <w:pPr>
        <w:ind w:firstLine="0"/>
        <w:rPr>
          <w:rFonts w:ascii="Times New Roman" w:hAnsi="Times New Roman" w:cs="Times New Roman"/>
        </w:rPr>
      </w:pPr>
    </w:p>
    <w:sectPr w:rsidR="00515A8D" w:rsidRPr="0046755F">
      <w:headerReference w:type="default" r:id="rId84"/>
      <w:footerReference w:type="default" r:id="rId85"/>
      <w:footerReference w:type="first" r:id="rId86"/>
      <w:pgSz w:w="11906" w:h="16838"/>
      <w:pgMar w:top="1134" w:right="1134" w:bottom="1134" w:left="1134" w:header="709" w:footer="70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5193C9" w14:textId="77777777" w:rsidR="00067D87" w:rsidRDefault="00067D87">
      <w:pPr>
        <w:spacing w:before="0" w:after="0" w:line="240" w:lineRule="auto"/>
      </w:pPr>
      <w:r>
        <w:separator/>
      </w:r>
    </w:p>
  </w:endnote>
  <w:endnote w:type="continuationSeparator" w:id="0">
    <w:p w14:paraId="3C555F46" w14:textId="77777777" w:rsidR="00067D87" w:rsidRDefault="00067D87">
      <w:pPr>
        <w:spacing w:before="0" w:after="0" w:line="240" w:lineRule="auto"/>
      </w:pPr>
      <w:r>
        <w:continuationSeparator/>
      </w:r>
    </w:p>
  </w:endnote>
  <w:endnote w:type="continuationNotice" w:id="1">
    <w:p w14:paraId="30363FC9" w14:textId="77777777" w:rsidR="00067D87" w:rsidRDefault="00067D87">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Noto Sans">
    <w:altName w:val="Noto Sans"/>
    <w:charset w:val="00"/>
    <w:family w:val="swiss"/>
    <w:pitch w:val="variable"/>
    <w:sig w:usb0="E00082FF" w:usb1="400078FF" w:usb2="00000021" w:usb3="00000000" w:csb0="0000019F" w:csb1="00000000"/>
  </w:font>
  <w:font w:name="Calibri Light">
    <w:panose1 w:val="020F0302020204030204"/>
    <w:charset w:val="00"/>
    <w:family w:val="swiss"/>
    <w:pitch w:val="variable"/>
    <w:sig w:usb0="E4002EFF" w:usb1="C2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4EA68A" w14:textId="77777777" w:rsidR="00B66CEC" w:rsidRDefault="00853152">
    <w:pPr>
      <w:jc w:val="right"/>
    </w:pPr>
    <w:r>
      <w:fldChar w:fldCharType="begin"/>
    </w:r>
    <w:r>
      <w:instrText>PAGE</w:instrText>
    </w:r>
    <w:r>
      <w:fldChar w:fldCharType="separate"/>
    </w:r>
    <w:r w:rsidR="001A3499">
      <w:rPr>
        <w:noProof/>
      </w:rPr>
      <w:t>1</w:t>
    </w:r>
    <w:r>
      <w:fldChar w:fldCharType="end"/>
    </w:r>
  </w:p>
  <w:p w14:paraId="1957C5B7" w14:textId="77777777" w:rsidR="00B66CEC" w:rsidRDefault="00B66CEC">
    <w:pPr>
      <w:widowControl w:val="0"/>
      <w:pBdr>
        <w:top w:val="nil"/>
        <w:left w:val="nil"/>
        <w:bottom w:val="nil"/>
        <w:right w:val="nil"/>
        <w:between w:val="nil"/>
      </w:pBdr>
      <w:spacing w:before="0" w:after="0" w:line="276" w:lineRule="auto"/>
      <w:ind w:firstLine="0"/>
      <w:jc w:val="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DBA01B" w14:textId="77777777" w:rsidR="00B66CEC" w:rsidRDefault="00B66CEC"/>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3D0BCC" w14:textId="77777777" w:rsidR="00067D87" w:rsidRDefault="00067D87">
      <w:pPr>
        <w:spacing w:before="0" w:after="0" w:line="240" w:lineRule="auto"/>
      </w:pPr>
      <w:r>
        <w:separator/>
      </w:r>
    </w:p>
  </w:footnote>
  <w:footnote w:type="continuationSeparator" w:id="0">
    <w:p w14:paraId="422A0CE1" w14:textId="77777777" w:rsidR="00067D87" w:rsidRDefault="00067D87">
      <w:pPr>
        <w:spacing w:before="0" w:after="0" w:line="240" w:lineRule="auto"/>
      </w:pPr>
      <w:r>
        <w:continuationSeparator/>
      </w:r>
    </w:p>
  </w:footnote>
  <w:footnote w:type="continuationNotice" w:id="1">
    <w:p w14:paraId="5875A149" w14:textId="77777777" w:rsidR="00067D87" w:rsidRDefault="00067D87">
      <w:pPr>
        <w:spacing w:before="0" w:after="0" w:line="240" w:lineRule="auto"/>
      </w:pPr>
    </w:p>
  </w:footnote>
  <w:footnote w:id="2">
    <w:p w14:paraId="6D305417" w14:textId="77777777" w:rsidR="00B66CEC" w:rsidRPr="00E135C6" w:rsidRDefault="00853152">
      <w:pPr>
        <w:spacing w:before="0" w:after="0" w:line="240" w:lineRule="auto"/>
        <w:rPr>
          <w:rFonts w:ascii="Times New Roman" w:hAnsi="Times New Roman" w:cs="Times New Roman"/>
          <w:sz w:val="20"/>
          <w:szCs w:val="20"/>
        </w:rPr>
      </w:pPr>
      <w:r>
        <w:rPr>
          <w:rStyle w:val="FootnoteReference"/>
        </w:rPr>
        <w:footnoteRef/>
      </w:r>
      <w:r>
        <w:rPr>
          <w:sz w:val="20"/>
          <w:szCs w:val="20"/>
        </w:rPr>
        <w:t xml:space="preserve"> </w:t>
      </w:r>
      <w:r w:rsidRPr="00E135C6">
        <w:rPr>
          <w:rFonts w:ascii="Times New Roman" w:hAnsi="Times New Roman" w:cs="Times New Roman"/>
          <w:sz w:val="20"/>
          <w:szCs w:val="20"/>
        </w:rPr>
        <w:t>Tham khảo từ https://vi.wikipedia.org/wiki/Tiki</w:t>
      </w:r>
    </w:p>
  </w:footnote>
  <w:footnote w:id="3">
    <w:p w14:paraId="7216F6A1" w14:textId="77777777" w:rsidR="00B66CEC" w:rsidRDefault="00853152">
      <w:pPr>
        <w:spacing w:before="0" w:after="0" w:line="240" w:lineRule="auto"/>
        <w:rPr>
          <w:sz w:val="20"/>
          <w:szCs w:val="20"/>
        </w:rPr>
      </w:pPr>
      <w:r w:rsidRPr="00E135C6">
        <w:rPr>
          <w:rStyle w:val="FootnoteReference"/>
          <w:rFonts w:ascii="Times New Roman" w:hAnsi="Times New Roman" w:cs="Times New Roman"/>
        </w:rPr>
        <w:footnoteRef/>
      </w:r>
      <w:r w:rsidRPr="00E135C6">
        <w:rPr>
          <w:rFonts w:ascii="Times New Roman" w:hAnsi="Times New Roman" w:cs="Times New Roman"/>
          <w:sz w:val="20"/>
          <w:szCs w:val="20"/>
        </w:rPr>
        <w:t xml:space="preserve"> Tham khảo từ https://hvnetgroup.vn/du-an/Rodbooks</w:t>
      </w:r>
    </w:p>
  </w:footnote>
  <w:footnote w:id="4">
    <w:p w14:paraId="76007D7D" w14:textId="77777777" w:rsidR="00B66CEC" w:rsidRDefault="00853152">
      <w:pPr>
        <w:pBdr>
          <w:top w:val="nil"/>
          <w:left w:val="nil"/>
          <w:bottom w:val="nil"/>
          <w:right w:val="nil"/>
          <w:between w:val="nil"/>
        </w:pBdr>
        <w:spacing w:before="0" w:after="0" w:line="240" w:lineRule="auto"/>
        <w:ind w:firstLine="0"/>
        <w:jc w:val="left"/>
        <w:rPr>
          <w:rFonts w:ascii="Times New Roman" w:eastAsia="Times New Roman" w:hAnsi="Times New Roman" w:cs="Times New Roman"/>
          <w:color w:val="000000"/>
          <w:sz w:val="20"/>
          <w:szCs w:val="20"/>
        </w:rPr>
      </w:pPr>
      <w:r>
        <w:rPr>
          <w:rStyle w:val="FootnoteReference"/>
        </w:rPr>
        <w:footnoteRef/>
      </w:r>
      <w:r>
        <w:rPr>
          <w:rFonts w:ascii="Calibri" w:hAnsi="Calibri"/>
          <w:color w:val="000000"/>
          <w:sz w:val="20"/>
          <w:szCs w:val="20"/>
        </w:rPr>
        <w:t xml:space="preserve"> </w:t>
      </w:r>
      <w:r>
        <w:rPr>
          <w:rFonts w:ascii="Times New Roman" w:eastAsia="Times New Roman" w:hAnsi="Times New Roman" w:cs="Times New Roman"/>
          <w:color w:val="000000"/>
          <w:sz w:val="20"/>
          <w:szCs w:val="20"/>
        </w:rPr>
        <w:t xml:space="preserve">Biểu đồ được cung cấp từ </w:t>
      </w:r>
      <w:r>
        <w:rPr>
          <w:rFonts w:ascii="Times New Roman" w:eastAsia="Times New Roman" w:hAnsi="Times New Roman" w:cs="Times New Roman"/>
          <w:i/>
          <w:color w:val="000000"/>
          <w:sz w:val="20"/>
          <w:szCs w:val="20"/>
        </w:rPr>
        <w:t>https://thanhnien.vn/nam-2021-bung-no-xu-huong-mua-sam-online-nen-tang-thuong-mai-dien-tu-len-ngoi-post1420475.html</w:t>
      </w:r>
    </w:p>
  </w:footnote>
  <w:footnote w:id="5">
    <w:p w14:paraId="0BDB201F" w14:textId="77777777" w:rsidR="00B66CEC" w:rsidRDefault="00853152">
      <w:pPr>
        <w:pBdr>
          <w:top w:val="nil"/>
          <w:left w:val="nil"/>
          <w:bottom w:val="nil"/>
          <w:right w:val="nil"/>
          <w:between w:val="nil"/>
        </w:pBdr>
        <w:spacing w:before="0" w:after="0" w:line="240" w:lineRule="auto"/>
        <w:ind w:firstLine="0"/>
        <w:jc w:val="left"/>
        <w:rPr>
          <w:rFonts w:ascii="Calibri" w:hAnsi="Calibri"/>
          <w:color w:val="000000"/>
          <w:sz w:val="20"/>
          <w:szCs w:val="20"/>
        </w:rPr>
      </w:pPr>
      <w:r>
        <w:rPr>
          <w:rStyle w:val="FootnoteReference"/>
        </w:rPr>
        <w:footnoteRef/>
      </w:r>
      <w:r>
        <w:rPr>
          <w:rFonts w:ascii="Calibri" w:hAnsi="Calibri"/>
          <w:color w:val="000000"/>
          <w:sz w:val="20"/>
          <w:szCs w:val="20"/>
        </w:rPr>
        <w:t xml:space="preserve"> </w:t>
      </w:r>
      <w:r>
        <w:rPr>
          <w:rFonts w:ascii="Calibri" w:hAnsi="Calibri"/>
          <w:i/>
          <w:color w:val="000000"/>
          <w:sz w:val="20"/>
          <w:szCs w:val="20"/>
        </w:rPr>
        <w:t>Lấy dữ liệu phân tích từ https://forms.gle/Pm3Zb4jYxb9bGBCj7</w:t>
      </w:r>
    </w:p>
  </w:footnote>
  <w:footnote w:id="6">
    <w:p w14:paraId="7FA3284B" w14:textId="5776242B" w:rsidR="003D2093" w:rsidRDefault="003D2093">
      <w:pPr>
        <w:pStyle w:val="FootnoteText"/>
      </w:pPr>
      <w:r>
        <w:rPr>
          <w:rStyle w:val="FootnoteReference"/>
        </w:rPr>
        <w:footnoteRef/>
      </w:r>
      <w:r>
        <w:t xml:space="preserve"> </w:t>
      </w:r>
      <w:r w:rsidRPr="004E772B">
        <w:rPr>
          <w:rFonts w:ascii="Times New Roman" w:hAnsi="Times New Roman" w:cs="Times New Roman"/>
          <w:i/>
          <w:iCs/>
        </w:rPr>
        <w:t xml:space="preserve">WSM là một mô hình chủ yếu </w:t>
      </w:r>
      <w:r w:rsidR="004E772B" w:rsidRPr="004E772B">
        <w:rPr>
          <w:rFonts w:ascii="Times New Roman" w:hAnsi="Times New Roman" w:cs="Times New Roman"/>
          <w:i/>
          <w:iCs/>
        </w:rPr>
        <w:t>dựa trên</w:t>
      </w:r>
      <w:r w:rsidRPr="004E772B">
        <w:rPr>
          <w:rFonts w:ascii="Times New Roman" w:hAnsi="Times New Roman" w:cs="Times New Roman"/>
          <w:i/>
          <w:iCs/>
        </w:rPr>
        <w:t xml:space="preserve"> đánh giá các tiêu chí khác nhau </w:t>
      </w:r>
      <w:r w:rsidR="004E772B" w:rsidRPr="004E772B">
        <w:rPr>
          <w:rFonts w:ascii="Times New Roman" w:hAnsi="Times New Roman" w:cs="Times New Roman"/>
          <w:i/>
          <w:iCs/>
        </w:rPr>
        <w:t>mà có thể sắp xếp thứ tự ưu tiên. Các tiêu chí này phải đảm bảo lợi ích về chi phí sản xuất. Tham khảo thêm: https://productfolio.com/weighted-impact-scoring/</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8696B7" w14:textId="77777777" w:rsidR="00B66CEC" w:rsidRDefault="00853152">
    <w:pPr>
      <w:pBdr>
        <w:top w:val="nil"/>
        <w:left w:val="nil"/>
        <w:bottom w:val="nil"/>
        <w:right w:val="nil"/>
        <w:between w:val="nil"/>
      </w:pBdr>
      <w:tabs>
        <w:tab w:val="center" w:pos="4680"/>
        <w:tab w:val="right" w:pos="9360"/>
      </w:tabs>
      <w:spacing w:before="0" w:after="0" w:line="240" w:lineRule="auto"/>
      <w:ind w:firstLine="0"/>
      <w:rPr>
        <w:rFonts w:ascii="Calibri" w:hAnsi="Calibri"/>
        <w:color w:val="000000"/>
      </w:rPr>
    </w:pPr>
    <w:r>
      <w:rPr>
        <w:rFonts w:ascii="Calibri" w:hAnsi="Calibri"/>
        <w:color w:val="000000"/>
      </w:rPr>
      <w:t xml:space="preserve"> </w:t>
    </w:r>
    <w:r>
      <w:rPr>
        <w:noProof/>
      </w:rPr>
      <mc:AlternateContent>
        <mc:Choice Requires="wps">
          <w:drawing>
            <wp:anchor distT="0" distB="0" distL="114300" distR="114300" simplePos="0" relativeHeight="251658240" behindDoc="0" locked="0" layoutInCell="1" hidden="0" allowOverlap="1" wp14:anchorId="1E5F31D4" wp14:editId="45075C0B">
              <wp:simplePos x="0" y="0"/>
              <wp:positionH relativeFrom="column">
                <wp:posOffset>3441700</wp:posOffset>
              </wp:positionH>
              <wp:positionV relativeFrom="paragraph">
                <wp:posOffset>-50799</wp:posOffset>
              </wp:positionV>
              <wp:extent cx="2802565" cy="1866900"/>
              <wp:effectExtent l="0" t="0" r="0" b="0"/>
              <wp:wrapNone/>
              <wp:docPr id="40" name="Rectangle 40"/>
              <wp:cNvGraphicFramePr/>
              <a:graphic xmlns:a="http://schemas.openxmlformats.org/drawingml/2006/main">
                <a:graphicData uri="http://schemas.microsoft.com/office/word/2010/wordprocessingShape">
                  <wps:wsp>
                    <wps:cNvSpPr/>
                    <wps:spPr>
                      <a:xfrm>
                        <a:off x="3963768" y="2865600"/>
                        <a:ext cx="2764465" cy="1828800"/>
                      </a:xfrm>
                      <a:prstGeom prst="rect">
                        <a:avLst/>
                      </a:prstGeom>
                      <a:noFill/>
                      <a:ln>
                        <a:noFill/>
                      </a:ln>
                    </wps:spPr>
                    <wps:txbx>
                      <w:txbxContent>
                        <w:p w14:paraId="78914392" w14:textId="77777777" w:rsidR="00B66CEC" w:rsidRDefault="00853152">
                          <w:pPr>
                            <w:spacing w:before="0" w:after="0" w:line="240" w:lineRule="auto"/>
                            <w:ind w:firstLine="0"/>
                            <w:textDirection w:val="btLr"/>
                          </w:pPr>
                          <w:r>
                            <w:rPr>
                              <w:rFonts w:ascii="Calibri" w:hAnsi="Calibri"/>
                              <w:color w:val="000000"/>
                              <w:sz w:val="52"/>
                            </w:rPr>
                            <w:t>FINAL PROJECT</w:t>
                          </w:r>
                        </w:p>
                      </w:txbxContent>
                    </wps:txbx>
                    <wps:bodyPr spcFirstLastPara="1" wrap="square" lIns="91425" tIns="45700" rIns="91425" bIns="45700" anchor="t" anchorCtr="0">
                      <a:noAutofit/>
                    </wps:bodyPr>
                  </wps:wsp>
                </a:graphicData>
              </a:graphic>
            </wp:anchor>
          </w:drawing>
        </mc:Choice>
        <mc:Fallback>
          <w:pict>
            <v:rect w14:anchorId="1E5F31D4" id="Rectangle 40" o:spid="_x0000_s1026" style="position:absolute;left:0;text-align:left;margin-left:271pt;margin-top:-4pt;width:220.65pt;height:147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" filled="f" stroked="f">
              <v:textbox inset="2.53958mm,1.2694mm,2.53958mm,1.2694mm">
                <w:txbxContent>
                  <w:p w14:paraId="78914392" w14:textId="77777777" w:rsidR="00B66CEC" w:rsidRDefault="00853152">
                    <w:pPr>
                      <w:spacing w:before="0" w:after="0" w:line="240" w:lineRule="auto"/>
                      <w:ind w:firstLine="0"/>
                      <w:textDirection w:val="btLr"/>
                    </w:pPr>
                    <w:r>
                      <w:rPr>
                        <w:rFonts w:ascii="Calibri" w:hAnsi="Calibri"/>
                        <w:color w:val="000000"/>
                        <w:sz w:val="52"/>
                      </w:rPr>
                      <w:t>FINAL PROJECT</w:t>
                    </w:r>
                  </w:p>
                </w:txbxContent>
              </v:textbox>
            </v:rect>
          </w:pict>
        </mc:Fallback>
      </mc:AlternateContent>
    </w:r>
    <w:r>
      <w:rPr>
        <w:noProof/>
      </w:rPr>
      <w:drawing>
        <wp:anchor distT="0" distB="0" distL="114300" distR="114300" simplePos="0" relativeHeight="251658241" behindDoc="0" locked="0" layoutInCell="1" hidden="0" allowOverlap="1" wp14:anchorId="4662FD85" wp14:editId="5EA4A3E4">
          <wp:simplePos x="0" y="0"/>
          <wp:positionH relativeFrom="column">
            <wp:posOffset>41914</wp:posOffset>
          </wp:positionH>
          <wp:positionV relativeFrom="paragraph">
            <wp:posOffset>-2536</wp:posOffset>
          </wp:positionV>
          <wp:extent cx="2825750" cy="466725"/>
          <wp:effectExtent l="0" t="0" r="0" b="0"/>
          <wp:wrapTopAndBottom distT="0" distB="0"/>
          <wp:docPr id="13" name="image4.png" descr="C:\Users\tranq\AppData\Local\Microsoft\Windows\INetCache\Content.MSO\64F24EC9.tmp"/>
          <wp:cNvGraphicFramePr/>
          <a:graphic xmlns:a="http://schemas.openxmlformats.org/drawingml/2006/main">
            <a:graphicData uri="http://schemas.openxmlformats.org/drawingml/2006/picture">
              <pic:pic xmlns:pic="http://schemas.openxmlformats.org/drawingml/2006/picture">
                <pic:nvPicPr>
                  <pic:cNvPr id="0" name="image4.png" descr="C:\Users\tranq\AppData\Local\Microsoft\Windows\INetCache\Content.MSO\64F24EC9.tmp"/>
                  <pic:cNvPicPr preferRelativeResize="0"/>
                </pic:nvPicPr>
                <pic:blipFill>
                  <a:blip r:embed="rId1"/>
                  <a:srcRect/>
                  <a:stretch>
                    <a:fillRect/>
                  </a:stretch>
                </pic:blipFill>
                <pic:spPr>
                  <a:xfrm>
                    <a:off x="0" y="0"/>
                    <a:ext cx="2825750" cy="466725"/>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E81BBF"/>
    <w:multiLevelType w:val="hybridMultilevel"/>
    <w:tmpl w:val="5504FEF6"/>
    <w:lvl w:ilvl="0" w:tplc="1236065C">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18122F18"/>
    <w:multiLevelType w:val="multilevel"/>
    <w:tmpl w:val="B2448A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2A015B3"/>
    <w:multiLevelType w:val="multilevel"/>
    <w:tmpl w:val="3062B0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43E1489"/>
    <w:multiLevelType w:val="hybridMultilevel"/>
    <w:tmpl w:val="DBEEE724"/>
    <w:lvl w:ilvl="0" w:tplc="98600C5E">
      <w:start w:val="4"/>
      <w:numFmt w:val="bullet"/>
      <w:lvlText w:val=""/>
      <w:lvlJc w:val="left"/>
      <w:pPr>
        <w:ind w:left="720" w:hanging="360"/>
      </w:pPr>
      <w:rPr>
        <w:rFonts w:ascii="Wingdings" w:eastAsia="Calibri" w:hAnsi="Wingdings"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54E4B9B"/>
    <w:multiLevelType w:val="multilevel"/>
    <w:tmpl w:val="66B0DCE2"/>
    <w:lvl w:ilvl="0">
      <w:start w:val="1"/>
      <w:numFmt w:val="decimal"/>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5" w15:restartNumberingAfterBreak="0">
    <w:nsid w:val="2D85155D"/>
    <w:multiLevelType w:val="multilevel"/>
    <w:tmpl w:val="77B03C5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310412E9"/>
    <w:multiLevelType w:val="multilevel"/>
    <w:tmpl w:val="769830F0"/>
    <w:lvl w:ilvl="0">
      <w:start w:val="1"/>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w:eastAsia="Noto Sans" w:hAnsi="Noto Sans" w:cs="Noto Sans"/>
      </w:rPr>
    </w:lvl>
    <w:lvl w:ilvl="3">
      <w:start w:val="1"/>
      <w:numFmt w:val="bullet"/>
      <w:lvlText w:val="●"/>
      <w:lvlJc w:val="left"/>
      <w:pPr>
        <w:ind w:left="2880" w:hanging="360"/>
      </w:pPr>
      <w:rPr>
        <w:rFonts w:ascii="Noto Sans" w:eastAsia="Noto Sans" w:hAnsi="Noto Sans" w:cs="Noto San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w:eastAsia="Noto Sans" w:hAnsi="Noto Sans" w:cs="Noto Sans"/>
      </w:rPr>
    </w:lvl>
    <w:lvl w:ilvl="6">
      <w:start w:val="1"/>
      <w:numFmt w:val="bullet"/>
      <w:lvlText w:val="●"/>
      <w:lvlJc w:val="left"/>
      <w:pPr>
        <w:ind w:left="5040" w:hanging="360"/>
      </w:pPr>
      <w:rPr>
        <w:rFonts w:ascii="Noto Sans" w:eastAsia="Noto Sans" w:hAnsi="Noto Sans" w:cs="Noto San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w:eastAsia="Noto Sans" w:hAnsi="Noto Sans" w:cs="Noto Sans"/>
      </w:rPr>
    </w:lvl>
  </w:abstractNum>
  <w:abstractNum w:abstractNumId="7" w15:restartNumberingAfterBreak="0">
    <w:nsid w:val="3E213D11"/>
    <w:multiLevelType w:val="multilevel"/>
    <w:tmpl w:val="EE222E74"/>
    <w:lvl w:ilvl="0">
      <w:start w:val="1"/>
      <w:numFmt w:val="bullet"/>
      <w:lvlText w:val="●"/>
      <w:lvlJc w:val="left"/>
      <w:pPr>
        <w:ind w:left="720" w:hanging="360"/>
      </w:pPr>
      <w:rPr>
        <w:rFonts w:ascii="Noto Sans" w:eastAsia="Noto Sans" w:hAnsi="Noto Sans" w:cs="Noto San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w:eastAsia="Noto Sans" w:hAnsi="Noto Sans" w:cs="Noto Sans"/>
      </w:rPr>
    </w:lvl>
    <w:lvl w:ilvl="3">
      <w:start w:val="1"/>
      <w:numFmt w:val="bullet"/>
      <w:lvlText w:val="●"/>
      <w:lvlJc w:val="left"/>
      <w:pPr>
        <w:ind w:left="2880" w:hanging="360"/>
      </w:pPr>
      <w:rPr>
        <w:rFonts w:ascii="Noto Sans" w:eastAsia="Noto Sans" w:hAnsi="Noto Sans" w:cs="Noto San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w:eastAsia="Noto Sans" w:hAnsi="Noto Sans" w:cs="Noto Sans"/>
      </w:rPr>
    </w:lvl>
    <w:lvl w:ilvl="6">
      <w:start w:val="1"/>
      <w:numFmt w:val="bullet"/>
      <w:lvlText w:val="●"/>
      <w:lvlJc w:val="left"/>
      <w:pPr>
        <w:ind w:left="5040" w:hanging="360"/>
      </w:pPr>
      <w:rPr>
        <w:rFonts w:ascii="Noto Sans" w:eastAsia="Noto Sans" w:hAnsi="Noto Sans" w:cs="Noto San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w:eastAsia="Noto Sans" w:hAnsi="Noto Sans" w:cs="Noto Sans"/>
      </w:rPr>
    </w:lvl>
  </w:abstractNum>
  <w:abstractNum w:abstractNumId="8" w15:restartNumberingAfterBreak="0">
    <w:nsid w:val="42AE508A"/>
    <w:multiLevelType w:val="multilevel"/>
    <w:tmpl w:val="0C9CFA10"/>
    <w:lvl w:ilvl="0">
      <w:start w:val="1"/>
      <w:numFmt w:val="bullet"/>
      <w:lvlText w:val="­"/>
      <w:lvlJc w:val="left"/>
      <w:pPr>
        <w:ind w:left="720" w:hanging="360"/>
      </w:pPr>
      <w:rPr>
        <w:rFonts w:ascii="Courier New" w:eastAsia="Courier New" w:hAnsi="Courier New" w:cs="Courier New"/>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w:eastAsia="Noto Sans" w:hAnsi="Noto Sans" w:cs="Noto Sans"/>
      </w:rPr>
    </w:lvl>
    <w:lvl w:ilvl="3">
      <w:start w:val="1"/>
      <w:numFmt w:val="bullet"/>
      <w:lvlText w:val="●"/>
      <w:lvlJc w:val="left"/>
      <w:pPr>
        <w:ind w:left="2880" w:hanging="360"/>
      </w:pPr>
      <w:rPr>
        <w:rFonts w:ascii="Noto Sans" w:eastAsia="Noto Sans" w:hAnsi="Noto Sans" w:cs="Noto San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w:eastAsia="Noto Sans" w:hAnsi="Noto Sans" w:cs="Noto Sans"/>
      </w:rPr>
    </w:lvl>
    <w:lvl w:ilvl="6">
      <w:start w:val="1"/>
      <w:numFmt w:val="bullet"/>
      <w:lvlText w:val="●"/>
      <w:lvlJc w:val="left"/>
      <w:pPr>
        <w:ind w:left="5040" w:hanging="360"/>
      </w:pPr>
      <w:rPr>
        <w:rFonts w:ascii="Noto Sans" w:eastAsia="Noto Sans" w:hAnsi="Noto Sans" w:cs="Noto San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w:eastAsia="Noto Sans" w:hAnsi="Noto Sans" w:cs="Noto Sans"/>
      </w:rPr>
    </w:lvl>
  </w:abstractNum>
  <w:abstractNum w:abstractNumId="9" w15:restartNumberingAfterBreak="0">
    <w:nsid w:val="60A15212"/>
    <w:multiLevelType w:val="multilevel"/>
    <w:tmpl w:val="A060F61A"/>
    <w:lvl w:ilvl="0">
      <w:start w:val="1"/>
      <w:numFmt w:val="bullet"/>
      <w:lvlText w:val="❖"/>
      <w:lvlJc w:val="left"/>
      <w:pPr>
        <w:ind w:left="720" w:hanging="360"/>
      </w:pPr>
      <w:rPr>
        <w:rFonts w:ascii="Noto Sans" w:eastAsia="Noto Sans" w:hAnsi="Noto Sans" w:cs="Noto San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w:eastAsia="Noto Sans" w:hAnsi="Noto Sans" w:cs="Noto Sans"/>
      </w:rPr>
    </w:lvl>
    <w:lvl w:ilvl="3">
      <w:start w:val="1"/>
      <w:numFmt w:val="bullet"/>
      <w:lvlText w:val="●"/>
      <w:lvlJc w:val="left"/>
      <w:pPr>
        <w:ind w:left="2880" w:hanging="360"/>
      </w:pPr>
      <w:rPr>
        <w:rFonts w:ascii="Noto Sans" w:eastAsia="Noto Sans" w:hAnsi="Noto Sans" w:cs="Noto San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w:eastAsia="Noto Sans" w:hAnsi="Noto Sans" w:cs="Noto Sans"/>
      </w:rPr>
    </w:lvl>
    <w:lvl w:ilvl="6">
      <w:start w:val="1"/>
      <w:numFmt w:val="bullet"/>
      <w:lvlText w:val="●"/>
      <w:lvlJc w:val="left"/>
      <w:pPr>
        <w:ind w:left="5040" w:hanging="360"/>
      </w:pPr>
      <w:rPr>
        <w:rFonts w:ascii="Noto Sans" w:eastAsia="Noto Sans" w:hAnsi="Noto Sans" w:cs="Noto San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w:eastAsia="Noto Sans" w:hAnsi="Noto Sans" w:cs="Noto Sans"/>
      </w:rPr>
    </w:lvl>
  </w:abstractNum>
  <w:abstractNum w:abstractNumId="10" w15:restartNumberingAfterBreak="0">
    <w:nsid w:val="7CAD3E94"/>
    <w:multiLevelType w:val="multilevel"/>
    <w:tmpl w:val="E34A32F6"/>
    <w:lvl w:ilvl="0">
      <w:start w:val="1"/>
      <w:numFmt w:val="decimal"/>
      <w:lvlText w:val="%1."/>
      <w:lvlJc w:val="left"/>
      <w:pPr>
        <w:ind w:left="720" w:hanging="360"/>
      </w:pPr>
    </w:lvl>
    <w:lvl w:ilvl="1">
      <w:start w:val="2"/>
      <w:numFmt w:val="decimal"/>
      <w:lvlText w:val="%1.%2"/>
      <w:lvlJc w:val="left"/>
      <w:pPr>
        <w:ind w:left="945" w:hanging="585"/>
      </w:pPr>
    </w:lvl>
    <w:lvl w:ilvl="2">
      <w:start w:val="3"/>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160" w:hanging="1800"/>
      </w:pPr>
    </w:lvl>
  </w:abstractNum>
  <w:num w:numId="1" w16cid:durableId="488907479">
    <w:abstractNumId w:val="10"/>
  </w:num>
  <w:num w:numId="2" w16cid:durableId="1987471196">
    <w:abstractNumId w:val="5"/>
  </w:num>
  <w:num w:numId="3" w16cid:durableId="1650356262">
    <w:abstractNumId w:val="9"/>
  </w:num>
  <w:num w:numId="4" w16cid:durableId="1421482590">
    <w:abstractNumId w:val="6"/>
  </w:num>
  <w:num w:numId="5" w16cid:durableId="1767726649">
    <w:abstractNumId w:val="2"/>
  </w:num>
  <w:num w:numId="6" w16cid:durableId="558398799">
    <w:abstractNumId w:val="4"/>
  </w:num>
  <w:num w:numId="7" w16cid:durableId="2113434477">
    <w:abstractNumId w:val="8"/>
  </w:num>
  <w:num w:numId="8" w16cid:durableId="1428161673">
    <w:abstractNumId w:val="7"/>
  </w:num>
  <w:num w:numId="9" w16cid:durableId="1113330803">
    <w:abstractNumId w:val="1"/>
  </w:num>
  <w:num w:numId="10" w16cid:durableId="471406729">
    <w:abstractNumId w:val="0"/>
  </w:num>
  <w:num w:numId="11" w16cid:durableId="193038273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66CEC"/>
    <w:rsid w:val="00016CAC"/>
    <w:rsid w:val="00021E2A"/>
    <w:rsid w:val="00041992"/>
    <w:rsid w:val="000424C7"/>
    <w:rsid w:val="00042E19"/>
    <w:rsid w:val="00054EAA"/>
    <w:rsid w:val="000553E4"/>
    <w:rsid w:val="00060022"/>
    <w:rsid w:val="00067D87"/>
    <w:rsid w:val="00071530"/>
    <w:rsid w:val="000739E1"/>
    <w:rsid w:val="00080A31"/>
    <w:rsid w:val="00081A0F"/>
    <w:rsid w:val="000840A2"/>
    <w:rsid w:val="00087426"/>
    <w:rsid w:val="000904D9"/>
    <w:rsid w:val="000937D2"/>
    <w:rsid w:val="00093E09"/>
    <w:rsid w:val="000A0F1C"/>
    <w:rsid w:val="000A4F2F"/>
    <w:rsid w:val="000B090E"/>
    <w:rsid w:val="000B225D"/>
    <w:rsid w:val="000B5F5F"/>
    <w:rsid w:val="000C190B"/>
    <w:rsid w:val="000C19D6"/>
    <w:rsid w:val="000C1C09"/>
    <w:rsid w:val="000C337C"/>
    <w:rsid w:val="000D03D0"/>
    <w:rsid w:val="000D067C"/>
    <w:rsid w:val="000D08D5"/>
    <w:rsid w:val="000D474C"/>
    <w:rsid w:val="000D5E8C"/>
    <w:rsid w:val="000D6753"/>
    <w:rsid w:val="000D6E8A"/>
    <w:rsid w:val="000D75CA"/>
    <w:rsid w:val="000E32FD"/>
    <w:rsid w:val="000E3B17"/>
    <w:rsid w:val="000E64E6"/>
    <w:rsid w:val="00101C97"/>
    <w:rsid w:val="001111AB"/>
    <w:rsid w:val="00111FD3"/>
    <w:rsid w:val="00112149"/>
    <w:rsid w:val="00117496"/>
    <w:rsid w:val="0012739B"/>
    <w:rsid w:val="00130E06"/>
    <w:rsid w:val="00135647"/>
    <w:rsid w:val="0014005E"/>
    <w:rsid w:val="00140B53"/>
    <w:rsid w:val="00143B49"/>
    <w:rsid w:val="001442F3"/>
    <w:rsid w:val="001460DD"/>
    <w:rsid w:val="0014728A"/>
    <w:rsid w:val="00147FBC"/>
    <w:rsid w:val="00152373"/>
    <w:rsid w:val="001561C1"/>
    <w:rsid w:val="00156335"/>
    <w:rsid w:val="001620FD"/>
    <w:rsid w:val="00162E97"/>
    <w:rsid w:val="00163071"/>
    <w:rsid w:val="00167B2A"/>
    <w:rsid w:val="00170118"/>
    <w:rsid w:val="00171333"/>
    <w:rsid w:val="00172D0C"/>
    <w:rsid w:val="00181167"/>
    <w:rsid w:val="00192977"/>
    <w:rsid w:val="00194D7C"/>
    <w:rsid w:val="001A0018"/>
    <w:rsid w:val="001A13D7"/>
    <w:rsid w:val="001A2BA8"/>
    <w:rsid w:val="001A3499"/>
    <w:rsid w:val="001C1DF7"/>
    <w:rsid w:val="001C32F1"/>
    <w:rsid w:val="001C4433"/>
    <w:rsid w:val="001C72C5"/>
    <w:rsid w:val="001E3B76"/>
    <w:rsid w:val="001E5A49"/>
    <w:rsid w:val="001F2352"/>
    <w:rsid w:val="001F37D5"/>
    <w:rsid w:val="002004A0"/>
    <w:rsid w:val="002012D4"/>
    <w:rsid w:val="002065BD"/>
    <w:rsid w:val="00206EDC"/>
    <w:rsid w:val="00215CD4"/>
    <w:rsid w:val="0022477E"/>
    <w:rsid w:val="00227DD7"/>
    <w:rsid w:val="0023463F"/>
    <w:rsid w:val="00236CA5"/>
    <w:rsid w:val="0024006A"/>
    <w:rsid w:val="0024075C"/>
    <w:rsid w:val="00241CBC"/>
    <w:rsid w:val="00241FE0"/>
    <w:rsid w:val="0024284F"/>
    <w:rsid w:val="00246B95"/>
    <w:rsid w:val="00246D0F"/>
    <w:rsid w:val="00247006"/>
    <w:rsid w:val="002507FE"/>
    <w:rsid w:val="00252682"/>
    <w:rsid w:val="002558B2"/>
    <w:rsid w:val="00263E75"/>
    <w:rsid w:val="002721E6"/>
    <w:rsid w:val="002729FD"/>
    <w:rsid w:val="00274487"/>
    <w:rsid w:val="00275E69"/>
    <w:rsid w:val="00276303"/>
    <w:rsid w:val="00280A9D"/>
    <w:rsid w:val="00290B5D"/>
    <w:rsid w:val="00290B92"/>
    <w:rsid w:val="00290EDF"/>
    <w:rsid w:val="002915FE"/>
    <w:rsid w:val="00295263"/>
    <w:rsid w:val="00296590"/>
    <w:rsid w:val="002A37BA"/>
    <w:rsid w:val="002A5774"/>
    <w:rsid w:val="002A627B"/>
    <w:rsid w:val="002B1918"/>
    <w:rsid w:val="002B6CED"/>
    <w:rsid w:val="002C0D94"/>
    <w:rsid w:val="002C60AA"/>
    <w:rsid w:val="002D0723"/>
    <w:rsid w:val="002E2029"/>
    <w:rsid w:val="002E59E8"/>
    <w:rsid w:val="002F21B8"/>
    <w:rsid w:val="002F6B29"/>
    <w:rsid w:val="003033D7"/>
    <w:rsid w:val="003039C9"/>
    <w:rsid w:val="00310B89"/>
    <w:rsid w:val="003111C1"/>
    <w:rsid w:val="0031472B"/>
    <w:rsid w:val="00316488"/>
    <w:rsid w:val="003202E0"/>
    <w:rsid w:val="00330A1B"/>
    <w:rsid w:val="0034044A"/>
    <w:rsid w:val="003457E3"/>
    <w:rsid w:val="00346582"/>
    <w:rsid w:val="00347944"/>
    <w:rsid w:val="00350CE3"/>
    <w:rsid w:val="00350F68"/>
    <w:rsid w:val="00350FC3"/>
    <w:rsid w:val="00364917"/>
    <w:rsid w:val="003677AB"/>
    <w:rsid w:val="0036781B"/>
    <w:rsid w:val="003751A0"/>
    <w:rsid w:val="00375352"/>
    <w:rsid w:val="003761AB"/>
    <w:rsid w:val="00377C78"/>
    <w:rsid w:val="0038420D"/>
    <w:rsid w:val="00390E3C"/>
    <w:rsid w:val="00394DAA"/>
    <w:rsid w:val="00394F1D"/>
    <w:rsid w:val="00395030"/>
    <w:rsid w:val="00396BB4"/>
    <w:rsid w:val="00396F73"/>
    <w:rsid w:val="00397145"/>
    <w:rsid w:val="003A16FE"/>
    <w:rsid w:val="003A1E82"/>
    <w:rsid w:val="003A4625"/>
    <w:rsid w:val="003C3BFA"/>
    <w:rsid w:val="003C4832"/>
    <w:rsid w:val="003D06C0"/>
    <w:rsid w:val="003D2093"/>
    <w:rsid w:val="003D33ED"/>
    <w:rsid w:val="003D5903"/>
    <w:rsid w:val="003D6556"/>
    <w:rsid w:val="003E4CED"/>
    <w:rsid w:val="003E4E2C"/>
    <w:rsid w:val="003E5CD2"/>
    <w:rsid w:val="003F125D"/>
    <w:rsid w:val="003F5646"/>
    <w:rsid w:val="004000CD"/>
    <w:rsid w:val="0040132F"/>
    <w:rsid w:val="00402266"/>
    <w:rsid w:val="0040482F"/>
    <w:rsid w:val="00404C3B"/>
    <w:rsid w:val="00405CE8"/>
    <w:rsid w:val="00406A06"/>
    <w:rsid w:val="0041061A"/>
    <w:rsid w:val="0041737B"/>
    <w:rsid w:val="004205A4"/>
    <w:rsid w:val="00426C2F"/>
    <w:rsid w:val="00426EB1"/>
    <w:rsid w:val="00433A5B"/>
    <w:rsid w:val="00433F15"/>
    <w:rsid w:val="0043494E"/>
    <w:rsid w:val="00434A16"/>
    <w:rsid w:val="00436EDC"/>
    <w:rsid w:val="00441655"/>
    <w:rsid w:val="004426DF"/>
    <w:rsid w:val="0044347A"/>
    <w:rsid w:val="004515EA"/>
    <w:rsid w:val="00453A3E"/>
    <w:rsid w:val="00461378"/>
    <w:rsid w:val="00465FFF"/>
    <w:rsid w:val="00467292"/>
    <w:rsid w:val="0046755F"/>
    <w:rsid w:val="004714E1"/>
    <w:rsid w:val="004759BA"/>
    <w:rsid w:val="00481593"/>
    <w:rsid w:val="004849C6"/>
    <w:rsid w:val="00485463"/>
    <w:rsid w:val="00486340"/>
    <w:rsid w:val="004928E9"/>
    <w:rsid w:val="00493697"/>
    <w:rsid w:val="0049609A"/>
    <w:rsid w:val="004A12CC"/>
    <w:rsid w:val="004A28C7"/>
    <w:rsid w:val="004B147F"/>
    <w:rsid w:val="004C0800"/>
    <w:rsid w:val="004C10D7"/>
    <w:rsid w:val="004C44A9"/>
    <w:rsid w:val="004C6195"/>
    <w:rsid w:val="004D7F70"/>
    <w:rsid w:val="004E6107"/>
    <w:rsid w:val="004E772B"/>
    <w:rsid w:val="004F197A"/>
    <w:rsid w:val="004F1B5F"/>
    <w:rsid w:val="004F2CE8"/>
    <w:rsid w:val="004F5D41"/>
    <w:rsid w:val="00512011"/>
    <w:rsid w:val="00515A8D"/>
    <w:rsid w:val="00526D9B"/>
    <w:rsid w:val="005317B2"/>
    <w:rsid w:val="00531D1D"/>
    <w:rsid w:val="005343F7"/>
    <w:rsid w:val="00534610"/>
    <w:rsid w:val="00541AD3"/>
    <w:rsid w:val="00542755"/>
    <w:rsid w:val="00546972"/>
    <w:rsid w:val="00550D24"/>
    <w:rsid w:val="00554EC0"/>
    <w:rsid w:val="0055578D"/>
    <w:rsid w:val="00556850"/>
    <w:rsid w:val="0055770E"/>
    <w:rsid w:val="00562B70"/>
    <w:rsid w:val="005710DC"/>
    <w:rsid w:val="00572EFE"/>
    <w:rsid w:val="005752A6"/>
    <w:rsid w:val="00582654"/>
    <w:rsid w:val="00583D6E"/>
    <w:rsid w:val="0059239E"/>
    <w:rsid w:val="00592EA3"/>
    <w:rsid w:val="00597AD6"/>
    <w:rsid w:val="005A4437"/>
    <w:rsid w:val="005A44F3"/>
    <w:rsid w:val="005B061E"/>
    <w:rsid w:val="005B11E2"/>
    <w:rsid w:val="005B210A"/>
    <w:rsid w:val="005B2318"/>
    <w:rsid w:val="005B4556"/>
    <w:rsid w:val="005C5F9E"/>
    <w:rsid w:val="005C7AA7"/>
    <w:rsid w:val="005D0695"/>
    <w:rsid w:val="005E1585"/>
    <w:rsid w:val="005E5D40"/>
    <w:rsid w:val="005E653C"/>
    <w:rsid w:val="005F08AC"/>
    <w:rsid w:val="005F4D0D"/>
    <w:rsid w:val="00600383"/>
    <w:rsid w:val="0060129D"/>
    <w:rsid w:val="0060138C"/>
    <w:rsid w:val="006051D9"/>
    <w:rsid w:val="00605225"/>
    <w:rsid w:val="00610BDF"/>
    <w:rsid w:val="006129C9"/>
    <w:rsid w:val="006312FF"/>
    <w:rsid w:val="00637ED3"/>
    <w:rsid w:val="00640F48"/>
    <w:rsid w:val="0064134A"/>
    <w:rsid w:val="006422D6"/>
    <w:rsid w:val="00643848"/>
    <w:rsid w:val="0065238F"/>
    <w:rsid w:val="00653680"/>
    <w:rsid w:val="00665690"/>
    <w:rsid w:val="00667B06"/>
    <w:rsid w:val="0067234D"/>
    <w:rsid w:val="00673CC3"/>
    <w:rsid w:val="006771C8"/>
    <w:rsid w:val="0068189F"/>
    <w:rsid w:val="00683A41"/>
    <w:rsid w:val="00686415"/>
    <w:rsid w:val="00691408"/>
    <w:rsid w:val="006926CA"/>
    <w:rsid w:val="006A41BC"/>
    <w:rsid w:val="006A7EA2"/>
    <w:rsid w:val="006B0173"/>
    <w:rsid w:val="006B3321"/>
    <w:rsid w:val="006B65AB"/>
    <w:rsid w:val="006B698B"/>
    <w:rsid w:val="006C734C"/>
    <w:rsid w:val="006D14D4"/>
    <w:rsid w:val="006D5BA8"/>
    <w:rsid w:val="006D5E21"/>
    <w:rsid w:val="006D76D8"/>
    <w:rsid w:val="006E13F1"/>
    <w:rsid w:val="006E251D"/>
    <w:rsid w:val="006E39B0"/>
    <w:rsid w:val="006E72D7"/>
    <w:rsid w:val="006F000D"/>
    <w:rsid w:val="006F20FF"/>
    <w:rsid w:val="006F35B4"/>
    <w:rsid w:val="00702C5F"/>
    <w:rsid w:val="00703F7C"/>
    <w:rsid w:val="007058A8"/>
    <w:rsid w:val="007059C2"/>
    <w:rsid w:val="00706260"/>
    <w:rsid w:val="007150E8"/>
    <w:rsid w:val="00715AFC"/>
    <w:rsid w:val="00732491"/>
    <w:rsid w:val="00733AAA"/>
    <w:rsid w:val="00733F4F"/>
    <w:rsid w:val="00734ED1"/>
    <w:rsid w:val="007353D9"/>
    <w:rsid w:val="0074172B"/>
    <w:rsid w:val="00745F39"/>
    <w:rsid w:val="00753C9B"/>
    <w:rsid w:val="007709DF"/>
    <w:rsid w:val="00777ADC"/>
    <w:rsid w:val="00780064"/>
    <w:rsid w:val="007847EF"/>
    <w:rsid w:val="007A208F"/>
    <w:rsid w:val="007A4740"/>
    <w:rsid w:val="007A7592"/>
    <w:rsid w:val="007C13B3"/>
    <w:rsid w:val="007C6427"/>
    <w:rsid w:val="007C673A"/>
    <w:rsid w:val="007D2265"/>
    <w:rsid w:val="007E41C8"/>
    <w:rsid w:val="007F59E3"/>
    <w:rsid w:val="00800222"/>
    <w:rsid w:val="00801934"/>
    <w:rsid w:val="00813ACC"/>
    <w:rsid w:val="00815378"/>
    <w:rsid w:val="00816DF5"/>
    <w:rsid w:val="00817B25"/>
    <w:rsid w:val="00825E38"/>
    <w:rsid w:val="00830632"/>
    <w:rsid w:val="008327B3"/>
    <w:rsid w:val="00833F5D"/>
    <w:rsid w:val="0084539E"/>
    <w:rsid w:val="0085222D"/>
    <w:rsid w:val="00853152"/>
    <w:rsid w:val="00865D5C"/>
    <w:rsid w:val="00875A45"/>
    <w:rsid w:val="00875CF6"/>
    <w:rsid w:val="00882872"/>
    <w:rsid w:val="008842A5"/>
    <w:rsid w:val="008842EA"/>
    <w:rsid w:val="00892CDC"/>
    <w:rsid w:val="00894DB7"/>
    <w:rsid w:val="008959A9"/>
    <w:rsid w:val="008A1DB0"/>
    <w:rsid w:val="008A46A6"/>
    <w:rsid w:val="008A662C"/>
    <w:rsid w:val="008B2611"/>
    <w:rsid w:val="008B351F"/>
    <w:rsid w:val="008B699B"/>
    <w:rsid w:val="008C0896"/>
    <w:rsid w:val="008C0F22"/>
    <w:rsid w:val="008C333F"/>
    <w:rsid w:val="008C3B9C"/>
    <w:rsid w:val="008C5570"/>
    <w:rsid w:val="008C7DCC"/>
    <w:rsid w:val="008D7C28"/>
    <w:rsid w:val="008E1502"/>
    <w:rsid w:val="008F034C"/>
    <w:rsid w:val="008F26C4"/>
    <w:rsid w:val="008F6A56"/>
    <w:rsid w:val="00912722"/>
    <w:rsid w:val="00912AAB"/>
    <w:rsid w:val="00917F92"/>
    <w:rsid w:val="009205F0"/>
    <w:rsid w:val="00926295"/>
    <w:rsid w:val="00932C73"/>
    <w:rsid w:val="00935FBC"/>
    <w:rsid w:val="0094176B"/>
    <w:rsid w:val="00944827"/>
    <w:rsid w:val="00952263"/>
    <w:rsid w:val="00952D9F"/>
    <w:rsid w:val="00954ACB"/>
    <w:rsid w:val="00956CCC"/>
    <w:rsid w:val="0096246C"/>
    <w:rsid w:val="00962F99"/>
    <w:rsid w:val="00966A91"/>
    <w:rsid w:val="0097003F"/>
    <w:rsid w:val="00974C5F"/>
    <w:rsid w:val="009750D0"/>
    <w:rsid w:val="009824AB"/>
    <w:rsid w:val="0099092F"/>
    <w:rsid w:val="00996781"/>
    <w:rsid w:val="009A3117"/>
    <w:rsid w:val="009A3426"/>
    <w:rsid w:val="009A4CE3"/>
    <w:rsid w:val="009A521E"/>
    <w:rsid w:val="009A543B"/>
    <w:rsid w:val="009A5558"/>
    <w:rsid w:val="009B11F0"/>
    <w:rsid w:val="009B4212"/>
    <w:rsid w:val="009B4A8E"/>
    <w:rsid w:val="009B5C47"/>
    <w:rsid w:val="009B7A3A"/>
    <w:rsid w:val="009C520C"/>
    <w:rsid w:val="009D0018"/>
    <w:rsid w:val="009D1170"/>
    <w:rsid w:val="009D4445"/>
    <w:rsid w:val="009D534B"/>
    <w:rsid w:val="009D6B50"/>
    <w:rsid w:val="009E1C20"/>
    <w:rsid w:val="009E392D"/>
    <w:rsid w:val="009E5ABB"/>
    <w:rsid w:val="009F1EDF"/>
    <w:rsid w:val="009F6780"/>
    <w:rsid w:val="00A01E4D"/>
    <w:rsid w:val="00A0580F"/>
    <w:rsid w:val="00A11BAE"/>
    <w:rsid w:val="00A25AAA"/>
    <w:rsid w:val="00A26369"/>
    <w:rsid w:val="00A3428B"/>
    <w:rsid w:val="00A4243A"/>
    <w:rsid w:val="00A46CA9"/>
    <w:rsid w:val="00A5216D"/>
    <w:rsid w:val="00A6079B"/>
    <w:rsid w:val="00A662BA"/>
    <w:rsid w:val="00A66830"/>
    <w:rsid w:val="00A66924"/>
    <w:rsid w:val="00A70601"/>
    <w:rsid w:val="00A71BCB"/>
    <w:rsid w:val="00A72043"/>
    <w:rsid w:val="00A7597D"/>
    <w:rsid w:val="00A75E94"/>
    <w:rsid w:val="00A7667A"/>
    <w:rsid w:val="00A76C16"/>
    <w:rsid w:val="00A875B4"/>
    <w:rsid w:val="00A91656"/>
    <w:rsid w:val="00AA18DA"/>
    <w:rsid w:val="00AB3029"/>
    <w:rsid w:val="00AB5069"/>
    <w:rsid w:val="00AC19F7"/>
    <w:rsid w:val="00AC1B4D"/>
    <w:rsid w:val="00AC1B9D"/>
    <w:rsid w:val="00AC5769"/>
    <w:rsid w:val="00AC6DA3"/>
    <w:rsid w:val="00AC7537"/>
    <w:rsid w:val="00AD0BDE"/>
    <w:rsid w:val="00AD34C9"/>
    <w:rsid w:val="00AD3D1B"/>
    <w:rsid w:val="00AD3D3C"/>
    <w:rsid w:val="00AD7551"/>
    <w:rsid w:val="00AD7888"/>
    <w:rsid w:val="00AE2D9D"/>
    <w:rsid w:val="00AE3D71"/>
    <w:rsid w:val="00AE4572"/>
    <w:rsid w:val="00AF09ED"/>
    <w:rsid w:val="00AF4111"/>
    <w:rsid w:val="00B0256D"/>
    <w:rsid w:val="00B03CB2"/>
    <w:rsid w:val="00B04A44"/>
    <w:rsid w:val="00B07720"/>
    <w:rsid w:val="00B105AF"/>
    <w:rsid w:val="00B2070D"/>
    <w:rsid w:val="00B2082E"/>
    <w:rsid w:val="00B344F4"/>
    <w:rsid w:val="00B34EF1"/>
    <w:rsid w:val="00B35F40"/>
    <w:rsid w:val="00B40193"/>
    <w:rsid w:val="00B46118"/>
    <w:rsid w:val="00B47B25"/>
    <w:rsid w:val="00B55293"/>
    <w:rsid w:val="00B57974"/>
    <w:rsid w:val="00B66CEC"/>
    <w:rsid w:val="00B74861"/>
    <w:rsid w:val="00B75C05"/>
    <w:rsid w:val="00B75CF1"/>
    <w:rsid w:val="00B85418"/>
    <w:rsid w:val="00B85C43"/>
    <w:rsid w:val="00B879CC"/>
    <w:rsid w:val="00B9251C"/>
    <w:rsid w:val="00B9487C"/>
    <w:rsid w:val="00B97241"/>
    <w:rsid w:val="00BB0A4A"/>
    <w:rsid w:val="00BB70C9"/>
    <w:rsid w:val="00BC0CB5"/>
    <w:rsid w:val="00BD02B8"/>
    <w:rsid w:val="00BD1EA3"/>
    <w:rsid w:val="00BD29D6"/>
    <w:rsid w:val="00BD4F4C"/>
    <w:rsid w:val="00BE2336"/>
    <w:rsid w:val="00BE37B3"/>
    <w:rsid w:val="00BF1AF2"/>
    <w:rsid w:val="00C02F25"/>
    <w:rsid w:val="00C03238"/>
    <w:rsid w:val="00C07EA8"/>
    <w:rsid w:val="00C10AE5"/>
    <w:rsid w:val="00C1597A"/>
    <w:rsid w:val="00C2157B"/>
    <w:rsid w:val="00C25242"/>
    <w:rsid w:val="00C309A8"/>
    <w:rsid w:val="00C33DC6"/>
    <w:rsid w:val="00C42A93"/>
    <w:rsid w:val="00C44BD6"/>
    <w:rsid w:val="00C45FE4"/>
    <w:rsid w:val="00C522F7"/>
    <w:rsid w:val="00C55448"/>
    <w:rsid w:val="00C56197"/>
    <w:rsid w:val="00C6413F"/>
    <w:rsid w:val="00C66D5C"/>
    <w:rsid w:val="00C7038A"/>
    <w:rsid w:val="00C754C0"/>
    <w:rsid w:val="00C80C7E"/>
    <w:rsid w:val="00C81491"/>
    <w:rsid w:val="00C84B92"/>
    <w:rsid w:val="00C859E9"/>
    <w:rsid w:val="00C9550E"/>
    <w:rsid w:val="00C9659D"/>
    <w:rsid w:val="00CA6DD1"/>
    <w:rsid w:val="00CA76C0"/>
    <w:rsid w:val="00CB0862"/>
    <w:rsid w:val="00CB6B82"/>
    <w:rsid w:val="00CB7E6F"/>
    <w:rsid w:val="00CC2F31"/>
    <w:rsid w:val="00CC4F14"/>
    <w:rsid w:val="00CC5C0B"/>
    <w:rsid w:val="00CC6BBD"/>
    <w:rsid w:val="00CD56C1"/>
    <w:rsid w:val="00CE46B5"/>
    <w:rsid w:val="00D03F35"/>
    <w:rsid w:val="00D05800"/>
    <w:rsid w:val="00D065C7"/>
    <w:rsid w:val="00D068A8"/>
    <w:rsid w:val="00D1006B"/>
    <w:rsid w:val="00D107A6"/>
    <w:rsid w:val="00D14089"/>
    <w:rsid w:val="00D156B6"/>
    <w:rsid w:val="00D17FB0"/>
    <w:rsid w:val="00D24230"/>
    <w:rsid w:val="00D34C02"/>
    <w:rsid w:val="00D42E4F"/>
    <w:rsid w:val="00D43165"/>
    <w:rsid w:val="00D43486"/>
    <w:rsid w:val="00D4382C"/>
    <w:rsid w:val="00D451A7"/>
    <w:rsid w:val="00D47E48"/>
    <w:rsid w:val="00D52B20"/>
    <w:rsid w:val="00D54D00"/>
    <w:rsid w:val="00D55422"/>
    <w:rsid w:val="00D57AF6"/>
    <w:rsid w:val="00D638C0"/>
    <w:rsid w:val="00D66204"/>
    <w:rsid w:val="00D73183"/>
    <w:rsid w:val="00D814BC"/>
    <w:rsid w:val="00D82676"/>
    <w:rsid w:val="00D830D0"/>
    <w:rsid w:val="00D86518"/>
    <w:rsid w:val="00D92E79"/>
    <w:rsid w:val="00D971E2"/>
    <w:rsid w:val="00DA0927"/>
    <w:rsid w:val="00DA7BD8"/>
    <w:rsid w:val="00DC0061"/>
    <w:rsid w:val="00DC5940"/>
    <w:rsid w:val="00DD6C4E"/>
    <w:rsid w:val="00DE18C7"/>
    <w:rsid w:val="00DE2FBF"/>
    <w:rsid w:val="00DE3024"/>
    <w:rsid w:val="00DE3425"/>
    <w:rsid w:val="00DE51C7"/>
    <w:rsid w:val="00DE5701"/>
    <w:rsid w:val="00DF6624"/>
    <w:rsid w:val="00E01361"/>
    <w:rsid w:val="00E060DC"/>
    <w:rsid w:val="00E0741E"/>
    <w:rsid w:val="00E07AC5"/>
    <w:rsid w:val="00E10689"/>
    <w:rsid w:val="00E122E1"/>
    <w:rsid w:val="00E135C6"/>
    <w:rsid w:val="00E4517A"/>
    <w:rsid w:val="00E4536D"/>
    <w:rsid w:val="00E4769B"/>
    <w:rsid w:val="00E53241"/>
    <w:rsid w:val="00E57702"/>
    <w:rsid w:val="00E61C89"/>
    <w:rsid w:val="00E63E37"/>
    <w:rsid w:val="00E650B3"/>
    <w:rsid w:val="00E65EB0"/>
    <w:rsid w:val="00E66457"/>
    <w:rsid w:val="00E708C4"/>
    <w:rsid w:val="00E74222"/>
    <w:rsid w:val="00E748C4"/>
    <w:rsid w:val="00E8232C"/>
    <w:rsid w:val="00E83ADD"/>
    <w:rsid w:val="00E87944"/>
    <w:rsid w:val="00E94F81"/>
    <w:rsid w:val="00E96504"/>
    <w:rsid w:val="00E96BC0"/>
    <w:rsid w:val="00E97BA4"/>
    <w:rsid w:val="00EA0323"/>
    <w:rsid w:val="00EA172C"/>
    <w:rsid w:val="00EA527E"/>
    <w:rsid w:val="00EA6E51"/>
    <w:rsid w:val="00EB06D2"/>
    <w:rsid w:val="00EC159A"/>
    <w:rsid w:val="00EC5FB9"/>
    <w:rsid w:val="00ED4060"/>
    <w:rsid w:val="00EE001A"/>
    <w:rsid w:val="00EE00D8"/>
    <w:rsid w:val="00EE0E29"/>
    <w:rsid w:val="00EE2B2D"/>
    <w:rsid w:val="00EF07FC"/>
    <w:rsid w:val="00EF1B93"/>
    <w:rsid w:val="00EF5BC3"/>
    <w:rsid w:val="00EF7FA1"/>
    <w:rsid w:val="00F00453"/>
    <w:rsid w:val="00F0202C"/>
    <w:rsid w:val="00F1379E"/>
    <w:rsid w:val="00F13E8C"/>
    <w:rsid w:val="00F173B0"/>
    <w:rsid w:val="00F20F60"/>
    <w:rsid w:val="00F21144"/>
    <w:rsid w:val="00F227D6"/>
    <w:rsid w:val="00F25E22"/>
    <w:rsid w:val="00F27773"/>
    <w:rsid w:val="00F31C31"/>
    <w:rsid w:val="00F33CCF"/>
    <w:rsid w:val="00F34F78"/>
    <w:rsid w:val="00F3631F"/>
    <w:rsid w:val="00F36AB5"/>
    <w:rsid w:val="00F40DEF"/>
    <w:rsid w:val="00F51015"/>
    <w:rsid w:val="00F6013F"/>
    <w:rsid w:val="00F6035D"/>
    <w:rsid w:val="00F604EB"/>
    <w:rsid w:val="00F64CB6"/>
    <w:rsid w:val="00F721EB"/>
    <w:rsid w:val="00F72B4F"/>
    <w:rsid w:val="00F75B47"/>
    <w:rsid w:val="00F7698D"/>
    <w:rsid w:val="00F85F83"/>
    <w:rsid w:val="00F90E7D"/>
    <w:rsid w:val="00F949B9"/>
    <w:rsid w:val="00FA267F"/>
    <w:rsid w:val="00FA33EF"/>
    <w:rsid w:val="00FA34C3"/>
    <w:rsid w:val="00FA36FA"/>
    <w:rsid w:val="00FA5F1B"/>
    <w:rsid w:val="00FB3B88"/>
    <w:rsid w:val="00FB63C0"/>
    <w:rsid w:val="00FB6F9E"/>
    <w:rsid w:val="00FD231F"/>
    <w:rsid w:val="00FD4D98"/>
    <w:rsid w:val="00FD6B95"/>
    <w:rsid w:val="00FE5083"/>
    <w:rsid w:val="00FE5476"/>
    <w:rsid w:val="00FF2C6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F54F62"/>
  <w15:docId w15:val="{10B5FCC8-B9E2-4B13-9A6C-218F766EDA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6"/>
        <w:szCs w:val="26"/>
        <w:lang w:val="en-US" w:eastAsia="en-US" w:bidi="ar-SA"/>
      </w:rPr>
    </w:rPrDefault>
    <w:pPrDefault>
      <w:pPr>
        <w:spacing w:before="120" w:after="120" w:line="360" w:lineRule="auto"/>
        <w:ind w:firstLine="72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17FB0"/>
    <w:rPr>
      <w:rFonts w:asciiTheme="majorHAnsi" w:hAnsiTheme="majorHAnsi"/>
    </w:rPr>
  </w:style>
  <w:style w:type="paragraph" w:styleId="Heading1">
    <w:name w:val="heading 1"/>
    <w:basedOn w:val="Normal"/>
    <w:next w:val="Normal"/>
    <w:link w:val="Heading1Char"/>
    <w:uiPriority w:val="9"/>
    <w:qFormat/>
    <w:rsid w:val="00ED4060"/>
    <w:pPr>
      <w:keepNext/>
      <w:keepLines/>
      <w:spacing w:before="240" w:after="240"/>
      <w:jc w:val="center"/>
      <w:outlineLvl w:val="0"/>
    </w:pPr>
    <w:rPr>
      <w:rFonts w:ascii="Times New Roman" w:eastAsiaTheme="majorEastAsia" w:hAnsi="Times New Roman" w:cstheme="majorBidi"/>
      <w:b/>
      <w:color w:val="000000" w:themeColor="text1"/>
      <w:sz w:val="36"/>
      <w:szCs w:val="32"/>
    </w:rPr>
  </w:style>
  <w:style w:type="paragraph" w:styleId="Heading2">
    <w:name w:val="heading 2"/>
    <w:basedOn w:val="Normal"/>
    <w:next w:val="Normal"/>
    <w:link w:val="Heading2Char"/>
    <w:uiPriority w:val="9"/>
    <w:unhideWhenUsed/>
    <w:qFormat/>
    <w:rsid w:val="006615BE"/>
    <w:pPr>
      <w:keepNext/>
      <w:keepLines/>
      <w:ind w:firstLine="0"/>
      <w:outlineLvl w:val="1"/>
    </w:pPr>
    <w:rPr>
      <w:rFonts w:eastAsiaTheme="majorEastAsia" w:cstheme="majorBidi"/>
      <w:b/>
      <w:color w:val="000000" w:themeColor="text1"/>
      <w:sz w:val="36"/>
    </w:rPr>
  </w:style>
  <w:style w:type="paragraph" w:styleId="Heading3">
    <w:name w:val="heading 3"/>
    <w:basedOn w:val="Normal"/>
    <w:next w:val="Normal"/>
    <w:link w:val="Heading3Char"/>
    <w:uiPriority w:val="9"/>
    <w:unhideWhenUsed/>
    <w:qFormat/>
    <w:rsid w:val="00541AD3"/>
    <w:pPr>
      <w:keepNext/>
      <w:keepLines/>
      <w:ind w:firstLine="0"/>
      <w:outlineLvl w:val="2"/>
    </w:pPr>
    <w:rPr>
      <w:rFonts w:ascii="Times New Roman" w:eastAsiaTheme="majorEastAsia" w:hAnsi="Times New Roman" w:cstheme="majorBidi"/>
      <w:b/>
      <w:szCs w:val="24"/>
    </w:rPr>
  </w:style>
  <w:style w:type="paragraph" w:styleId="Heading4">
    <w:name w:val="heading 4"/>
    <w:basedOn w:val="Normal"/>
    <w:next w:val="Normal"/>
    <w:link w:val="Heading4Char"/>
    <w:uiPriority w:val="9"/>
    <w:unhideWhenUsed/>
    <w:qFormat/>
    <w:rsid w:val="00541AD3"/>
    <w:pPr>
      <w:keepNext/>
      <w:keepLines/>
      <w:spacing w:before="40" w:after="0"/>
      <w:outlineLvl w:val="3"/>
    </w:pPr>
    <w:rPr>
      <w:rFonts w:ascii="Times New Roman" w:eastAsiaTheme="majorEastAsia" w:hAnsi="Times New Roman" w:cstheme="majorBidi"/>
      <w:b/>
      <w:iCs/>
      <w:color w:val="000000" w:themeColor="text1"/>
    </w:rPr>
  </w:style>
  <w:style w:type="paragraph" w:styleId="Heading5">
    <w:name w:val="heading 5"/>
    <w:basedOn w:val="Normal"/>
    <w:next w:val="Normal"/>
    <w:uiPriority w:val="9"/>
    <w:unhideWhenUsed/>
    <w:qFormat/>
    <w:rsid w:val="00FA34C3"/>
    <w:pPr>
      <w:keepNext/>
      <w:keepLines/>
      <w:spacing w:before="220" w:after="40"/>
      <w:outlineLvl w:val="4"/>
    </w:pPr>
    <w:rPr>
      <w:rFonts w:ascii="Times New Roman" w:hAnsi="Times New Roman"/>
      <w:b/>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pPr>
    <w:rPr>
      <w:b/>
      <w:sz w:val="72"/>
      <w:szCs w:val="72"/>
    </w:rPr>
  </w:style>
  <w:style w:type="paragraph" w:styleId="ListParagraph">
    <w:name w:val="List Paragraph"/>
    <w:basedOn w:val="Normal"/>
    <w:uiPriority w:val="34"/>
    <w:qFormat/>
    <w:rsid w:val="00B93826"/>
    <w:pPr>
      <w:ind w:left="720"/>
      <w:contextualSpacing/>
    </w:pPr>
  </w:style>
  <w:style w:type="character" w:customStyle="1" w:styleId="Heading1Char">
    <w:name w:val="Heading 1 Char"/>
    <w:basedOn w:val="DefaultParagraphFont"/>
    <w:link w:val="Heading1"/>
    <w:uiPriority w:val="9"/>
    <w:rsid w:val="00ED4060"/>
    <w:rPr>
      <w:rFonts w:ascii="Times New Roman" w:eastAsiaTheme="majorEastAsia" w:hAnsi="Times New Roman" w:cstheme="majorBidi"/>
      <w:b/>
      <w:color w:val="000000" w:themeColor="text1"/>
      <w:sz w:val="36"/>
      <w:szCs w:val="32"/>
    </w:rPr>
  </w:style>
  <w:style w:type="character" w:customStyle="1" w:styleId="Heading2Char">
    <w:name w:val="Heading 2 Char"/>
    <w:basedOn w:val="DefaultParagraphFont"/>
    <w:link w:val="Heading2"/>
    <w:uiPriority w:val="9"/>
    <w:rsid w:val="006615BE"/>
    <w:rPr>
      <w:rFonts w:asciiTheme="majorHAnsi" w:eastAsiaTheme="majorEastAsia" w:hAnsiTheme="majorHAnsi" w:cstheme="majorBidi"/>
      <w:b/>
      <w:color w:val="000000" w:themeColor="text1"/>
      <w:sz w:val="36"/>
      <w:szCs w:val="26"/>
    </w:rPr>
  </w:style>
  <w:style w:type="character" w:customStyle="1" w:styleId="Heading3Char">
    <w:name w:val="Heading 3 Char"/>
    <w:basedOn w:val="DefaultParagraphFont"/>
    <w:link w:val="Heading3"/>
    <w:uiPriority w:val="9"/>
    <w:rsid w:val="00541AD3"/>
    <w:rPr>
      <w:rFonts w:ascii="Times New Roman" w:eastAsiaTheme="majorEastAsia" w:hAnsi="Times New Roman" w:cstheme="majorBidi"/>
      <w:b/>
      <w:szCs w:val="24"/>
    </w:rPr>
  </w:style>
  <w:style w:type="character" w:customStyle="1" w:styleId="Heading4Char">
    <w:name w:val="Heading 4 Char"/>
    <w:basedOn w:val="DefaultParagraphFont"/>
    <w:link w:val="Heading4"/>
    <w:uiPriority w:val="9"/>
    <w:rsid w:val="00541AD3"/>
    <w:rPr>
      <w:rFonts w:ascii="Times New Roman" w:eastAsiaTheme="majorEastAsia" w:hAnsi="Times New Roman" w:cstheme="majorBidi"/>
      <w:b/>
      <w:iCs/>
      <w:color w:val="000000" w:themeColor="text1"/>
    </w:rPr>
  </w:style>
  <w:style w:type="paragraph" w:styleId="Header">
    <w:name w:val="header"/>
    <w:basedOn w:val="Normal"/>
    <w:link w:val="HeaderChar"/>
    <w:uiPriority w:val="99"/>
    <w:unhideWhenUsed/>
    <w:rsid w:val="00B21FE0"/>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B21FE0"/>
    <w:rPr>
      <w:rFonts w:asciiTheme="majorHAnsi" w:hAnsiTheme="majorHAnsi"/>
      <w:sz w:val="26"/>
    </w:rPr>
  </w:style>
  <w:style w:type="paragraph" w:styleId="Footer">
    <w:name w:val="footer"/>
    <w:basedOn w:val="Normal"/>
    <w:link w:val="FooterChar"/>
    <w:uiPriority w:val="99"/>
    <w:unhideWhenUsed/>
    <w:rsid w:val="00B21FE0"/>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B21FE0"/>
    <w:rPr>
      <w:rFonts w:asciiTheme="majorHAnsi" w:hAnsiTheme="majorHAnsi"/>
      <w:sz w:val="26"/>
    </w:rPr>
  </w:style>
  <w:style w:type="paragraph" w:customStyle="1" w:styleId="Tabletext">
    <w:name w:val="Table text"/>
    <w:basedOn w:val="Normal"/>
    <w:rsid w:val="008B4993"/>
    <w:pPr>
      <w:widowControl w:val="0"/>
      <w:autoSpaceDE w:val="0"/>
      <w:autoSpaceDN w:val="0"/>
      <w:adjustRightInd w:val="0"/>
      <w:spacing w:before="60" w:after="60" w:line="240" w:lineRule="auto"/>
      <w:ind w:firstLine="0"/>
      <w:jc w:val="left"/>
    </w:pPr>
    <w:rPr>
      <w:rFonts w:ascii="Trebuchet MS" w:eastAsia="Times New Roman" w:hAnsi="Trebuchet MS" w:cs="Trebuchet MS"/>
      <w:sz w:val="19"/>
      <w:szCs w:val="19"/>
      <w:lang w:val="en-GB" w:eastAsia="en-GB"/>
    </w:rPr>
  </w:style>
  <w:style w:type="table" w:styleId="TableGrid">
    <w:name w:val="Table Grid"/>
    <w:basedOn w:val="TableNormal"/>
    <w:uiPriority w:val="39"/>
    <w:rsid w:val="00123EA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
    <w:name w:val="Table Paragraph"/>
    <w:basedOn w:val="Normal"/>
    <w:uiPriority w:val="1"/>
    <w:qFormat/>
    <w:rsid w:val="00CA0F6A"/>
    <w:pPr>
      <w:widowControl w:val="0"/>
      <w:autoSpaceDE w:val="0"/>
      <w:autoSpaceDN w:val="0"/>
      <w:spacing w:before="0" w:after="0" w:line="256" w:lineRule="exact"/>
      <w:ind w:left="107" w:firstLine="0"/>
      <w:jc w:val="center"/>
    </w:pPr>
    <w:rPr>
      <w:rFonts w:ascii="Times New Roman" w:eastAsia="Times New Roman" w:hAnsi="Times New Roman" w:cs="Times New Roman"/>
      <w:sz w:val="22"/>
      <w:lang w:val="vi"/>
    </w:rPr>
  </w:style>
  <w:style w:type="character" w:styleId="Hyperlink">
    <w:name w:val="Hyperlink"/>
    <w:basedOn w:val="DefaultParagraphFont"/>
    <w:uiPriority w:val="99"/>
    <w:unhideWhenUsed/>
    <w:rsid w:val="009805EF"/>
    <w:rPr>
      <w:color w:val="0563C1" w:themeColor="hyperlink"/>
      <w:u w:val="single"/>
    </w:rPr>
  </w:style>
  <w:style w:type="character" w:styleId="UnresolvedMention">
    <w:name w:val="Unresolved Mention"/>
    <w:basedOn w:val="DefaultParagraphFont"/>
    <w:uiPriority w:val="99"/>
    <w:semiHidden/>
    <w:unhideWhenUsed/>
    <w:rsid w:val="009805EF"/>
    <w:rPr>
      <w:color w:val="605E5C"/>
      <w:shd w:val="clear" w:color="auto" w:fill="E1DFDD"/>
    </w:rPr>
  </w:style>
  <w:style w:type="paragraph" w:styleId="CommentText">
    <w:name w:val="annotation text"/>
    <w:basedOn w:val="Normal"/>
    <w:link w:val="CommentTextChar"/>
    <w:uiPriority w:val="99"/>
    <w:semiHidden/>
    <w:unhideWhenUsed/>
    <w:rsid w:val="00EB40BC"/>
    <w:pPr>
      <w:spacing w:before="0" w:after="200" w:line="240" w:lineRule="auto"/>
      <w:ind w:firstLine="0"/>
      <w:jc w:val="left"/>
    </w:pPr>
    <w:rPr>
      <w:rFonts w:ascii="Calibri" w:eastAsia="Times New Roman" w:hAnsi="Calibri" w:cs="Times New Roman"/>
      <w:sz w:val="20"/>
      <w:szCs w:val="20"/>
    </w:rPr>
  </w:style>
  <w:style w:type="character" w:customStyle="1" w:styleId="CommentTextChar">
    <w:name w:val="Comment Text Char"/>
    <w:basedOn w:val="DefaultParagraphFont"/>
    <w:link w:val="CommentText"/>
    <w:uiPriority w:val="99"/>
    <w:semiHidden/>
    <w:rsid w:val="00EB40BC"/>
    <w:rPr>
      <w:rFonts w:ascii="Calibri" w:eastAsia="Times New Roman" w:hAnsi="Calibri" w:cs="Times New Roman"/>
      <w:sz w:val="20"/>
      <w:szCs w:val="20"/>
      <w:lang w:val="en-US"/>
    </w:rPr>
  </w:style>
  <w:style w:type="paragraph" w:styleId="TOC2">
    <w:name w:val="toc 2"/>
    <w:basedOn w:val="Normal"/>
    <w:next w:val="Normal"/>
    <w:autoRedefine/>
    <w:uiPriority w:val="39"/>
    <w:unhideWhenUsed/>
    <w:rsid w:val="00132BCC"/>
    <w:pPr>
      <w:spacing w:line="276" w:lineRule="auto"/>
      <w:ind w:left="454" w:hanging="284"/>
    </w:pPr>
  </w:style>
  <w:style w:type="paragraph" w:styleId="TOC1">
    <w:name w:val="toc 1"/>
    <w:basedOn w:val="Normal"/>
    <w:next w:val="Normal"/>
    <w:autoRedefine/>
    <w:uiPriority w:val="39"/>
    <w:unhideWhenUsed/>
    <w:rsid w:val="00D90D9E"/>
    <w:pPr>
      <w:spacing w:line="276" w:lineRule="auto"/>
      <w:ind w:left="284" w:hanging="284"/>
    </w:pPr>
  </w:style>
  <w:style w:type="paragraph" w:styleId="TOC3">
    <w:name w:val="toc 3"/>
    <w:basedOn w:val="Normal"/>
    <w:next w:val="Normal"/>
    <w:autoRedefine/>
    <w:uiPriority w:val="39"/>
    <w:unhideWhenUsed/>
    <w:rsid w:val="00132BCC"/>
    <w:pPr>
      <w:spacing w:after="100" w:line="276" w:lineRule="auto"/>
      <w:ind w:left="624" w:hanging="284"/>
    </w:pPr>
  </w:style>
  <w:style w:type="paragraph" w:styleId="TOC4">
    <w:name w:val="toc 4"/>
    <w:basedOn w:val="Normal"/>
    <w:next w:val="Normal"/>
    <w:autoRedefine/>
    <w:uiPriority w:val="39"/>
    <w:unhideWhenUsed/>
    <w:rsid w:val="00132BCC"/>
    <w:pPr>
      <w:spacing w:after="100" w:line="276" w:lineRule="auto"/>
      <w:ind w:left="738" w:hanging="284"/>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0" w:type="dxa"/>
        <w:right w:w="0" w:type="dxa"/>
      </w:tblCellMar>
    </w:tblPr>
  </w:style>
  <w:style w:type="table" w:customStyle="1" w:styleId="a0">
    <w:basedOn w:val="TableNormal"/>
    <w:pPr>
      <w:spacing w:after="0" w:line="240" w:lineRule="auto"/>
    </w:pPr>
    <w:tblPr>
      <w:tblStyleRowBandSize w:val="1"/>
      <w:tblStyleColBandSize w:val="1"/>
    </w:tblPr>
  </w:style>
  <w:style w:type="table" w:customStyle="1" w:styleId="a1">
    <w:basedOn w:val="TableNormal"/>
    <w:pPr>
      <w:spacing w:after="0" w:line="240" w:lineRule="auto"/>
    </w:pPr>
    <w:tblPr>
      <w:tblStyleRowBandSize w:val="1"/>
      <w:tblStyleColBandSize w:val="1"/>
    </w:tblPr>
  </w:style>
  <w:style w:type="table" w:customStyle="1" w:styleId="a2">
    <w:basedOn w:val="TableNormal"/>
    <w:pPr>
      <w:spacing w:after="0" w:line="240" w:lineRule="auto"/>
    </w:pPr>
    <w:tblPr>
      <w:tblStyleRowBandSize w:val="1"/>
      <w:tblStyleColBandSize w:val="1"/>
    </w:tblPr>
  </w:style>
  <w:style w:type="table" w:customStyle="1" w:styleId="a3">
    <w:basedOn w:val="TableNormal"/>
    <w:pPr>
      <w:spacing w:after="0" w:line="240" w:lineRule="auto"/>
    </w:pPr>
    <w:tblPr>
      <w:tblStyleRowBandSize w:val="1"/>
      <w:tblStyleColBandSize w:val="1"/>
    </w:tblPr>
  </w:style>
  <w:style w:type="table" w:customStyle="1" w:styleId="a4">
    <w:basedOn w:val="TableNormal"/>
    <w:pPr>
      <w:spacing w:after="0" w:line="240" w:lineRule="auto"/>
    </w:pPr>
    <w:tblPr>
      <w:tblStyleRowBandSize w:val="1"/>
      <w:tblStyleColBandSize w:val="1"/>
    </w:tblPr>
  </w:style>
  <w:style w:type="table" w:customStyle="1" w:styleId="a5">
    <w:basedOn w:val="TableNormal"/>
    <w:tblPr>
      <w:tblStyleRowBandSize w:val="1"/>
      <w:tblStyleColBandSize w:val="1"/>
      <w:tblCellMar>
        <w:left w:w="115" w:type="dxa"/>
        <w:right w:w="115" w:type="dxa"/>
      </w:tblCellMar>
    </w:tblPr>
  </w:style>
  <w:style w:type="table" w:customStyle="1" w:styleId="a6">
    <w:basedOn w:val="TableNormal"/>
    <w:pPr>
      <w:spacing w:after="0" w:line="240" w:lineRule="auto"/>
    </w:pPr>
    <w:tblPr>
      <w:tblStyleRowBandSize w:val="1"/>
      <w:tblStyleColBandSize w:val="1"/>
      <w:tblCellMar>
        <w:left w:w="115" w:type="dxa"/>
        <w:right w:w="115" w:type="dxa"/>
      </w:tblCellMar>
    </w:tblPr>
  </w:style>
  <w:style w:type="table" w:customStyle="1" w:styleId="a7">
    <w:basedOn w:val="TableNormal"/>
    <w:pPr>
      <w:spacing w:after="0" w:line="240" w:lineRule="auto"/>
    </w:pPr>
    <w:tblPr>
      <w:tblStyleRowBandSize w:val="1"/>
      <w:tblStyleColBandSize w:val="1"/>
      <w:tblCellMar>
        <w:left w:w="115" w:type="dxa"/>
        <w:right w:w="115" w:type="dxa"/>
      </w:tblCellMar>
    </w:tblPr>
  </w:style>
  <w:style w:type="table" w:customStyle="1" w:styleId="a8">
    <w:basedOn w:val="TableNormal"/>
    <w:pPr>
      <w:spacing w:after="0" w:line="240" w:lineRule="auto"/>
    </w:pPr>
    <w:tblPr>
      <w:tblStyleRowBandSize w:val="1"/>
      <w:tblStyleColBandSize w:val="1"/>
      <w:tblCellMar>
        <w:left w:w="115" w:type="dxa"/>
        <w:right w:w="115"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pPr>
      <w:spacing w:after="0" w:line="240" w:lineRule="auto"/>
    </w:pPr>
    <w:tblPr>
      <w:tblStyleRowBandSize w:val="1"/>
      <w:tblStyleColBandSize w:val="1"/>
      <w:tblCellMar>
        <w:left w:w="115" w:type="dxa"/>
        <w:right w:w="115" w:type="dxa"/>
      </w:tblCellMar>
    </w:tblPr>
  </w:style>
  <w:style w:type="table" w:customStyle="1" w:styleId="ac">
    <w:basedOn w:val="TableNormal"/>
    <w:pPr>
      <w:spacing w:after="0" w:line="240" w:lineRule="auto"/>
    </w:pPr>
    <w:tblPr>
      <w:tblStyleRowBandSize w:val="1"/>
      <w:tblStyleColBandSize w:val="1"/>
      <w:tblCellMar>
        <w:left w:w="115" w:type="dxa"/>
        <w:right w:w="115" w:type="dxa"/>
      </w:tblCellMar>
    </w:tblPr>
  </w:style>
  <w:style w:type="table" w:customStyle="1" w:styleId="ad">
    <w:basedOn w:val="TableNormal"/>
    <w:pPr>
      <w:spacing w:after="0" w:line="240" w:lineRule="auto"/>
    </w:pPr>
    <w:tblPr>
      <w:tblStyleRowBandSize w:val="1"/>
      <w:tblStyleColBandSize w:val="1"/>
      <w:tblCellMar>
        <w:left w:w="115" w:type="dxa"/>
        <w:right w:w="115"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pPr>
      <w:spacing w:after="0" w:line="240" w:lineRule="auto"/>
    </w:pPr>
    <w:tblPr>
      <w:tblStyleRowBandSize w:val="1"/>
      <w:tblStyleColBandSize w:val="1"/>
      <w:tblCellMar>
        <w:left w:w="115" w:type="dxa"/>
        <w:right w:w="115" w:type="dxa"/>
      </w:tblCellMar>
    </w:tblPr>
  </w:style>
  <w:style w:type="table" w:customStyle="1" w:styleId="af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6">
    <w:basedOn w:val="TableNormal"/>
    <w:tblPr>
      <w:tblStyleRowBandSize w:val="1"/>
      <w:tblStyleColBandSize w:val="1"/>
      <w:tblCellMar>
        <w:left w:w="115" w:type="dxa"/>
        <w:right w:w="115" w:type="dxa"/>
      </w:tblCellMar>
    </w:tblPr>
  </w:style>
  <w:style w:type="table" w:customStyle="1" w:styleId="af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a">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b">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c">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d">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e">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TableGrid1">
    <w:name w:val="Table Grid1"/>
    <w:basedOn w:val="TableNormal"/>
    <w:next w:val="TableGrid"/>
    <w:uiPriority w:val="39"/>
    <w:rsid w:val="004D7560"/>
    <w:pPr>
      <w:spacing w:before="0" w:after="0" w:line="240" w:lineRule="auto"/>
      <w:ind w:firstLine="0"/>
      <w:jc w:val="left"/>
    </w:pPr>
    <w:rPr>
      <w:rFonts w:cs="Times New Roman"/>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191C2D"/>
    <w:pPr>
      <w:spacing w:before="0" w:after="0" w:line="240" w:lineRule="auto"/>
      <w:ind w:firstLine="0"/>
      <w:jc w:val="left"/>
    </w:pPr>
    <w:rPr>
      <w:rFonts w:asciiTheme="minorHAnsi" w:eastAsiaTheme="minorHAnsi" w:hAnsiTheme="minorHAnsi" w:cstheme="minorBidi"/>
      <w:sz w:val="20"/>
      <w:szCs w:val="20"/>
    </w:rPr>
  </w:style>
  <w:style w:type="character" w:customStyle="1" w:styleId="FootnoteTextChar">
    <w:name w:val="Footnote Text Char"/>
    <w:basedOn w:val="DefaultParagraphFont"/>
    <w:link w:val="FootnoteText"/>
    <w:uiPriority w:val="99"/>
    <w:semiHidden/>
    <w:rsid w:val="00191C2D"/>
    <w:rPr>
      <w:rFonts w:asciiTheme="minorHAnsi" w:eastAsiaTheme="minorHAnsi" w:hAnsiTheme="minorHAnsi" w:cstheme="minorBidi"/>
      <w:sz w:val="20"/>
      <w:szCs w:val="20"/>
    </w:rPr>
  </w:style>
  <w:style w:type="character" w:styleId="FootnoteReference">
    <w:name w:val="footnote reference"/>
    <w:basedOn w:val="DefaultParagraphFont"/>
    <w:uiPriority w:val="99"/>
    <w:semiHidden/>
    <w:unhideWhenUsed/>
    <w:rsid w:val="00191C2D"/>
    <w:rPr>
      <w:vertAlign w:val="superscript"/>
    </w:rPr>
  </w:style>
  <w:style w:type="table" w:customStyle="1" w:styleId="aff1">
    <w:basedOn w:val="TableNormal"/>
    <w:pPr>
      <w:spacing w:before="0" w:after="0" w:line="240" w:lineRule="auto"/>
      <w:ind w:firstLine="0"/>
      <w:jc w:val="left"/>
    </w:pPr>
    <w:rPr>
      <w:sz w:val="22"/>
      <w:szCs w:val="22"/>
    </w:rPr>
    <w:tblPr>
      <w:tblStyleRowBandSize w:val="1"/>
      <w:tblStyleColBandSize w:val="1"/>
      <w:tblCellMar>
        <w:top w:w="100" w:type="dxa"/>
        <w:left w:w="115" w:type="dxa"/>
        <w:bottom w:w="100" w:type="dxa"/>
        <w:right w:w="115" w:type="dxa"/>
      </w:tblCellMar>
    </w:tblPr>
  </w:style>
  <w:style w:type="table" w:customStyle="1" w:styleId="aff2">
    <w:basedOn w:val="TableNormal"/>
    <w:pPr>
      <w:spacing w:before="0" w:after="0" w:line="240" w:lineRule="auto"/>
      <w:ind w:firstLine="0"/>
      <w:jc w:val="left"/>
    </w:pPr>
    <w:rPr>
      <w:sz w:val="22"/>
      <w:szCs w:val="22"/>
    </w:rPr>
    <w:tblPr>
      <w:tblStyleRowBandSize w:val="1"/>
      <w:tblStyleColBandSize w:val="1"/>
      <w:tblCellMar>
        <w:top w:w="100" w:type="dxa"/>
        <w:left w:w="115" w:type="dxa"/>
        <w:bottom w:w="100" w:type="dxa"/>
        <w:right w:w="115" w:type="dxa"/>
      </w:tblCellMar>
    </w:tblPr>
  </w:style>
  <w:style w:type="table" w:customStyle="1" w:styleId="aff3">
    <w:basedOn w:val="TableNormal"/>
    <w:pPr>
      <w:spacing w:before="0" w:after="0" w:line="240" w:lineRule="auto"/>
      <w:ind w:firstLine="0"/>
      <w:jc w:val="left"/>
    </w:pPr>
    <w:rPr>
      <w:sz w:val="22"/>
      <w:szCs w:val="22"/>
    </w:rPr>
    <w:tblPr>
      <w:tblStyleRowBandSize w:val="1"/>
      <w:tblStyleColBandSize w:val="1"/>
      <w:tblCellMar>
        <w:top w:w="100" w:type="dxa"/>
        <w:left w:w="115" w:type="dxa"/>
        <w:bottom w:w="100" w:type="dxa"/>
        <w:right w:w="115" w:type="dxa"/>
      </w:tblCellMar>
    </w:tblPr>
  </w:style>
  <w:style w:type="table" w:customStyle="1" w:styleId="aff4">
    <w:basedOn w:val="TableNormal"/>
    <w:tblPr>
      <w:tblStyleRowBandSize w:val="1"/>
      <w:tblStyleColBandSize w:val="1"/>
      <w:tblCellMar>
        <w:left w:w="115" w:type="dxa"/>
        <w:right w:w="115" w:type="dxa"/>
      </w:tblCellMar>
    </w:tblPr>
  </w:style>
  <w:style w:type="table" w:customStyle="1" w:styleId="aff5">
    <w:basedOn w:val="TableNormal"/>
    <w:tblPr>
      <w:tblStyleRowBandSize w:val="1"/>
      <w:tblStyleColBandSize w:val="1"/>
      <w:tblCellMar>
        <w:left w:w="115" w:type="dxa"/>
        <w:right w:w="115" w:type="dxa"/>
      </w:tblCellMar>
    </w:tblPr>
  </w:style>
  <w:style w:type="table" w:customStyle="1" w:styleId="aff6">
    <w:basedOn w:val="TableNormal"/>
    <w:tblPr>
      <w:tblStyleRowBandSize w:val="1"/>
      <w:tblStyleColBandSize w:val="1"/>
      <w:tblCellMar>
        <w:left w:w="115" w:type="dxa"/>
        <w:right w:w="115" w:type="dxa"/>
      </w:tblCellMar>
    </w:tblPr>
  </w:style>
  <w:style w:type="table" w:customStyle="1" w:styleId="aff7">
    <w:basedOn w:val="TableNormal"/>
    <w:tblPr>
      <w:tblStyleRowBandSize w:val="1"/>
      <w:tblStyleColBandSize w:val="1"/>
      <w:tblCellMar>
        <w:left w:w="115" w:type="dxa"/>
        <w:right w:w="115" w:type="dxa"/>
      </w:tblCellMar>
    </w:tblPr>
  </w:style>
  <w:style w:type="table" w:customStyle="1" w:styleId="aff8">
    <w:basedOn w:val="TableNormal"/>
    <w:tblPr>
      <w:tblStyleRowBandSize w:val="1"/>
      <w:tblStyleColBandSize w:val="1"/>
      <w:tblCellMar>
        <w:left w:w="115" w:type="dxa"/>
        <w:right w:w="115" w:type="dxa"/>
      </w:tblCellMar>
    </w:tblPr>
  </w:style>
  <w:style w:type="table" w:customStyle="1" w:styleId="aff9">
    <w:basedOn w:val="TableNormal"/>
    <w:tblPr>
      <w:tblStyleRowBandSize w:val="1"/>
      <w:tblStyleColBandSize w:val="1"/>
      <w:tblCellMar>
        <w:left w:w="115" w:type="dxa"/>
        <w:right w:w="115" w:type="dxa"/>
      </w:tblCellMar>
    </w:tblPr>
  </w:style>
  <w:style w:type="table" w:customStyle="1" w:styleId="affa">
    <w:basedOn w:val="TableNormal"/>
    <w:tblPr>
      <w:tblStyleRowBandSize w:val="1"/>
      <w:tblStyleColBandSize w:val="1"/>
      <w:tblCellMar>
        <w:left w:w="115" w:type="dxa"/>
        <w:right w:w="115" w:type="dxa"/>
      </w:tblCellMar>
    </w:tblPr>
  </w:style>
  <w:style w:type="table" w:customStyle="1" w:styleId="affb">
    <w:basedOn w:val="TableNormal"/>
    <w:tblPr>
      <w:tblStyleRowBandSize w:val="1"/>
      <w:tblStyleColBandSize w:val="1"/>
      <w:tblCellMar>
        <w:left w:w="115" w:type="dxa"/>
        <w:right w:w="115" w:type="dxa"/>
      </w:tblCellMar>
    </w:tblPr>
  </w:style>
  <w:style w:type="table" w:customStyle="1" w:styleId="affc">
    <w:basedOn w:val="TableNormal"/>
    <w:tblPr>
      <w:tblStyleRowBandSize w:val="1"/>
      <w:tblStyleColBandSize w:val="1"/>
      <w:tblCellMar>
        <w:left w:w="115" w:type="dxa"/>
        <w:right w:w="115" w:type="dxa"/>
      </w:tblCellMar>
    </w:tblPr>
  </w:style>
  <w:style w:type="table" w:customStyle="1" w:styleId="affd">
    <w:basedOn w:val="TableNormal"/>
    <w:tblPr>
      <w:tblStyleRowBandSize w:val="1"/>
      <w:tblStyleColBandSize w:val="1"/>
      <w:tblCellMar>
        <w:left w:w="115" w:type="dxa"/>
        <w:right w:w="115" w:type="dxa"/>
      </w:tblCellMar>
    </w:tblPr>
  </w:style>
  <w:style w:type="table" w:customStyle="1" w:styleId="affe">
    <w:basedOn w:val="TableNormal"/>
    <w:tblPr>
      <w:tblStyleRowBandSize w:val="1"/>
      <w:tblStyleColBandSize w:val="1"/>
      <w:tblCellMar>
        <w:left w:w="115" w:type="dxa"/>
        <w:right w:w="115" w:type="dxa"/>
      </w:tblCellMar>
    </w:tblPr>
  </w:style>
  <w:style w:type="table" w:customStyle="1" w:styleId="afff">
    <w:basedOn w:val="TableNormal"/>
    <w:tblPr>
      <w:tblStyleRowBandSize w:val="1"/>
      <w:tblStyleColBandSize w:val="1"/>
      <w:tblCellMar>
        <w:left w:w="115" w:type="dxa"/>
        <w:right w:w="115" w:type="dxa"/>
      </w:tblCellMar>
    </w:tblPr>
  </w:style>
  <w:style w:type="table" w:customStyle="1" w:styleId="afff0">
    <w:basedOn w:val="TableNormal"/>
    <w:tblPr>
      <w:tblStyleRowBandSize w:val="1"/>
      <w:tblStyleColBandSize w:val="1"/>
      <w:tblCellMar>
        <w:left w:w="115" w:type="dxa"/>
        <w:right w:w="115" w:type="dxa"/>
      </w:tblCellMar>
    </w:tblPr>
  </w:style>
  <w:style w:type="table" w:customStyle="1" w:styleId="afff1">
    <w:basedOn w:val="TableNormal"/>
    <w:tblPr>
      <w:tblStyleRowBandSize w:val="1"/>
      <w:tblStyleColBandSize w:val="1"/>
      <w:tblCellMar>
        <w:left w:w="115" w:type="dxa"/>
        <w:right w:w="115" w:type="dxa"/>
      </w:tblCellMar>
    </w:tblPr>
  </w:style>
  <w:style w:type="table" w:customStyle="1" w:styleId="afff2">
    <w:basedOn w:val="TableNormal"/>
    <w:tblPr>
      <w:tblStyleRowBandSize w:val="1"/>
      <w:tblStyleColBandSize w:val="1"/>
      <w:tblCellMar>
        <w:left w:w="115" w:type="dxa"/>
        <w:right w:w="115" w:type="dxa"/>
      </w:tblCellMar>
    </w:tblPr>
  </w:style>
  <w:style w:type="table" w:customStyle="1" w:styleId="afff3">
    <w:basedOn w:val="TableNormal"/>
    <w:pPr>
      <w:spacing w:before="0" w:after="0" w:line="240" w:lineRule="auto"/>
      <w:ind w:firstLine="0"/>
      <w:jc w:val="left"/>
    </w:pPr>
    <w:rPr>
      <w:sz w:val="22"/>
      <w:szCs w:val="22"/>
    </w:rPr>
    <w:tblPr>
      <w:tblStyleRowBandSize w:val="1"/>
      <w:tblStyleColBandSize w:val="1"/>
      <w:tblCellMar>
        <w:top w:w="100" w:type="dxa"/>
        <w:left w:w="115" w:type="dxa"/>
        <w:bottom w:w="100" w:type="dxa"/>
        <w:right w:w="115" w:type="dxa"/>
      </w:tblCellMar>
    </w:tblPr>
  </w:style>
  <w:style w:type="table" w:customStyle="1" w:styleId="afff4">
    <w:basedOn w:val="TableNormal"/>
    <w:pPr>
      <w:spacing w:before="0" w:after="0" w:line="240" w:lineRule="auto"/>
      <w:ind w:firstLine="0"/>
      <w:jc w:val="left"/>
    </w:pPr>
    <w:rPr>
      <w:sz w:val="22"/>
      <w:szCs w:val="22"/>
    </w:rPr>
    <w:tblPr>
      <w:tblStyleRowBandSize w:val="1"/>
      <w:tblStyleColBandSize w:val="1"/>
      <w:tblCellMar>
        <w:top w:w="100" w:type="dxa"/>
        <w:left w:w="115" w:type="dxa"/>
        <w:bottom w:w="100" w:type="dxa"/>
        <w:right w:w="115" w:type="dxa"/>
      </w:tblCellMar>
    </w:tblPr>
  </w:style>
  <w:style w:type="table" w:customStyle="1" w:styleId="afff5">
    <w:basedOn w:val="TableNormal"/>
    <w:pPr>
      <w:spacing w:before="0" w:after="0" w:line="240" w:lineRule="auto"/>
      <w:ind w:firstLine="0"/>
      <w:jc w:val="left"/>
    </w:pPr>
    <w:rPr>
      <w:sz w:val="22"/>
      <w:szCs w:val="22"/>
    </w:rPr>
    <w:tblPr>
      <w:tblStyleRowBandSize w:val="1"/>
      <w:tblStyleColBandSize w:val="1"/>
      <w:tblCellMar>
        <w:top w:w="100" w:type="dxa"/>
        <w:left w:w="115" w:type="dxa"/>
        <w:bottom w:w="100" w:type="dxa"/>
        <w:right w:w="115" w:type="dxa"/>
      </w:tblCellMar>
    </w:tblPr>
  </w:style>
  <w:style w:type="table" w:customStyle="1" w:styleId="afff6">
    <w:basedOn w:val="TableNormal"/>
    <w:pPr>
      <w:spacing w:before="0" w:after="0" w:line="240" w:lineRule="auto"/>
      <w:ind w:firstLine="0"/>
      <w:jc w:val="left"/>
    </w:pPr>
    <w:rPr>
      <w:sz w:val="22"/>
      <w:szCs w:val="22"/>
    </w:rPr>
    <w:tblPr>
      <w:tblStyleRowBandSize w:val="1"/>
      <w:tblStyleColBandSize w:val="1"/>
      <w:tblCellMar>
        <w:top w:w="100" w:type="dxa"/>
        <w:left w:w="115" w:type="dxa"/>
        <w:bottom w:w="100" w:type="dxa"/>
        <w:right w:w="115" w:type="dxa"/>
      </w:tblCellMar>
    </w:tblPr>
  </w:style>
  <w:style w:type="table" w:customStyle="1" w:styleId="afff7">
    <w:basedOn w:val="TableNormal"/>
    <w:tblPr>
      <w:tblStyleRowBandSize w:val="1"/>
      <w:tblStyleColBandSize w:val="1"/>
      <w:tblCellMar>
        <w:left w:w="115" w:type="dxa"/>
        <w:right w:w="115" w:type="dxa"/>
      </w:tblCellMar>
    </w:tblPr>
  </w:style>
  <w:style w:type="table" w:customStyle="1" w:styleId="afff8">
    <w:basedOn w:val="TableNormal"/>
    <w:pPr>
      <w:spacing w:before="0" w:after="0" w:line="240" w:lineRule="auto"/>
      <w:ind w:firstLine="0"/>
      <w:jc w:val="left"/>
    </w:pPr>
    <w:rPr>
      <w:sz w:val="22"/>
      <w:szCs w:val="22"/>
    </w:rPr>
    <w:tblPr>
      <w:tblStyleRowBandSize w:val="1"/>
      <w:tblStyleColBandSize w:val="1"/>
      <w:tblCellMar>
        <w:top w:w="100" w:type="dxa"/>
        <w:left w:w="115" w:type="dxa"/>
        <w:bottom w:w="100" w:type="dxa"/>
        <w:right w:w="115" w:type="dxa"/>
      </w:tblCellMar>
    </w:tblPr>
  </w:style>
  <w:style w:type="table" w:customStyle="1" w:styleId="afff9">
    <w:basedOn w:val="TableNormal"/>
    <w:pPr>
      <w:spacing w:before="0" w:after="0" w:line="240" w:lineRule="auto"/>
      <w:ind w:firstLine="0"/>
      <w:jc w:val="left"/>
    </w:pPr>
    <w:rPr>
      <w:sz w:val="22"/>
      <w:szCs w:val="22"/>
    </w:rPr>
    <w:tblPr>
      <w:tblStyleRowBandSize w:val="1"/>
      <w:tblStyleColBandSize w:val="1"/>
      <w:tblCellMar>
        <w:top w:w="100" w:type="dxa"/>
        <w:left w:w="115" w:type="dxa"/>
        <w:bottom w:w="100" w:type="dxa"/>
        <w:right w:w="115" w:type="dxa"/>
      </w:tblCellMar>
    </w:tblPr>
  </w:style>
  <w:style w:type="table" w:customStyle="1" w:styleId="afffa">
    <w:basedOn w:val="TableNormal"/>
    <w:pPr>
      <w:spacing w:before="0" w:after="0" w:line="240" w:lineRule="auto"/>
      <w:ind w:firstLine="0"/>
      <w:jc w:val="left"/>
    </w:pPr>
    <w:rPr>
      <w:sz w:val="22"/>
      <w:szCs w:val="22"/>
    </w:rPr>
    <w:tblPr>
      <w:tblStyleRowBandSize w:val="1"/>
      <w:tblStyleColBandSize w:val="1"/>
      <w:tblCellMar>
        <w:top w:w="100" w:type="dxa"/>
        <w:left w:w="115" w:type="dxa"/>
        <w:bottom w:w="100" w:type="dxa"/>
        <w:right w:w="115" w:type="dxa"/>
      </w:tblCellMar>
    </w:tblPr>
  </w:style>
  <w:style w:type="table" w:customStyle="1" w:styleId="afffb">
    <w:basedOn w:val="TableNormal"/>
    <w:pPr>
      <w:spacing w:before="0" w:after="0" w:line="240" w:lineRule="auto"/>
      <w:ind w:firstLine="0"/>
      <w:jc w:val="left"/>
    </w:pPr>
    <w:rPr>
      <w:sz w:val="22"/>
      <w:szCs w:val="22"/>
    </w:rPr>
    <w:tblPr>
      <w:tblStyleRowBandSize w:val="1"/>
      <w:tblStyleColBandSize w:val="1"/>
      <w:tblCellMar>
        <w:top w:w="100" w:type="dxa"/>
        <w:left w:w="115" w:type="dxa"/>
        <w:bottom w:w="100" w:type="dxa"/>
        <w:right w:w="115" w:type="dxa"/>
      </w:tblCellMar>
    </w:tblPr>
  </w:style>
  <w:style w:type="table" w:customStyle="1" w:styleId="afffc">
    <w:basedOn w:val="TableNormal"/>
    <w:pPr>
      <w:spacing w:before="0" w:after="0" w:line="240" w:lineRule="auto"/>
      <w:ind w:firstLine="0"/>
      <w:jc w:val="left"/>
    </w:pPr>
    <w:rPr>
      <w:sz w:val="22"/>
      <w:szCs w:val="22"/>
    </w:rPr>
    <w:tblPr>
      <w:tblStyleRowBandSize w:val="1"/>
      <w:tblStyleColBandSize w:val="1"/>
      <w:tblCellMar>
        <w:top w:w="100" w:type="dxa"/>
        <w:left w:w="115" w:type="dxa"/>
        <w:bottom w:w="100" w:type="dxa"/>
        <w:right w:w="115" w:type="dxa"/>
      </w:tblCellMar>
    </w:tblPr>
  </w:style>
  <w:style w:type="table" w:customStyle="1" w:styleId="afffd">
    <w:basedOn w:val="TableNormal"/>
    <w:pPr>
      <w:spacing w:before="0" w:after="0" w:line="240" w:lineRule="auto"/>
      <w:ind w:firstLine="0"/>
      <w:jc w:val="left"/>
    </w:pPr>
    <w:rPr>
      <w:sz w:val="22"/>
      <w:szCs w:val="22"/>
    </w:rPr>
    <w:tblPr>
      <w:tblStyleRowBandSize w:val="1"/>
      <w:tblStyleColBandSize w:val="1"/>
      <w:tblCellMar>
        <w:top w:w="100" w:type="dxa"/>
        <w:left w:w="115" w:type="dxa"/>
        <w:bottom w:w="100" w:type="dxa"/>
        <w:right w:w="115" w:type="dxa"/>
      </w:tblCellMar>
    </w:tblPr>
  </w:style>
  <w:style w:type="table" w:customStyle="1" w:styleId="afffe">
    <w:basedOn w:val="TableNormal"/>
    <w:pPr>
      <w:spacing w:before="0" w:after="0" w:line="240" w:lineRule="auto"/>
      <w:ind w:firstLine="0"/>
      <w:jc w:val="left"/>
    </w:pPr>
    <w:rPr>
      <w:sz w:val="22"/>
      <w:szCs w:val="22"/>
    </w:rPr>
    <w:tblPr>
      <w:tblStyleRowBandSize w:val="1"/>
      <w:tblStyleColBandSize w:val="1"/>
      <w:tblCellMar>
        <w:top w:w="100" w:type="dxa"/>
        <w:left w:w="115" w:type="dxa"/>
        <w:bottom w:w="100" w:type="dxa"/>
        <w:right w:w="115" w:type="dxa"/>
      </w:tblCellMar>
    </w:tblPr>
  </w:style>
  <w:style w:type="table" w:customStyle="1" w:styleId="affff">
    <w:basedOn w:val="TableNormal"/>
    <w:pPr>
      <w:spacing w:before="0" w:after="0" w:line="240" w:lineRule="auto"/>
      <w:ind w:firstLine="0"/>
      <w:jc w:val="left"/>
    </w:pPr>
    <w:rPr>
      <w:sz w:val="22"/>
      <w:szCs w:val="22"/>
    </w:rPr>
    <w:tblPr>
      <w:tblStyleRowBandSize w:val="1"/>
      <w:tblStyleColBandSize w:val="1"/>
      <w:tblCellMar>
        <w:top w:w="100" w:type="dxa"/>
        <w:left w:w="115" w:type="dxa"/>
        <w:bottom w:w="100" w:type="dxa"/>
        <w:right w:w="115" w:type="dxa"/>
      </w:tblCellMar>
    </w:tblPr>
  </w:style>
  <w:style w:type="table" w:customStyle="1" w:styleId="affff0">
    <w:basedOn w:val="TableNormal"/>
    <w:pPr>
      <w:spacing w:before="0" w:after="0" w:line="240" w:lineRule="auto"/>
      <w:ind w:firstLine="0"/>
      <w:jc w:val="left"/>
    </w:pPr>
    <w:rPr>
      <w:sz w:val="22"/>
      <w:szCs w:val="22"/>
    </w:rPr>
    <w:tblPr>
      <w:tblStyleRowBandSize w:val="1"/>
      <w:tblStyleColBandSize w:val="1"/>
      <w:tblCellMar>
        <w:top w:w="100" w:type="dxa"/>
        <w:left w:w="115" w:type="dxa"/>
        <w:bottom w:w="100" w:type="dxa"/>
        <w:right w:w="115" w:type="dxa"/>
      </w:tblCellMar>
    </w:tblPr>
  </w:style>
  <w:style w:type="paragraph" w:styleId="NormalWeb">
    <w:name w:val="Normal (Web)"/>
    <w:basedOn w:val="Normal"/>
    <w:uiPriority w:val="99"/>
    <w:semiHidden/>
    <w:unhideWhenUsed/>
    <w:rsid w:val="00825E38"/>
    <w:pPr>
      <w:spacing w:before="100" w:beforeAutospacing="1" w:after="100" w:afterAutospacing="1" w:line="240" w:lineRule="auto"/>
      <w:ind w:firstLine="0"/>
      <w:jc w:val="left"/>
    </w:pPr>
    <w:rPr>
      <w:rFonts w:ascii="Times New Roman" w:eastAsia="Times New Roman" w:hAnsi="Times New Roman" w:cs="Times New Roman"/>
      <w:sz w:val="24"/>
      <w:szCs w:val="24"/>
    </w:rPr>
  </w:style>
  <w:style w:type="paragraph" w:styleId="TOC5">
    <w:name w:val="toc 5"/>
    <w:basedOn w:val="Normal"/>
    <w:next w:val="Normal"/>
    <w:autoRedefine/>
    <w:uiPriority w:val="39"/>
    <w:unhideWhenUsed/>
    <w:rsid w:val="006E13F1"/>
    <w:pPr>
      <w:spacing w:after="100"/>
      <w:ind w:left="1040"/>
    </w:pPr>
  </w:style>
  <w:style w:type="paragraph" w:styleId="TOC6">
    <w:name w:val="toc 6"/>
    <w:basedOn w:val="Normal"/>
    <w:next w:val="Normal"/>
    <w:autoRedefine/>
    <w:uiPriority w:val="39"/>
    <w:unhideWhenUsed/>
    <w:rsid w:val="00F51015"/>
    <w:pPr>
      <w:spacing w:before="0" w:after="100" w:line="259" w:lineRule="auto"/>
      <w:ind w:left="1100" w:firstLine="0"/>
      <w:jc w:val="left"/>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F51015"/>
    <w:pPr>
      <w:spacing w:before="0" w:after="100" w:line="259" w:lineRule="auto"/>
      <w:ind w:left="1320" w:firstLine="0"/>
      <w:jc w:val="left"/>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F51015"/>
    <w:pPr>
      <w:spacing w:before="0" w:after="100" w:line="259" w:lineRule="auto"/>
      <w:ind w:left="1540" w:firstLine="0"/>
      <w:jc w:val="left"/>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F51015"/>
    <w:pPr>
      <w:spacing w:before="0" w:after="100" w:line="259" w:lineRule="auto"/>
      <w:ind w:left="1760" w:firstLine="0"/>
      <w:jc w:val="left"/>
    </w:pPr>
    <w:rPr>
      <w:rFonts w:asciiTheme="minorHAnsi" w:eastAsiaTheme="minorEastAsia" w:hAnsiTheme="minorHAnsi" w:cstheme="minorBid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0485021">
      <w:bodyDiv w:val="1"/>
      <w:marLeft w:val="0"/>
      <w:marRight w:val="0"/>
      <w:marTop w:val="0"/>
      <w:marBottom w:val="0"/>
      <w:divBdr>
        <w:top w:val="none" w:sz="0" w:space="0" w:color="auto"/>
        <w:left w:val="none" w:sz="0" w:space="0" w:color="auto"/>
        <w:bottom w:val="none" w:sz="0" w:space="0" w:color="auto"/>
        <w:right w:val="none" w:sz="0" w:space="0" w:color="auto"/>
      </w:divBdr>
    </w:div>
    <w:div w:id="233127517">
      <w:bodyDiv w:val="1"/>
      <w:marLeft w:val="0"/>
      <w:marRight w:val="0"/>
      <w:marTop w:val="0"/>
      <w:marBottom w:val="0"/>
      <w:divBdr>
        <w:top w:val="none" w:sz="0" w:space="0" w:color="auto"/>
        <w:left w:val="none" w:sz="0" w:space="0" w:color="auto"/>
        <w:bottom w:val="none" w:sz="0" w:space="0" w:color="auto"/>
        <w:right w:val="none" w:sz="0" w:space="0" w:color="auto"/>
      </w:divBdr>
    </w:div>
    <w:div w:id="684093113">
      <w:bodyDiv w:val="1"/>
      <w:marLeft w:val="0"/>
      <w:marRight w:val="0"/>
      <w:marTop w:val="0"/>
      <w:marBottom w:val="0"/>
      <w:divBdr>
        <w:top w:val="none" w:sz="0" w:space="0" w:color="auto"/>
        <w:left w:val="none" w:sz="0" w:space="0" w:color="auto"/>
        <w:bottom w:val="none" w:sz="0" w:space="0" w:color="auto"/>
        <w:right w:val="none" w:sz="0" w:space="0" w:color="auto"/>
      </w:divBdr>
    </w:div>
    <w:div w:id="1698848182">
      <w:bodyDiv w:val="1"/>
      <w:marLeft w:val="0"/>
      <w:marRight w:val="0"/>
      <w:marTop w:val="0"/>
      <w:marBottom w:val="0"/>
      <w:divBdr>
        <w:top w:val="none" w:sz="0" w:space="0" w:color="auto"/>
        <w:left w:val="none" w:sz="0" w:space="0" w:color="auto"/>
        <w:bottom w:val="none" w:sz="0" w:space="0" w:color="auto"/>
        <w:right w:val="none" w:sz="0" w:space="0" w:color="auto"/>
      </w:divBdr>
    </w:div>
    <w:div w:id="1788622112">
      <w:bodyDiv w:val="1"/>
      <w:marLeft w:val="0"/>
      <w:marRight w:val="0"/>
      <w:marTop w:val="0"/>
      <w:marBottom w:val="0"/>
      <w:divBdr>
        <w:top w:val="none" w:sz="0" w:space="0" w:color="auto"/>
        <w:left w:val="none" w:sz="0" w:space="0" w:color="auto"/>
        <w:bottom w:val="none" w:sz="0" w:space="0" w:color="auto"/>
        <w:right w:val="none" w:sz="0" w:space="0" w:color="auto"/>
      </w:divBdr>
    </w:div>
    <w:div w:id="178922907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hyperlink" Target="https://drive.google.com/file/d/1VRGsjqL_xN9S8ux2jb6LKNychc_4yHOb/view?usp=sharing" TargetMode="External"/><Relationship Id="rId42" Type="http://schemas.openxmlformats.org/officeDocument/2006/relationships/image" Target="media/image26.png"/><Relationship Id="rId47" Type="http://schemas.openxmlformats.org/officeDocument/2006/relationships/image" Target="media/image31.png"/><Relationship Id="rId63" Type="http://schemas.openxmlformats.org/officeDocument/2006/relationships/image" Target="media/image46.png"/><Relationship Id="rId68" Type="http://schemas.openxmlformats.org/officeDocument/2006/relationships/image" Target="media/image51.png"/><Relationship Id="rId84" Type="http://schemas.openxmlformats.org/officeDocument/2006/relationships/header" Target="header1.xml"/><Relationship Id="rId16" Type="http://schemas.openxmlformats.org/officeDocument/2006/relationships/image" Target="media/image5.png"/><Relationship Id="rId11" Type="http://schemas.openxmlformats.org/officeDocument/2006/relationships/endnotes" Target="endnotes.xml"/><Relationship Id="rId32" Type="http://schemas.openxmlformats.org/officeDocument/2006/relationships/image" Target="media/image18.png"/><Relationship Id="rId37" Type="http://schemas.openxmlformats.org/officeDocument/2006/relationships/image" Target="media/image22.png"/><Relationship Id="rId53" Type="http://schemas.openxmlformats.org/officeDocument/2006/relationships/image" Target="media/image37.png"/><Relationship Id="rId58" Type="http://schemas.openxmlformats.org/officeDocument/2006/relationships/hyperlink" Target="https://youtu.be/Xr4agR9MyqM" TargetMode="External"/><Relationship Id="rId74" Type="http://schemas.openxmlformats.org/officeDocument/2006/relationships/hyperlink" Target="https://youtu.be/Apr3wrZ-eSA" TargetMode="External"/><Relationship Id="rId79" Type="http://schemas.openxmlformats.org/officeDocument/2006/relationships/hyperlink" Target="https://thanhnien.vn/nam-2021-bung-no-xu-huong-mua-sam-online-nen-tang-thuong-mai-dien-tu-len-ngoi-post1420475.html" TargetMode="External"/><Relationship Id="rId5" Type="http://schemas.openxmlformats.org/officeDocument/2006/relationships/customXml" Target="../customXml/item5.xml"/><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hyperlink" Target="https://docs.google.com/spreadsheets/d/1ZVsowVPhrO1twOVOcjq6Ml21WkzpkrC5/edit?usp=sharing&amp;ouid=105233754630739009134&amp;rtpof=true&amp;sd=true" TargetMode="External"/><Relationship Id="rId30" Type="http://schemas.openxmlformats.org/officeDocument/2006/relationships/image" Target="media/image16.png"/><Relationship Id="rId35" Type="http://schemas.openxmlformats.org/officeDocument/2006/relationships/image" Target="media/image20.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40.png"/><Relationship Id="rId64" Type="http://schemas.openxmlformats.org/officeDocument/2006/relationships/image" Target="media/image47.png"/><Relationship Id="rId69" Type="http://schemas.openxmlformats.org/officeDocument/2006/relationships/image" Target="media/image52.png"/><Relationship Id="rId77" Type="http://schemas.openxmlformats.org/officeDocument/2006/relationships/hyperlink" Target="https://vi.wikipedia.org/wiki/Tiki" TargetMode="External"/><Relationship Id="rId8" Type="http://schemas.openxmlformats.org/officeDocument/2006/relationships/settings" Target="settings.xml"/><Relationship Id="rId51" Type="http://schemas.openxmlformats.org/officeDocument/2006/relationships/image" Target="media/image35.png"/><Relationship Id="rId72" Type="http://schemas.openxmlformats.org/officeDocument/2006/relationships/hyperlink" Target="https://youtu.be/ImeoPg0762c" TargetMode="External"/><Relationship Id="rId80" Type="http://schemas.openxmlformats.org/officeDocument/2006/relationships/hyperlink" Target="https://vi.wikipedia.org/wiki/Tiki" TargetMode="External"/><Relationship Id="rId85" Type="http://schemas.openxmlformats.org/officeDocument/2006/relationships/footer" Target="footer1.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19.png"/><Relationship Id="rId38" Type="http://schemas.openxmlformats.org/officeDocument/2006/relationships/image" Target="media/image23.png"/><Relationship Id="rId46" Type="http://schemas.openxmlformats.org/officeDocument/2006/relationships/image" Target="media/image30.png"/><Relationship Id="rId59" Type="http://schemas.openxmlformats.org/officeDocument/2006/relationships/image" Target="media/image42.png"/><Relationship Id="rId67" Type="http://schemas.openxmlformats.org/officeDocument/2006/relationships/image" Target="media/image50.png"/><Relationship Id="rId20" Type="http://schemas.openxmlformats.org/officeDocument/2006/relationships/image" Target="media/image9.png"/><Relationship Id="rId41" Type="http://schemas.openxmlformats.org/officeDocument/2006/relationships/image" Target="media/image25.png"/><Relationship Id="rId54" Type="http://schemas.openxmlformats.org/officeDocument/2006/relationships/image" Target="media/image38.png"/><Relationship Id="rId62" Type="http://schemas.openxmlformats.org/officeDocument/2006/relationships/image" Target="media/image45.png"/><Relationship Id="rId70" Type="http://schemas.openxmlformats.org/officeDocument/2006/relationships/image" Target="media/image53.png"/><Relationship Id="rId75" Type="http://schemas.openxmlformats.org/officeDocument/2006/relationships/hyperlink" Target="https://www.php.net/docs.php" TargetMode="External"/><Relationship Id="rId83" Type="http://schemas.openxmlformats.org/officeDocument/2006/relationships/hyperlink" Target="https://forms.gle/Pm3Zb4jYxb9bGBCj7" TargetMode="External"/><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5.png"/><Relationship Id="rId36" Type="http://schemas.openxmlformats.org/officeDocument/2006/relationships/image" Target="media/image21.png"/><Relationship Id="rId49" Type="http://schemas.openxmlformats.org/officeDocument/2006/relationships/image" Target="media/image33.png"/><Relationship Id="rId57" Type="http://schemas.openxmlformats.org/officeDocument/2006/relationships/image" Target="media/image41.png"/><Relationship Id="rId10" Type="http://schemas.openxmlformats.org/officeDocument/2006/relationships/footnotes" Target="footnotes.xml"/><Relationship Id="rId31" Type="http://schemas.openxmlformats.org/officeDocument/2006/relationships/image" Target="media/image17.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image" Target="media/image43.png"/><Relationship Id="rId65" Type="http://schemas.openxmlformats.org/officeDocument/2006/relationships/image" Target="media/image48.png"/><Relationship Id="rId73" Type="http://schemas.openxmlformats.org/officeDocument/2006/relationships/hyperlink" Target="https://youtu.be/Koy6ipAp0HI" TargetMode="External"/><Relationship Id="rId78" Type="http://schemas.openxmlformats.org/officeDocument/2006/relationships/hyperlink" Target="https://hvnetgroup.vn/du-an/Rodbooks" TargetMode="External"/><Relationship Id="rId81" Type="http://schemas.openxmlformats.org/officeDocument/2006/relationships/hyperlink" Target="https://hvnetgroup.vn/du-an/Rodbooks" TargetMode="External"/><Relationship Id="rId86"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4.png"/><Relationship Id="rId34" Type="http://schemas.openxmlformats.org/officeDocument/2006/relationships/hyperlink" Target="https://docs.google.com/spreadsheets/d/1BvLOzz5wXF9RBzoesSjZY7-fq8_ZFwOd/edit?usp=sharing&amp;ouid=105233754630739009134&amp;rtpof=true&amp;sd=true" TargetMode="External"/><Relationship Id="rId50" Type="http://schemas.openxmlformats.org/officeDocument/2006/relationships/image" Target="media/image34.png"/><Relationship Id="rId55" Type="http://schemas.openxmlformats.org/officeDocument/2006/relationships/image" Target="media/image39.png"/><Relationship Id="rId76" Type="http://schemas.openxmlformats.org/officeDocument/2006/relationships/hyperlink" Target="https://topdev.vn/blog/mo-hinh-mvc-trong-php/" TargetMode="External"/><Relationship Id="rId7" Type="http://schemas.openxmlformats.org/officeDocument/2006/relationships/styles" Target="styles.xml"/><Relationship Id="rId71" Type="http://schemas.openxmlformats.org/officeDocument/2006/relationships/hyperlink" Target="https://youtu.be/XL2vYVthZzI" TargetMode="External"/><Relationship Id="rId2" Type="http://schemas.openxmlformats.org/officeDocument/2006/relationships/customXml" Target="../customXml/item2.xml"/><Relationship Id="rId29" Type="http://schemas.openxmlformats.org/officeDocument/2006/relationships/hyperlink" Target="https://drive.google.com/file/d/17tXObynVpzUu7Q5JfmY2wAwvpN6s_cVp/view?usp=sharing" TargetMode="External"/><Relationship Id="rId24" Type="http://schemas.openxmlformats.org/officeDocument/2006/relationships/image" Target="media/image12.png"/><Relationship Id="rId40" Type="http://schemas.openxmlformats.org/officeDocument/2006/relationships/hyperlink" Target="https://docs.google.com/spreadsheets/d/1z0pUFlClDvsKBkKyIXkvHgR5cBQXZc-7/edit?usp=sharing&amp;ouid=105233754630739009134&amp;rtpof=true&amp;sd=true" TargetMode="External"/><Relationship Id="rId45" Type="http://schemas.openxmlformats.org/officeDocument/2006/relationships/image" Target="media/image29.png"/><Relationship Id="rId66" Type="http://schemas.openxmlformats.org/officeDocument/2006/relationships/image" Target="media/image49.png"/><Relationship Id="rId87" Type="http://schemas.openxmlformats.org/officeDocument/2006/relationships/fontTable" Target="fontTable.xml"/><Relationship Id="rId61" Type="http://schemas.openxmlformats.org/officeDocument/2006/relationships/image" Target="media/image44.png"/><Relationship Id="rId82" Type="http://schemas.openxmlformats.org/officeDocument/2006/relationships/hyperlink" Target="https://thanhnien.vn/nam-2021-bung-no-xu-huong-mua-sam-online-nen-tang-thuong-mai-dien-tu-len-ngoi-post1420475.html"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5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KZUVJ9SahlptK2vbPnZphfj1gQQ==">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</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ReferenceId xmlns="af255489-f864-45d9-911d-828e3ccfa9f5"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ct:contentTypeSchema xmlns:ct="http://schemas.microsoft.com/office/2006/metadata/contentType" xmlns:ma="http://schemas.microsoft.com/office/2006/metadata/properties/metaAttributes" ct:_="" ma:_="" ma:contentTypeName="Document" ma:contentTypeID="0x010100078A501145F87B45BC01CFE8364AF3FA" ma:contentTypeVersion="3" ma:contentTypeDescription="Create a new document." ma:contentTypeScope="" ma:versionID="654b6c99281fd417248afc670ec4c35f">
  <xsd:schema xmlns:xsd="http://www.w3.org/2001/XMLSchema" xmlns:xs="http://www.w3.org/2001/XMLSchema" xmlns:p="http://schemas.microsoft.com/office/2006/metadata/properties" xmlns:ns2="af255489-f864-45d9-911d-828e3ccfa9f5" targetNamespace="http://schemas.microsoft.com/office/2006/metadata/properties" ma:root="true" ma:fieldsID="d13b158734679fad374b800d4d215608" ns2:_="">
    <xsd:import namespace="af255489-f864-45d9-911d-828e3ccfa9f5"/>
    <xsd:element name="properties">
      <xsd:complexType>
        <xsd:sequence>
          <xsd:element name="documentManagement">
            <xsd:complexType>
              <xsd:all>
                <xsd:element ref="ns2:ReferenceId" minOccurs="0"/>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f255489-f864-45d9-911d-828e3ccfa9f5"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F3DEFC25-D6B2-4490-B369-DDAA7424EACD}">
  <ds:schemaRefs>
    <ds:schemaRef ds:uri="http://schemas.openxmlformats.org/officeDocument/2006/bibliography"/>
  </ds:schemaRefs>
</ds:datastoreItem>
</file>

<file path=customXml/itemProps3.xml><?xml version="1.0" encoding="utf-8"?>
<ds:datastoreItem xmlns:ds="http://schemas.openxmlformats.org/officeDocument/2006/customXml" ds:itemID="{2267A6AC-FB6D-4EE1-A450-5F500346EEA6}">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837F54C5-5486-4993-8D47-33A01A4ACC5F}">
  <ds:schemaRefs>
    <ds:schemaRef ds:uri="http://schemas.microsoft.com/sharepoint/v3/contenttype/forms"/>
  </ds:schemaRefs>
</ds:datastoreItem>
</file>

<file path=customXml/itemProps5.xml><?xml version="1.0" encoding="utf-8"?>
<ds:datastoreItem xmlns:ds="http://schemas.openxmlformats.org/officeDocument/2006/customXml" ds:itemID="{05FB5F5F-2D25-4158-B4EE-4469AA7B379F}"/>
</file>

<file path=docProps/app.xml><?xml version="1.0" encoding="utf-8"?>
<Properties xmlns="http://schemas.openxmlformats.org/officeDocument/2006/extended-properties" xmlns:vt="http://schemas.openxmlformats.org/officeDocument/2006/docPropsVTypes">
  <Template>Normal.dotm</Template>
  <TotalTime>133</TotalTime>
  <Pages>102</Pages>
  <Words>10321</Words>
  <Characters>58830</Characters>
  <Application>Microsoft Office Word</Application>
  <DocSecurity>0</DocSecurity>
  <Lines>490</Lines>
  <Paragraphs>138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69013</CharactersWithSpaces>
  <SharedDoc>false</SharedDoc>
  <HLinks>
    <vt:vector size="744" baseType="variant">
      <vt:variant>
        <vt:i4>2883627</vt:i4>
      </vt:variant>
      <vt:variant>
        <vt:i4>699</vt:i4>
      </vt:variant>
      <vt:variant>
        <vt:i4>0</vt:i4>
      </vt:variant>
      <vt:variant>
        <vt:i4>5</vt:i4>
      </vt:variant>
      <vt:variant>
        <vt:lpwstr>https://forms.gle/Pm3Zb4jYxb9bGBCj7</vt:lpwstr>
      </vt:variant>
      <vt:variant>
        <vt:lpwstr/>
      </vt:variant>
      <vt:variant>
        <vt:i4>3670051</vt:i4>
      </vt:variant>
      <vt:variant>
        <vt:i4>696</vt:i4>
      </vt:variant>
      <vt:variant>
        <vt:i4>0</vt:i4>
      </vt:variant>
      <vt:variant>
        <vt:i4>5</vt:i4>
      </vt:variant>
      <vt:variant>
        <vt:lpwstr>https://thanhnien.vn/nam-2021-bung-no-xu-huong-mua-sam-online-nen-tang-thuong-mai-dien-tu-len-ngoi-post1420475.html</vt:lpwstr>
      </vt:variant>
      <vt:variant>
        <vt:lpwstr/>
      </vt:variant>
      <vt:variant>
        <vt:i4>589888</vt:i4>
      </vt:variant>
      <vt:variant>
        <vt:i4>693</vt:i4>
      </vt:variant>
      <vt:variant>
        <vt:i4>0</vt:i4>
      </vt:variant>
      <vt:variant>
        <vt:i4>5</vt:i4>
      </vt:variant>
      <vt:variant>
        <vt:lpwstr>https://hvnetgroup.vn/du-an/Rodbooks</vt:lpwstr>
      </vt:variant>
      <vt:variant>
        <vt:lpwstr/>
      </vt:variant>
      <vt:variant>
        <vt:i4>2752632</vt:i4>
      </vt:variant>
      <vt:variant>
        <vt:i4>690</vt:i4>
      </vt:variant>
      <vt:variant>
        <vt:i4>0</vt:i4>
      </vt:variant>
      <vt:variant>
        <vt:i4>5</vt:i4>
      </vt:variant>
      <vt:variant>
        <vt:lpwstr>https://vi.wikipedia.org/wiki/Tiki</vt:lpwstr>
      </vt:variant>
      <vt:variant>
        <vt:lpwstr/>
      </vt:variant>
      <vt:variant>
        <vt:i4>3670051</vt:i4>
      </vt:variant>
      <vt:variant>
        <vt:i4>687</vt:i4>
      </vt:variant>
      <vt:variant>
        <vt:i4>0</vt:i4>
      </vt:variant>
      <vt:variant>
        <vt:i4>5</vt:i4>
      </vt:variant>
      <vt:variant>
        <vt:lpwstr>https://thanhnien.vn/nam-2021-bung-no-xu-huong-mua-sam-online-nen-tang-thuong-mai-dien-tu-len-ngoi-post1420475.html</vt:lpwstr>
      </vt:variant>
      <vt:variant>
        <vt:lpwstr/>
      </vt:variant>
      <vt:variant>
        <vt:i4>589888</vt:i4>
      </vt:variant>
      <vt:variant>
        <vt:i4>684</vt:i4>
      </vt:variant>
      <vt:variant>
        <vt:i4>0</vt:i4>
      </vt:variant>
      <vt:variant>
        <vt:i4>5</vt:i4>
      </vt:variant>
      <vt:variant>
        <vt:lpwstr>https://hvnetgroup.vn/du-an/Rodbooks</vt:lpwstr>
      </vt:variant>
      <vt:variant>
        <vt:lpwstr/>
      </vt:variant>
      <vt:variant>
        <vt:i4>2752632</vt:i4>
      </vt:variant>
      <vt:variant>
        <vt:i4>681</vt:i4>
      </vt:variant>
      <vt:variant>
        <vt:i4>0</vt:i4>
      </vt:variant>
      <vt:variant>
        <vt:i4>5</vt:i4>
      </vt:variant>
      <vt:variant>
        <vt:lpwstr>https://vi.wikipedia.org/wiki/Tiki</vt:lpwstr>
      </vt:variant>
      <vt:variant>
        <vt:lpwstr/>
      </vt:variant>
      <vt:variant>
        <vt:i4>5767195</vt:i4>
      </vt:variant>
      <vt:variant>
        <vt:i4>678</vt:i4>
      </vt:variant>
      <vt:variant>
        <vt:i4>0</vt:i4>
      </vt:variant>
      <vt:variant>
        <vt:i4>5</vt:i4>
      </vt:variant>
      <vt:variant>
        <vt:lpwstr>https://www.php.net/docs.php</vt:lpwstr>
      </vt:variant>
      <vt:variant>
        <vt:lpwstr/>
      </vt:variant>
      <vt:variant>
        <vt:i4>5767188</vt:i4>
      </vt:variant>
      <vt:variant>
        <vt:i4>675</vt:i4>
      </vt:variant>
      <vt:variant>
        <vt:i4>0</vt:i4>
      </vt:variant>
      <vt:variant>
        <vt:i4>5</vt:i4>
      </vt:variant>
      <vt:variant>
        <vt:lpwstr>https://youtu.be/ImeoPg0762c</vt:lpwstr>
      </vt:variant>
      <vt:variant>
        <vt:lpwstr/>
      </vt:variant>
      <vt:variant>
        <vt:i4>1376266</vt:i4>
      </vt:variant>
      <vt:variant>
        <vt:i4>672</vt:i4>
      </vt:variant>
      <vt:variant>
        <vt:i4>0</vt:i4>
      </vt:variant>
      <vt:variant>
        <vt:i4>5</vt:i4>
      </vt:variant>
      <vt:variant>
        <vt:lpwstr>https://youtu.be/XL2vYVthZzI</vt:lpwstr>
      </vt:variant>
      <vt:variant>
        <vt:lpwstr/>
      </vt:variant>
      <vt:variant>
        <vt:i4>2162809</vt:i4>
      </vt:variant>
      <vt:variant>
        <vt:i4>669</vt:i4>
      </vt:variant>
      <vt:variant>
        <vt:i4>0</vt:i4>
      </vt:variant>
      <vt:variant>
        <vt:i4>5</vt:i4>
      </vt:variant>
      <vt:variant>
        <vt:lpwstr>https://docs.google.com/spreadsheets/d/1z0pUFlClDvsKBkKyIXkvHgR5cBQXZc-7/edit?usp=sharing&amp;ouid=105233754630739009134&amp;rtpof=true&amp;sd=true</vt:lpwstr>
      </vt:variant>
      <vt:variant>
        <vt:lpwstr/>
      </vt:variant>
      <vt:variant>
        <vt:i4>7274578</vt:i4>
      </vt:variant>
      <vt:variant>
        <vt:i4>666</vt:i4>
      </vt:variant>
      <vt:variant>
        <vt:i4>0</vt:i4>
      </vt:variant>
      <vt:variant>
        <vt:i4>5</vt:i4>
      </vt:variant>
      <vt:variant>
        <vt:lpwstr>https://docs.google.com/spreadsheets/d/1BvLOzz5wXF9RBzoesSjZY7-fq8_ZFwOd/edit?usp=sharing&amp;ouid=105233754630739009134&amp;rtpof=true&amp;sd=true</vt:lpwstr>
      </vt:variant>
      <vt:variant>
        <vt:lpwstr/>
      </vt:variant>
      <vt:variant>
        <vt:i4>5111851</vt:i4>
      </vt:variant>
      <vt:variant>
        <vt:i4>663</vt:i4>
      </vt:variant>
      <vt:variant>
        <vt:i4>0</vt:i4>
      </vt:variant>
      <vt:variant>
        <vt:i4>5</vt:i4>
      </vt:variant>
      <vt:variant>
        <vt:lpwstr>https://drive.google.com/file/d/17tXObynVpzUu7Q5JfmY2wAwvpN6s_cVp/view?usp=sharing</vt:lpwstr>
      </vt:variant>
      <vt:variant>
        <vt:lpwstr/>
      </vt:variant>
      <vt:variant>
        <vt:i4>3670065</vt:i4>
      </vt:variant>
      <vt:variant>
        <vt:i4>660</vt:i4>
      </vt:variant>
      <vt:variant>
        <vt:i4>0</vt:i4>
      </vt:variant>
      <vt:variant>
        <vt:i4>5</vt:i4>
      </vt:variant>
      <vt:variant>
        <vt:lpwstr>https://docs.google.com/spreadsheets/d/1ZVsowVPhrO1twOVOcjq6Ml21WkzpkrC5/edit?usp=sharing&amp;ouid=105233754630739009134&amp;rtpof=true&amp;sd=true</vt:lpwstr>
      </vt:variant>
      <vt:variant>
        <vt:lpwstr/>
      </vt:variant>
      <vt:variant>
        <vt:i4>196678</vt:i4>
      </vt:variant>
      <vt:variant>
        <vt:i4>657</vt:i4>
      </vt:variant>
      <vt:variant>
        <vt:i4>0</vt:i4>
      </vt:variant>
      <vt:variant>
        <vt:i4>5</vt:i4>
      </vt:variant>
      <vt:variant>
        <vt:lpwstr>https://drive.google.com/file/d/1VRGsjqL_xN9S8ux2jb6LKNychc_4yHOb/view?usp=sharing</vt:lpwstr>
      </vt:variant>
      <vt:variant>
        <vt:lpwstr/>
      </vt:variant>
      <vt:variant>
        <vt:i4>1835067</vt:i4>
      </vt:variant>
      <vt:variant>
        <vt:i4>650</vt:i4>
      </vt:variant>
      <vt:variant>
        <vt:i4>0</vt:i4>
      </vt:variant>
      <vt:variant>
        <vt:i4>5</vt:i4>
      </vt:variant>
      <vt:variant>
        <vt:lpwstr/>
      </vt:variant>
      <vt:variant>
        <vt:lpwstr>_Toc119108339</vt:lpwstr>
      </vt:variant>
      <vt:variant>
        <vt:i4>1835067</vt:i4>
      </vt:variant>
      <vt:variant>
        <vt:i4>644</vt:i4>
      </vt:variant>
      <vt:variant>
        <vt:i4>0</vt:i4>
      </vt:variant>
      <vt:variant>
        <vt:i4>5</vt:i4>
      </vt:variant>
      <vt:variant>
        <vt:lpwstr/>
      </vt:variant>
      <vt:variant>
        <vt:lpwstr>_Toc119108338</vt:lpwstr>
      </vt:variant>
      <vt:variant>
        <vt:i4>1835067</vt:i4>
      </vt:variant>
      <vt:variant>
        <vt:i4>638</vt:i4>
      </vt:variant>
      <vt:variant>
        <vt:i4>0</vt:i4>
      </vt:variant>
      <vt:variant>
        <vt:i4>5</vt:i4>
      </vt:variant>
      <vt:variant>
        <vt:lpwstr/>
      </vt:variant>
      <vt:variant>
        <vt:lpwstr>_Toc119108337</vt:lpwstr>
      </vt:variant>
      <vt:variant>
        <vt:i4>1835067</vt:i4>
      </vt:variant>
      <vt:variant>
        <vt:i4>632</vt:i4>
      </vt:variant>
      <vt:variant>
        <vt:i4>0</vt:i4>
      </vt:variant>
      <vt:variant>
        <vt:i4>5</vt:i4>
      </vt:variant>
      <vt:variant>
        <vt:lpwstr/>
      </vt:variant>
      <vt:variant>
        <vt:lpwstr>_Toc119108336</vt:lpwstr>
      </vt:variant>
      <vt:variant>
        <vt:i4>1835067</vt:i4>
      </vt:variant>
      <vt:variant>
        <vt:i4>626</vt:i4>
      </vt:variant>
      <vt:variant>
        <vt:i4>0</vt:i4>
      </vt:variant>
      <vt:variant>
        <vt:i4>5</vt:i4>
      </vt:variant>
      <vt:variant>
        <vt:lpwstr/>
      </vt:variant>
      <vt:variant>
        <vt:lpwstr>_Toc119108335</vt:lpwstr>
      </vt:variant>
      <vt:variant>
        <vt:i4>1835067</vt:i4>
      </vt:variant>
      <vt:variant>
        <vt:i4>620</vt:i4>
      </vt:variant>
      <vt:variant>
        <vt:i4>0</vt:i4>
      </vt:variant>
      <vt:variant>
        <vt:i4>5</vt:i4>
      </vt:variant>
      <vt:variant>
        <vt:lpwstr/>
      </vt:variant>
      <vt:variant>
        <vt:lpwstr>_Toc119108334</vt:lpwstr>
      </vt:variant>
      <vt:variant>
        <vt:i4>1835067</vt:i4>
      </vt:variant>
      <vt:variant>
        <vt:i4>614</vt:i4>
      </vt:variant>
      <vt:variant>
        <vt:i4>0</vt:i4>
      </vt:variant>
      <vt:variant>
        <vt:i4>5</vt:i4>
      </vt:variant>
      <vt:variant>
        <vt:lpwstr/>
      </vt:variant>
      <vt:variant>
        <vt:lpwstr>_Toc119108333</vt:lpwstr>
      </vt:variant>
      <vt:variant>
        <vt:i4>1835067</vt:i4>
      </vt:variant>
      <vt:variant>
        <vt:i4>608</vt:i4>
      </vt:variant>
      <vt:variant>
        <vt:i4>0</vt:i4>
      </vt:variant>
      <vt:variant>
        <vt:i4>5</vt:i4>
      </vt:variant>
      <vt:variant>
        <vt:lpwstr/>
      </vt:variant>
      <vt:variant>
        <vt:lpwstr>_Toc119108332</vt:lpwstr>
      </vt:variant>
      <vt:variant>
        <vt:i4>1835067</vt:i4>
      </vt:variant>
      <vt:variant>
        <vt:i4>602</vt:i4>
      </vt:variant>
      <vt:variant>
        <vt:i4>0</vt:i4>
      </vt:variant>
      <vt:variant>
        <vt:i4>5</vt:i4>
      </vt:variant>
      <vt:variant>
        <vt:lpwstr/>
      </vt:variant>
      <vt:variant>
        <vt:lpwstr>_Toc119108331</vt:lpwstr>
      </vt:variant>
      <vt:variant>
        <vt:i4>1835067</vt:i4>
      </vt:variant>
      <vt:variant>
        <vt:i4>596</vt:i4>
      </vt:variant>
      <vt:variant>
        <vt:i4>0</vt:i4>
      </vt:variant>
      <vt:variant>
        <vt:i4>5</vt:i4>
      </vt:variant>
      <vt:variant>
        <vt:lpwstr/>
      </vt:variant>
      <vt:variant>
        <vt:lpwstr>_Toc119108330</vt:lpwstr>
      </vt:variant>
      <vt:variant>
        <vt:i4>1900603</vt:i4>
      </vt:variant>
      <vt:variant>
        <vt:i4>590</vt:i4>
      </vt:variant>
      <vt:variant>
        <vt:i4>0</vt:i4>
      </vt:variant>
      <vt:variant>
        <vt:i4>5</vt:i4>
      </vt:variant>
      <vt:variant>
        <vt:lpwstr/>
      </vt:variant>
      <vt:variant>
        <vt:lpwstr>_Toc119108329</vt:lpwstr>
      </vt:variant>
      <vt:variant>
        <vt:i4>1900603</vt:i4>
      </vt:variant>
      <vt:variant>
        <vt:i4>584</vt:i4>
      </vt:variant>
      <vt:variant>
        <vt:i4>0</vt:i4>
      </vt:variant>
      <vt:variant>
        <vt:i4>5</vt:i4>
      </vt:variant>
      <vt:variant>
        <vt:lpwstr/>
      </vt:variant>
      <vt:variant>
        <vt:lpwstr>_Toc119108328</vt:lpwstr>
      </vt:variant>
      <vt:variant>
        <vt:i4>1900603</vt:i4>
      </vt:variant>
      <vt:variant>
        <vt:i4>578</vt:i4>
      </vt:variant>
      <vt:variant>
        <vt:i4>0</vt:i4>
      </vt:variant>
      <vt:variant>
        <vt:i4>5</vt:i4>
      </vt:variant>
      <vt:variant>
        <vt:lpwstr/>
      </vt:variant>
      <vt:variant>
        <vt:lpwstr>_Toc119108327</vt:lpwstr>
      </vt:variant>
      <vt:variant>
        <vt:i4>1900603</vt:i4>
      </vt:variant>
      <vt:variant>
        <vt:i4>572</vt:i4>
      </vt:variant>
      <vt:variant>
        <vt:i4>0</vt:i4>
      </vt:variant>
      <vt:variant>
        <vt:i4>5</vt:i4>
      </vt:variant>
      <vt:variant>
        <vt:lpwstr/>
      </vt:variant>
      <vt:variant>
        <vt:lpwstr>_Toc119108326</vt:lpwstr>
      </vt:variant>
      <vt:variant>
        <vt:i4>1900603</vt:i4>
      </vt:variant>
      <vt:variant>
        <vt:i4>566</vt:i4>
      </vt:variant>
      <vt:variant>
        <vt:i4>0</vt:i4>
      </vt:variant>
      <vt:variant>
        <vt:i4>5</vt:i4>
      </vt:variant>
      <vt:variant>
        <vt:lpwstr/>
      </vt:variant>
      <vt:variant>
        <vt:lpwstr>_Toc119108325</vt:lpwstr>
      </vt:variant>
      <vt:variant>
        <vt:i4>1900603</vt:i4>
      </vt:variant>
      <vt:variant>
        <vt:i4>560</vt:i4>
      </vt:variant>
      <vt:variant>
        <vt:i4>0</vt:i4>
      </vt:variant>
      <vt:variant>
        <vt:i4>5</vt:i4>
      </vt:variant>
      <vt:variant>
        <vt:lpwstr/>
      </vt:variant>
      <vt:variant>
        <vt:lpwstr>_Toc119108324</vt:lpwstr>
      </vt:variant>
      <vt:variant>
        <vt:i4>1900603</vt:i4>
      </vt:variant>
      <vt:variant>
        <vt:i4>554</vt:i4>
      </vt:variant>
      <vt:variant>
        <vt:i4>0</vt:i4>
      </vt:variant>
      <vt:variant>
        <vt:i4>5</vt:i4>
      </vt:variant>
      <vt:variant>
        <vt:lpwstr/>
      </vt:variant>
      <vt:variant>
        <vt:lpwstr>_Toc119108323</vt:lpwstr>
      </vt:variant>
      <vt:variant>
        <vt:i4>1900603</vt:i4>
      </vt:variant>
      <vt:variant>
        <vt:i4>548</vt:i4>
      </vt:variant>
      <vt:variant>
        <vt:i4>0</vt:i4>
      </vt:variant>
      <vt:variant>
        <vt:i4>5</vt:i4>
      </vt:variant>
      <vt:variant>
        <vt:lpwstr/>
      </vt:variant>
      <vt:variant>
        <vt:lpwstr>_Toc119108322</vt:lpwstr>
      </vt:variant>
      <vt:variant>
        <vt:i4>1900603</vt:i4>
      </vt:variant>
      <vt:variant>
        <vt:i4>542</vt:i4>
      </vt:variant>
      <vt:variant>
        <vt:i4>0</vt:i4>
      </vt:variant>
      <vt:variant>
        <vt:i4>5</vt:i4>
      </vt:variant>
      <vt:variant>
        <vt:lpwstr/>
      </vt:variant>
      <vt:variant>
        <vt:lpwstr>_Toc119108321</vt:lpwstr>
      </vt:variant>
      <vt:variant>
        <vt:i4>1900603</vt:i4>
      </vt:variant>
      <vt:variant>
        <vt:i4>536</vt:i4>
      </vt:variant>
      <vt:variant>
        <vt:i4>0</vt:i4>
      </vt:variant>
      <vt:variant>
        <vt:i4>5</vt:i4>
      </vt:variant>
      <vt:variant>
        <vt:lpwstr/>
      </vt:variant>
      <vt:variant>
        <vt:lpwstr>_Toc119108320</vt:lpwstr>
      </vt:variant>
      <vt:variant>
        <vt:i4>1966139</vt:i4>
      </vt:variant>
      <vt:variant>
        <vt:i4>530</vt:i4>
      </vt:variant>
      <vt:variant>
        <vt:i4>0</vt:i4>
      </vt:variant>
      <vt:variant>
        <vt:i4>5</vt:i4>
      </vt:variant>
      <vt:variant>
        <vt:lpwstr/>
      </vt:variant>
      <vt:variant>
        <vt:lpwstr>_Toc119108319</vt:lpwstr>
      </vt:variant>
      <vt:variant>
        <vt:i4>1966139</vt:i4>
      </vt:variant>
      <vt:variant>
        <vt:i4>524</vt:i4>
      </vt:variant>
      <vt:variant>
        <vt:i4>0</vt:i4>
      </vt:variant>
      <vt:variant>
        <vt:i4>5</vt:i4>
      </vt:variant>
      <vt:variant>
        <vt:lpwstr/>
      </vt:variant>
      <vt:variant>
        <vt:lpwstr>_Toc119108318</vt:lpwstr>
      </vt:variant>
      <vt:variant>
        <vt:i4>1966139</vt:i4>
      </vt:variant>
      <vt:variant>
        <vt:i4>518</vt:i4>
      </vt:variant>
      <vt:variant>
        <vt:i4>0</vt:i4>
      </vt:variant>
      <vt:variant>
        <vt:i4>5</vt:i4>
      </vt:variant>
      <vt:variant>
        <vt:lpwstr/>
      </vt:variant>
      <vt:variant>
        <vt:lpwstr>_Toc119108317</vt:lpwstr>
      </vt:variant>
      <vt:variant>
        <vt:i4>1966139</vt:i4>
      </vt:variant>
      <vt:variant>
        <vt:i4>512</vt:i4>
      </vt:variant>
      <vt:variant>
        <vt:i4>0</vt:i4>
      </vt:variant>
      <vt:variant>
        <vt:i4>5</vt:i4>
      </vt:variant>
      <vt:variant>
        <vt:lpwstr/>
      </vt:variant>
      <vt:variant>
        <vt:lpwstr>_Toc119108316</vt:lpwstr>
      </vt:variant>
      <vt:variant>
        <vt:i4>1966139</vt:i4>
      </vt:variant>
      <vt:variant>
        <vt:i4>506</vt:i4>
      </vt:variant>
      <vt:variant>
        <vt:i4>0</vt:i4>
      </vt:variant>
      <vt:variant>
        <vt:i4>5</vt:i4>
      </vt:variant>
      <vt:variant>
        <vt:lpwstr/>
      </vt:variant>
      <vt:variant>
        <vt:lpwstr>_Toc119108315</vt:lpwstr>
      </vt:variant>
      <vt:variant>
        <vt:i4>1966139</vt:i4>
      </vt:variant>
      <vt:variant>
        <vt:i4>500</vt:i4>
      </vt:variant>
      <vt:variant>
        <vt:i4>0</vt:i4>
      </vt:variant>
      <vt:variant>
        <vt:i4>5</vt:i4>
      </vt:variant>
      <vt:variant>
        <vt:lpwstr/>
      </vt:variant>
      <vt:variant>
        <vt:lpwstr>_Toc119108314</vt:lpwstr>
      </vt:variant>
      <vt:variant>
        <vt:i4>1966139</vt:i4>
      </vt:variant>
      <vt:variant>
        <vt:i4>494</vt:i4>
      </vt:variant>
      <vt:variant>
        <vt:i4>0</vt:i4>
      </vt:variant>
      <vt:variant>
        <vt:i4>5</vt:i4>
      </vt:variant>
      <vt:variant>
        <vt:lpwstr/>
      </vt:variant>
      <vt:variant>
        <vt:lpwstr>_Toc119108313</vt:lpwstr>
      </vt:variant>
      <vt:variant>
        <vt:i4>1966139</vt:i4>
      </vt:variant>
      <vt:variant>
        <vt:i4>488</vt:i4>
      </vt:variant>
      <vt:variant>
        <vt:i4>0</vt:i4>
      </vt:variant>
      <vt:variant>
        <vt:i4>5</vt:i4>
      </vt:variant>
      <vt:variant>
        <vt:lpwstr/>
      </vt:variant>
      <vt:variant>
        <vt:lpwstr>_Toc119108312</vt:lpwstr>
      </vt:variant>
      <vt:variant>
        <vt:i4>1966139</vt:i4>
      </vt:variant>
      <vt:variant>
        <vt:i4>482</vt:i4>
      </vt:variant>
      <vt:variant>
        <vt:i4>0</vt:i4>
      </vt:variant>
      <vt:variant>
        <vt:i4>5</vt:i4>
      </vt:variant>
      <vt:variant>
        <vt:lpwstr/>
      </vt:variant>
      <vt:variant>
        <vt:lpwstr>_Toc119108311</vt:lpwstr>
      </vt:variant>
      <vt:variant>
        <vt:i4>1966139</vt:i4>
      </vt:variant>
      <vt:variant>
        <vt:i4>476</vt:i4>
      </vt:variant>
      <vt:variant>
        <vt:i4>0</vt:i4>
      </vt:variant>
      <vt:variant>
        <vt:i4>5</vt:i4>
      </vt:variant>
      <vt:variant>
        <vt:lpwstr/>
      </vt:variant>
      <vt:variant>
        <vt:lpwstr>_Toc119108310</vt:lpwstr>
      </vt:variant>
      <vt:variant>
        <vt:i4>2031675</vt:i4>
      </vt:variant>
      <vt:variant>
        <vt:i4>470</vt:i4>
      </vt:variant>
      <vt:variant>
        <vt:i4>0</vt:i4>
      </vt:variant>
      <vt:variant>
        <vt:i4>5</vt:i4>
      </vt:variant>
      <vt:variant>
        <vt:lpwstr/>
      </vt:variant>
      <vt:variant>
        <vt:lpwstr>_Toc119108309</vt:lpwstr>
      </vt:variant>
      <vt:variant>
        <vt:i4>2031675</vt:i4>
      </vt:variant>
      <vt:variant>
        <vt:i4>464</vt:i4>
      </vt:variant>
      <vt:variant>
        <vt:i4>0</vt:i4>
      </vt:variant>
      <vt:variant>
        <vt:i4>5</vt:i4>
      </vt:variant>
      <vt:variant>
        <vt:lpwstr/>
      </vt:variant>
      <vt:variant>
        <vt:lpwstr>_Toc119108308</vt:lpwstr>
      </vt:variant>
      <vt:variant>
        <vt:i4>2031675</vt:i4>
      </vt:variant>
      <vt:variant>
        <vt:i4>458</vt:i4>
      </vt:variant>
      <vt:variant>
        <vt:i4>0</vt:i4>
      </vt:variant>
      <vt:variant>
        <vt:i4>5</vt:i4>
      </vt:variant>
      <vt:variant>
        <vt:lpwstr/>
      </vt:variant>
      <vt:variant>
        <vt:lpwstr>_Toc119108307</vt:lpwstr>
      </vt:variant>
      <vt:variant>
        <vt:i4>2031675</vt:i4>
      </vt:variant>
      <vt:variant>
        <vt:i4>452</vt:i4>
      </vt:variant>
      <vt:variant>
        <vt:i4>0</vt:i4>
      </vt:variant>
      <vt:variant>
        <vt:i4>5</vt:i4>
      </vt:variant>
      <vt:variant>
        <vt:lpwstr/>
      </vt:variant>
      <vt:variant>
        <vt:lpwstr>_Toc119108306</vt:lpwstr>
      </vt:variant>
      <vt:variant>
        <vt:i4>2031675</vt:i4>
      </vt:variant>
      <vt:variant>
        <vt:i4>446</vt:i4>
      </vt:variant>
      <vt:variant>
        <vt:i4>0</vt:i4>
      </vt:variant>
      <vt:variant>
        <vt:i4>5</vt:i4>
      </vt:variant>
      <vt:variant>
        <vt:lpwstr/>
      </vt:variant>
      <vt:variant>
        <vt:lpwstr>_Toc119108305</vt:lpwstr>
      </vt:variant>
      <vt:variant>
        <vt:i4>2031675</vt:i4>
      </vt:variant>
      <vt:variant>
        <vt:i4>440</vt:i4>
      </vt:variant>
      <vt:variant>
        <vt:i4>0</vt:i4>
      </vt:variant>
      <vt:variant>
        <vt:i4>5</vt:i4>
      </vt:variant>
      <vt:variant>
        <vt:lpwstr/>
      </vt:variant>
      <vt:variant>
        <vt:lpwstr>_Toc119108304</vt:lpwstr>
      </vt:variant>
      <vt:variant>
        <vt:i4>2031675</vt:i4>
      </vt:variant>
      <vt:variant>
        <vt:i4>434</vt:i4>
      </vt:variant>
      <vt:variant>
        <vt:i4>0</vt:i4>
      </vt:variant>
      <vt:variant>
        <vt:i4>5</vt:i4>
      </vt:variant>
      <vt:variant>
        <vt:lpwstr/>
      </vt:variant>
      <vt:variant>
        <vt:lpwstr>_Toc119108303</vt:lpwstr>
      </vt:variant>
      <vt:variant>
        <vt:i4>2031675</vt:i4>
      </vt:variant>
      <vt:variant>
        <vt:i4>428</vt:i4>
      </vt:variant>
      <vt:variant>
        <vt:i4>0</vt:i4>
      </vt:variant>
      <vt:variant>
        <vt:i4>5</vt:i4>
      </vt:variant>
      <vt:variant>
        <vt:lpwstr/>
      </vt:variant>
      <vt:variant>
        <vt:lpwstr>_Toc119108302</vt:lpwstr>
      </vt:variant>
      <vt:variant>
        <vt:i4>2031675</vt:i4>
      </vt:variant>
      <vt:variant>
        <vt:i4>422</vt:i4>
      </vt:variant>
      <vt:variant>
        <vt:i4>0</vt:i4>
      </vt:variant>
      <vt:variant>
        <vt:i4>5</vt:i4>
      </vt:variant>
      <vt:variant>
        <vt:lpwstr/>
      </vt:variant>
      <vt:variant>
        <vt:lpwstr>_Toc119108301</vt:lpwstr>
      </vt:variant>
      <vt:variant>
        <vt:i4>2031675</vt:i4>
      </vt:variant>
      <vt:variant>
        <vt:i4>416</vt:i4>
      </vt:variant>
      <vt:variant>
        <vt:i4>0</vt:i4>
      </vt:variant>
      <vt:variant>
        <vt:i4>5</vt:i4>
      </vt:variant>
      <vt:variant>
        <vt:lpwstr/>
      </vt:variant>
      <vt:variant>
        <vt:lpwstr>_Toc119108300</vt:lpwstr>
      </vt:variant>
      <vt:variant>
        <vt:i4>1441850</vt:i4>
      </vt:variant>
      <vt:variant>
        <vt:i4>410</vt:i4>
      </vt:variant>
      <vt:variant>
        <vt:i4>0</vt:i4>
      </vt:variant>
      <vt:variant>
        <vt:i4>5</vt:i4>
      </vt:variant>
      <vt:variant>
        <vt:lpwstr/>
      </vt:variant>
      <vt:variant>
        <vt:lpwstr>_Toc119108299</vt:lpwstr>
      </vt:variant>
      <vt:variant>
        <vt:i4>1441850</vt:i4>
      </vt:variant>
      <vt:variant>
        <vt:i4>404</vt:i4>
      </vt:variant>
      <vt:variant>
        <vt:i4>0</vt:i4>
      </vt:variant>
      <vt:variant>
        <vt:i4>5</vt:i4>
      </vt:variant>
      <vt:variant>
        <vt:lpwstr/>
      </vt:variant>
      <vt:variant>
        <vt:lpwstr>_Toc119108298</vt:lpwstr>
      </vt:variant>
      <vt:variant>
        <vt:i4>1441850</vt:i4>
      </vt:variant>
      <vt:variant>
        <vt:i4>398</vt:i4>
      </vt:variant>
      <vt:variant>
        <vt:i4>0</vt:i4>
      </vt:variant>
      <vt:variant>
        <vt:i4>5</vt:i4>
      </vt:variant>
      <vt:variant>
        <vt:lpwstr/>
      </vt:variant>
      <vt:variant>
        <vt:lpwstr>_Toc119108297</vt:lpwstr>
      </vt:variant>
      <vt:variant>
        <vt:i4>1441850</vt:i4>
      </vt:variant>
      <vt:variant>
        <vt:i4>392</vt:i4>
      </vt:variant>
      <vt:variant>
        <vt:i4>0</vt:i4>
      </vt:variant>
      <vt:variant>
        <vt:i4>5</vt:i4>
      </vt:variant>
      <vt:variant>
        <vt:lpwstr/>
      </vt:variant>
      <vt:variant>
        <vt:lpwstr>_Toc119108296</vt:lpwstr>
      </vt:variant>
      <vt:variant>
        <vt:i4>1441850</vt:i4>
      </vt:variant>
      <vt:variant>
        <vt:i4>386</vt:i4>
      </vt:variant>
      <vt:variant>
        <vt:i4>0</vt:i4>
      </vt:variant>
      <vt:variant>
        <vt:i4>5</vt:i4>
      </vt:variant>
      <vt:variant>
        <vt:lpwstr/>
      </vt:variant>
      <vt:variant>
        <vt:lpwstr>_Toc119108295</vt:lpwstr>
      </vt:variant>
      <vt:variant>
        <vt:i4>1441850</vt:i4>
      </vt:variant>
      <vt:variant>
        <vt:i4>380</vt:i4>
      </vt:variant>
      <vt:variant>
        <vt:i4>0</vt:i4>
      </vt:variant>
      <vt:variant>
        <vt:i4>5</vt:i4>
      </vt:variant>
      <vt:variant>
        <vt:lpwstr/>
      </vt:variant>
      <vt:variant>
        <vt:lpwstr>_Toc119108294</vt:lpwstr>
      </vt:variant>
      <vt:variant>
        <vt:i4>1441850</vt:i4>
      </vt:variant>
      <vt:variant>
        <vt:i4>374</vt:i4>
      </vt:variant>
      <vt:variant>
        <vt:i4>0</vt:i4>
      </vt:variant>
      <vt:variant>
        <vt:i4>5</vt:i4>
      </vt:variant>
      <vt:variant>
        <vt:lpwstr/>
      </vt:variant>
      <vt:variant>
        <vt:lpwstr>_Toc119108293</vt:lpwstr>
      </vt:variant>
      <vt:variant>
        <vt:i4>1441850</vt:i4>
      </vt:variant>
      <vt:variant>
        <vt:i4>368</vt:i4>
      </vt:variant>
      <vt:variant>
        <vt:i4>0</vt:i4>
      </vt:variant>
      <vt:variant>
        <vt:i4>5</vt:i4>
      </vt:variant>
      <vt:variant>
        <vt:lpwstr/>
      </vt:variant>
      <vt:variant>
        <vt:lpwstr>_Toc119108292</vt:lpwstr>
      </vt:variant>
      <vt:variant>
        <vt:i4>1441850</vt:i4>
      </vt:variant>
      <vt:variant>
        <vt:i4>362</vt:i4>
      </vt:variant>
      <vt:variant>
        <vt:i4>0</vt:i4>
      </vt:variant>
      <vt:variant>
        <vt:i4>5</vt:i4>
      </vt:variant>
      <vt:variant>
        <vt:lpwstr/>
      </vt:variant>
      <vt:variant>
        <vt:lpwstr>_Toc119108291</vt:lpwstr>
      </vt:variant>
      <vt:variant>
        <vt:i4>1441850</vt:i4>
      </vt:variant>
      <vt:variant>
        <vt:i4>356</vt:i4>
      </vt:variant>
      <vt:variant>
        <vt:i4>0</vt:i4>
      </vt:variant>
      <vt:variant>
        <vt:i4>5</vt:i4>
      </vt:variant>
      <vt:variant>
        <vt:lpwstr/>
      </vt:variant>
      <vt:variant>
        <vt:lpwstr>_Toc119108290</vt:lpwstr>
      </vt:variant>
      <vt:variant>
        <vt:i4>1507386</vt:i4>
      </vt:variant>
      <vt:variant>
        <vt:i4>350</vt:i4>
      </vt:variant>
      <vt:variant>
        <vt:i4>0</vt:i4>
      </vt:variant>
      <vt:variant>
        <vt:i4>5</vt:i4>
      </vt:variant>
      <vt:variant>
        <vt:lpwstr/>
      </vt:variant>
      <vt:variant>
        <vt:lpwstr>_Toc119108289</vt:lpwstr>
      </vt:variant>
      <vt:variant>
        <vt:i4>1507386</vt:i4>
      </vt:variant>
      <vt:variant>
        <vt:i4>344</vt:i4>
      </vt:variant>
      <vt:variant>
        <vt:i4>0</vt:i4>
      </vt:variant>
      <vt:variant>
        <vt:i4>5</vt:i4>
      </vt:variant>
      <vt:variant>
        <vt:lpwstr/>
      </vt:variant>
      <vt:variant>
        <vt:lpwstr>_Toc119108288</vt:lpwstr>
      </vt:variant>
      <vt:variant>
        <vt:i4>1507386</vt:i4>
      </vt:variant>
      <vt:variant>
        <vt:i4>338</vt:i4>
      </vt:variant>
      <vt:variant>
        <vt:i4>0</vt:i4>
      </vt:variant>
      <vt:variant>
        <vt:i4>5</vt:i4>
      </vt:variant>
      <vt:variant>
        <vt:lpwstr/>
      </vt:variant>
      <vt:variant>
        <vt:lpwstr>_Toc119108287</vt:lpwstr>
      </vt:variant>
      <vt:variant>
        <vt:i4>1507386</vt:i4>
      </vt:variant>
      <vt:variant>
        <vt:i4>332</vt:i4>
      </vt:variant>
      <vt:variant>
        <vt:i4>0</vt:i4>
      </vt:variant>
      <vt:variant>
        <vt:i4>5</vt:i4>
      </vt:variant>
      <vt:variant>
        <vt:lpwstr/>
      </vt:variant>
      <vt:variant>
        <vt:lpwstr>_Toc119108286</vt:lpwstr>
      </vt:variant>
      <vt:variant>
        <vt:i4>1507386</vt:i4>
      </vt:variant>
      <vt:variant>
        <vt:i4>326</vt:i4>
      </vt:variant>
      <vt:variant>
        <vt:i4>0</vt:i4>
      </vt:variant>
      <vt:variant>
        <vt:i4>5</vt:i4>
      </vt:variant>
      <vt:variant>
        <vt:lpwstr/>
      </vt:variant>
      <vt:variant>
        <vt:lpwstr>_Toc119108285</vt:lpwstr>
      </vt:variant>
      <vt:variant>
        <vt:i4>1507386</vt:i4>
      </vt:variant>
      <vt:variant>
        <vt:i4>320</vt:i4>
      </vt:variant>
      <vt:variant>
        <vt:i4>0</vt:i4>
      </vt:variant>
      <vt:variant>
        <vt:i4>5</vt:i4>
      </vt:variant>
      <vt:variant>
        <vt:lpwstr/>
      </vt:variant>
      <vt:variant>
        <vt:lpwstr>_Toc119108284</vt:lpwstr>
      </vt:variant>
      <vt:variant>
        <vt:i4>1507386</vt:i4>
      </vt:variant>
      <vt:variant>
        <vt:i4>314</vt:i4>
      </vt:variant>
      <vt:variant>
        <vt:i4>0</vt:i4>
      </vt:variant>
      <vt:variant>
        <vt:i4>5</vt:i4>
      </vt:variant>
      <vt:variant>
        <vt:lpwstr/>
      </vt:variant>
      <vt:variant>
        <vt:lpwstr>_Toc119108283</vt:lpwstr>
      </vt:variant>
      <vt:variant>
        <vt:i4>1507386</vt:i4>
      </vt:variant>
      <vt:variant>
        <vt:i4>308</vt:i4>
      </vt:variant>
      <vt:variant>
        <vt:i4>0</vt:i4>
      </vt:variant>
      <vt:variant>
        <vt:i4>5</vt:i4>
      </vt:variant>
      <vt:variant>
        <vt:lpwstr/>
      </vt:variant>
      <vt:variant>
        <vt:lpwstr>_Toc119108282</vt:lpwstr>
      </vt:variant>
      <vt:variant>
        <vt:i4>1507386</vt:i4>
      </vt:variant>
      <vt:variant>
        <vt:i4>302</vt:i4>
      </vt:variant>
      <vt:variant>
        <vt:i4>0</vt:i4>
      </vt:variant>
      <vt:variant>
        <vt:i4>5</vt:i4>
      </vt:variant>
      <vt:variant>
        <vt:lpwstr/>
      </vt:variant>
      <vt:variant>
        <vt:lpwstr>_Toc119108281</vt:lpwstr>
      </vt:variant>
      <vt:variant>
        <vt:i4>1507386</vt:i4>
      </vt:variant>
      <vt:variant>
        <vt:i4>296</vt:i4>
      </vt:variant>
      <vt:variant>
        <vt:i4>0</vt:i4>
      </vt:variant>
      <vt:variant>
        <vt:i4>5</vt:i4>
      </vt:variant>
      <vt:variant>
        <vt:lpwstr/>
      </vt:variant>
      <vt:variant>
        <vt:lpwstr>_Toc119108280</vt:lpwstr>
      </vt:variant>
      <vt:variant>
        <vt:i4>1572922</vt:i4>
      </vt:variant>
      <vt:variant>
        <vt:i4>290</vt:i4>
      </vt:variant>
      <vt:variant>
        <vt:i4>0</vt:i4>
      </vt:variant>
      <vt:variant>
        <vt:i4>5</vt:i4>
      </vt:variant>
      <vt:variant>
        <vt:lpwstr/>
      </vt:variant>
      <vt:variant>
        <vt:lpwstr>_Toc119108279</vt:lpwstr>
      </vt:variant>
      <vt:variant>
        <vt:i4>1572922</vt:i4>
      </vt:variant>
      <vt:variant>
        <vt:i4>284</vt:i4>
      </vt:variant>
      <vt:variant>
        <vt:i4>0</vt:i4>
      </vt:variant>
      <vt:variant>
        <vt:i4>5</vt:i4>
      </vt:variant>
      <vt:variant>
        <vt:lpwstr/>
      </vt:variant>
      <vt:variant>
        <vt:lpwstr>_Toc119108278</vt:lpwstr>
      </vt:variant>
      <vt:variant>
        <vt:i4>1572922</vt:i4>
      </vt:variant>
      <vt:variant>
        <vt:i4>278</vt:i4>
      </vt:variant>
      <vt:variant>
        <vt:i4>0</vt:i4>
      </vt:variant>
      <vt:variant>
        <vt:i4>5</vt:i4>
      </vt:variant>
      <vt:variant>
        <vt:lpwstr/>
      </vt:variant>
      <vt:variant>
        <vt:lpwstr>_Toc119108277</vt:lpwstr>
      </vt:variant>
      <vt:variant>
        <vt:i4>1572922</vt:i4>
      </vt:variant>
      <vt:variant>
        <vt:i4>272</vt:i4>
      </vt:variant>
      <vt:variant>
        <vt:i4>0</vt:i4>
      </vt:variant>
      <vt:variant>
        <vt:i4>5</vt:i4>
      </vt:variant>
      <vt:variant>
        <vt:lpwstr/>
      </vt:variant>
      <vt:variant>
        <vt:lpwstr>_Toc119108276</vt:lpwstr>
      </vt:variant>
      <vt:variant>
        <vt:i4>1572922</vt:i4>
      </vt:variant>
      <vt:variant>
        <vt:i4>266</vt:i4>
      </vt:variant>
      <vt:variant>
        <vt:i4>0</vt:i4>
      </vt:variant>
      <vt:variant>
        <vt:i4>5</vt:i4>
      </vt:variant>
      <vt:variant>
        <vt:lpwstr/>
      </vt:variant>
      <vt:variant>
        <vt:lpwstr>_Toc119108275</vt:lpwstr>
      </vt:variant>
      <vt:variant>
        <vt:i4>1572922</vt:i4>
      </vt:variant>
      <vt:variant>
        <vt:i4>260</vt:i4>
      </vt:variant>
      <vt:variant>
        <vt:i4>0</vt:i4>
      </vt:variant>
      <vt:variant>
        <vt:i4>5</vt:i4>
      </vt:variant>
      <vt:variant>
        <vt:lpwstr/>
      </vt:variant>
      <vt:variant>
        <vt:lpwstr>_Toc119108274</vt:lpwstr>
      </vt:variant>
      <vt:variant>
        <vt:i4>1572922</vt:i4>
      </vt:variant>
      <vt:variant>
        <vt:i4>254</vt:i4>
      </vt:variant>
      <vt:variant>
        <vt:i4>0</vt:i4>
      </vt:variant>
      <vt:variant>
        <vt:i4>5</vt:i4>
      </vt:variant>
      <vt:variant>
        <vt:lpwstr/>
      </vt:variant>
      <vt:variant>
        <vt:lpwstr>_Toc119108273</vt:lpwstr>
      </vt:variant>
      <vt:variant>
        <vt:i4>1572922</vt:i4>
      </vt:variant>
      <vt:variant>
        <vt:i4>248</vt:i4>
      </vt:variant>
      <vt:variant>
        <vt:i4>0</vt:i4>
      </vt:variant>
      <vt:variant>
        <vt:i4>5</vt:i4>
      </vt:variant>
      <vt:variant>
        <vt:lpwstr/>
      </vt:variant>
      <vt:variant>
        <vt:lpwstr>_Toc119108272</vt:lpwstr>
      </vt:variant>
      <vt:variant>
        <vt:i4>1572922</vt:i4>
      </vt:variant>
      <vt:variant>
        <vt:i4>242</vt:i4>
      </vt:variant>
      <vt:variant>
        <vt:i4>0</vt:i4>
      </vt:variant>
      <vt:variant>
        <vt:i4>5</vt:i4>
      </vt:variant>
      <vt:variant>
        <vt:lpwstr/>
      </vt:variant>
      <vt:variant>
        <vt:lpwstr>_Toc119108271</vt:lpwstr>
      </vt:variant>
      <vt:variant>
        <vt:i4>1572922</vt:i4>
      </vt:variant>
      <vt:variant>
        <vt:i4>236</vt:i4>
      </vt:variant>
      <vt:variant>
        <vt:i4>0</vt:i4>
      </vt:variant>
      <vt:variant>
        <vt:i4>5</vt:i4>
      </vt:variant>
      <vt:variant>
        <vt:lpwstr/>
      </vt:variant>
      <vt:variant>
        <vt:lpwstr>_Toc119108270</vt:lpwstr>
      </vt:variant>
      <vt:variant>
        <vt:i4>1638458</vt:i4>
      </vt:variant>
      <vt:variant>
        <vt:i4>230</vt:i4>
      </vt:variant>
      <vt:variant>
        <vt:i4>0</vt:i4>
      </vt:variant>
      <vt:variant>
        <vt:i4>5</vt:i4>
      </vt:variant>
      <vt:variant>
        <vt:lpwstr/>
      </vt:variant>
      <vt:variant>
        <vt:lpwstr>_Toc119108269</vt:lpwstr>
      </vt:variant>
      <vt:variant>
        <vt:i4>1638458</vt:i4>
      </vt:variant>
      <vt:variant>
        <vt:i4>224</vt:i4>
      </vt:variant>
      <vt:variant>
        <vt:i4>0</vt:i4>
      </vt:variant>
      <vt:variant>
        <vt:i4>5</vt:i4>
      </vt:variant>
      <vt:variant>
        <vt:lpwstr/>
      </vt:variant>
      <vt:variant>
        <vt:lpwstr>_Toc119108268</vt:lpwstr>
      </vt:variant>
      <vt:variant>
        <vt:i4>1638458</vt:i4>
      </vt:variant>
      <vt:variant>
        <vt:i4>218</vt:i4>
      </vt:variant>
      <vt:variant>
        <vt:i4>0</vt:i4>
      </vt:variant>
      <vt:variant>
        <vt:i4>5</vt:i4>
      </vt:variant>
      <vt:variant>
        <vt:lpwstr/>
      </vt:variant>
      <vt:variant>
        <vt:lpwstr>_Toc119108267</vt:lpwstr>
      </vt:variant>
      <vt:variant>
        <vt:i4>1638458</vt:i4>
      </vt:variant>
      <vt:variant>
        <vt:i4>212</vt:i4>
      </vt:variant>
      <vt:variant>
        <vt:i4>0</vt:i4>
      </vt:variant>
      <vt:variant>
        <vt:i4>5</vt:i4>
      </vt:variant>
      <vt:variant>
        <vt:lpwstr/>
      </vt:variant>
      <vt:variant>
        <vt:lpwstr>_Toc119108266</vt:lpwstr>
      </vt:variant>
      <vt:variant>
        <vt:i4>1638458</vt:i4>
      </vt:variant>
      <vt:variant>
        <vt:i4>206</vt:i4>
      </vt:variant>
      <vt:variant>
        <vt:i4>0</vt:i4>
      </vt:variant>
      <vt:variant>
        <vt:i4>5</vt:i4>
      </vt:variant>
      <vt:variant>
        <vt:lpwstr/>
      </vt:variant>
      <vt:variant>
        <vt:lpwstr>_Toc119108265</vt:lpwstr>
      </vt:variant>
      <vt:variant>
        <vt:i4>1638458</vt:i4>
      </vt:variant>
      <vt:variant>
        <vt:i4>200</vt:i4>
      </vt:variant>
      <vt:variant>
        <vt:i4>0</vt:i4>
      </vt:variant>
      <vt:variant>
        <vt:i4>5</vt:i4>
      </vt:variant>
      <vt:variant>
        <vt:lpwstr/>
      </vt:variant>
      <vt:variant>
        <vt:lpwstr>_Toc119108264</vt:lpwstr>
      </vt:variant>
      <vt:variant>
        <vt:i4>1638458</vt:i4>
      </vt:variant>
      <vt:variant>
        <vt:i4>194</vt:i4>
      </vt:variant>
      <vt:variant>
        <vt:i4>0</vt:i4>
      </vt:variant>
      <vt:variant>
        <vt:i4>5</vt:i4>
      </vt:variant>
      <vt:variant>
        <vt:lpwstr/>
      </vt:variant>
      <vt:variant>
        <vt:lpwstr>_Toc119108263</vt:lpwstr>
      </vt:variant>
      <vt:variant>
        <vt:i4>1638458</vt:i4>
      </vt:variant>
      <vt:variant>
        <vt:i4>188</vt:i4>
      </vt:variant>
      <vt:variant>
        <vt:i4>0</vt:i4>
      </vt:variant>
      <vt:variant>
        <vt:i4>5</vt:i4>
      </vt:variant>
      <vt:variant>
        <vt:lpwstr/>
      </vt:variant>
      <vt:variant>
        <vt:lpwstr>_Toc119108262</vt:lpwstr>
      </vt:variant>
      <vt:variant>
        <vt:i4>1638458</vt:i4>
      </vt:variant>
      <vt:variant>
        <vt:i4>182</vt:i4>
      </vt:variant>
      <vt:variant>
        <vt:i4>0</vt:i4>
      </vt:variant>
      <vt:variant>
        <vt:i4>5</vt:i4>
      </vt:variant>
      <vt:variant>
        <vt:lpwstr/>
      </vt:variant>
      <vt:variant>
        <vt:lpwstr>_Toc119108261</vt:lpwstr>
      </vt:variant>
      <vt:variant>
        <vt:i4>1638458</vt:i4>
      </vt:variant>
      <vt:variant>
        <vt:i4>176</vt:i4>
      </vt:variant>
      <vt:variant>
        <vt:i4>0</vt:i4>
      </vt:variant>
      <vt:variant>
        <vt:i4>5</vt:i4>
      </vt:variant>
      <vt:variant>
        <vt:lpwstr/>
      </vt:variant>
      <vt:variant>
        <vt:lpwstr>_Toc119108260</vt:lpwstr>
      </vt:variant>
      <vt:variant>
        <vt:i4>1703994</vt:i4>
      </vt:variant>
      <vt:variant>
        <vt:i4>170</vt:i4>
      </vt:variant>
      <vt:variant>
        <vt:i4>0</vt:i4>
      </vt:variant>
      <vt:variant>
        <vt:i4>5</vt:i4>
      </vt:variant>
      <vt:variant>
        <vt:lpwstr/>
      </vt:variant>
      <vt:variant>
        <vt:lpwstr>_Toc119108259</vt:lpwstr>
      </vt:variant>
      <vt:variant>
        <vt:i4>1703994</vt:i4>
      </vt:variant>
      <vt:variant>
        <vt:i4>164</vt:i4>
      </vt:variant>
      <vt:variant>
        <vt:i4>0</vt:i4>
      </vt:variant>
      <vt:variant>
        <vt:i4>5</vt:i4>
      </vt:variant>
      <vt:variant>
        <vt:lpwstr/>
      </vt:variant>
      <vt:variant>
        <vt:lpwstr>_Toc119108258</vt:lpwstr>
      </vt:variant>
      <vt:variant>
        <vt:i4>1703994</vt:i4>
      </vt:variant>
      <vt:variant>
        <vt:i4>158</vt:i4>
      </vt:variant>
      <vt:variant>
        <vt:i4>0</vt:i4>
      </vt:variant>
      <vt:variant>
        <vt:i4>5</vt:i4>
      </vt:variant>
      <vt:variant>
        <vt:lpwstr/>
      </vt:variant>
      <vt:variant>
        <vt:lpwstr>_Toc119108257</vt:lpwstr>
      </vt:variant>
      <vt:variant>
        <vt:i4>1703994</vt:i4>
      </vt:variant>
      <vt:variant>
        <vt:i4>152</vt:i4>
      </vt:variant>
      <vt:variant>
        <vt:i4>0</vt:i4>
      </vt:variant>
      <vt:variant>
        <vt:i4>5</vt:i4>
      </vt:variant>
      <vt:variant>
        <vt:lpwstr/>
      </vt:variant>
      <vt:variant>
        <vt:lpwstr>_Toc119108256</vt:lpwstr>
      </vt:variant>
      <vt:variant>
        <vt:i4>1703994</vt:i4>
      </vt:variant>
      <vt:variant>
        <vt:i4>146</vt:i4>
      </vt:variant>
      <vt:variant>
        <vt:i4>0</vt:i4>
      </vt:variant>
      <vt:variant>
        <vt:i4>5</vt:i4>
      </vt:variant>
      <vt:variant>
        <vt:lpwstr/>
      </vt:variant>
      <vt:variant>
        <vt:lpwstr>_Toc119108255</vt:lpwstr>
      </vt:variant>
      <vt:variant>
        <vt:i4>1703994</vt:i4>
      </vt:variant>
      <vt:variant>
        <vt:i4>140</vt:i4>
      </vt:variant>
      <vt:variant>
        <vt:i4>0</vt:i4>
      </vt:variant>
      <vt:variant>
        <vt:i4>5</vt:i4>
      </vt:variant>
      <vt:variant>
        <vt:lpwstr/>
      </vt:variant>
      <vt:variant>
        <vt:lpwstr>_Toc119108254</vt:lpwstr>
      </vt:variant>
      <vt:variant>
        <vt:i4>1703994</vt:i4>
      </vt:variant>
      <vt:variant>
        <vt:i4>134</vt:i4>
      </vt:variant>
      <vt:variant>
        <vt:i4>0</vt:i4>
      </vt:variant>
      <vt:variant>
        <vt:i4>5</vt:i4>
      </vt:variant>
      <vt:variant>
        <vt:lpwstr/>
      </vt:variant>
      <vt:variant>
        <vt:lpwstr>_Toc119108253</vt:lpwstr>
      </vt:variant>
      <vt:variant>
        <vt:i4>1703994</vt:i4>
      </vt:variant>
      <vt:variant>
        <vt:i4>128</vt:i4>
      </vt:variant>
      <vt:variant>
        <vt:i4>0</vt:i4>
      </vt:variant>
      <vt:variant>
        <vt:i4>5</vt:i4>
      </vt:variant>
      <vt:variant>
        <vt:lpwstr/>
      </vt:variant>
      <vt:variant>
        <vt:lpwstr>_Toc119108252</vt:lpwstr>
      </vt:variant>
      <vt:variant>
        <vt:i4>1703994</vt:i4>
      </vt:variant>
      <vt:variant>
        <vt:i4>122</vt:i4>
      </vt:variant>
      <vt:variant>
        <vt:i4>0</vt:i4>
      </vt:variant>
      <vt:variant>
        <vt:i4>5</vt:i4>
      </vt:variant>
      <vt:variant>
        <vt:lpwstr/>
      </vt:variant>
      <vt:variant>
        <vt:lpwstr>_Toc119108251</vt:lpwstr>
      </vt:variant>
      <vt:variant>
        <vt:i4>1703994</vt:i4>
      </vt:variant>
      <vt:variant>
        <vt:i4>116</vt:i4>
      </vt:variant>
      <vt:variant>
        <vt:i4>0</vt:i4>
      </vt:variant>
      <vt:variant>
        <vt:i4>5</vt:i4>
      </vt:variant>
      <vt:variant>
        <vt:lpwstr/>
      </vt:variant>
      <vt:variant>
        <vt:lpwstr>_Toc119108250</vt:lpwstr>
      </vt:variant>
      <vt:variant>
        <vt:i4>1769530</vt:i4>
      </vt:variant>
      <vt:variant>
        <vt:i4>110</vt:i4>
      </vt:variant>
      <vt:variant>
        <vt:i4>0</vt:i4>
      </vt:variant>
      <vt:variant>
        <vt:i4>5</vt:i4>
      </vt:variant>
      <vt:variant>
        <vt:lpwstr/>
      </vt:variant>
      <vt:variant>
        <vt:lpwstr>_Toc119108249</vt:lpwstr>
      </vt:variant>
      <vt:variant>
        <vt:i4>1769530</vt:i4>
      </vt:variant>
      <vt:variant>
        <vt:i4>104</vt:i4>
      </vt:variant>
      <vt:variant>
        <vt:i4>0</vt:i4>
      </vt:variant>
      <vt:variant>
        <vt:i4>5</vt:i4>
      </vt:variant>
      <vt:variant>
        <vt:lpwstr/>
      </vt:variant>
      <vt:variant>
        <vt:lpwstr>_Toc119108248</vt:lpwstr>
      </vt:variant>
      <vt:variant>
        <vt:i4>1769530</vt:i4>
      </vt:variant>
      <vt:variant>
        <vt:i4>98</vt:i4>
      </vt:variant>
      <vt:variant>
        <vt:i4>0</vt:i4>
      </vt:variant>
      <vt:variant>
        <vt:i4>5</vt:i4>
      </vt:variant>
      <vt:variant>
        <vt:lpwstr/>
      </vt:variant>
      <vt:variant>
        <vt:lpwstr>_Toc119108247</vt:lpwstr>
      </vt:variant>
      <vt:variant>
        <vt:i4>1769530</vt:i4>
      </vt:variant>
      <vt:variant>
        <vt:i4>92</vt:i4>
      </vt:variant>
      <vt:variant>
        <vt:i4>0</vt:i4>
      </vt:variant>
      <vt:variant>
        <vt:i4>5</vt:i4>
      </vt:variant>
      <vt:variant>
        <vt:lpwstr/>
      </vt:variant>
      <vt:variant>
        <vt:lpwstr>_Toc119108246</vt:lpwstr>
      </vt:variant>
      <vt:variant>
        <vt:i4>1769530</vt:i4>
      </vt:variant>
      <vt:variant>
        <vt:i4>86</vt:i4>
      </vt:variant>
      <vt:variant>
        <vt:i4>0</vt:i4>
      </vt:variant>
      <vt:variant>
        <vt:i4>5</vt:i4>
      </vt:variant>
      <vt:variant>
        <vt:lpwstr/>
      </vt:variant>
      <vt:variant>
        <vt:lpwstr>_Toc119108245</vt:lpwstr>
      </vt:variant>
      <vt:variant>
        <vt:i4>1769530</vt:i4>
      </vt:variant>
      <vt:variant>
        <vt:i4>80</vt:i4>
      </vt:variant>
      <vt:variant>
        <vt:i4>0</vt:i4>
      </vt:variant>
      <vt:variant>
        <vt:i4>5</vt:i4>
      </vt:variant>
      <vt:variant>
        <vt:lpwstr/>
      </vt:variant>
      <vt:variant>
        <vt:lpwstr>_Toc119108244</vt:lpwstr>
      </vt:variant>
      <vt:variant>
        <vt:i4>1769530</vt:i4>
      </vt:variant>
      <vt:variant>
        <vt:i4>74</vt:i4>
      </vt:variant>
      <vt:variant>
        <vt:i4>0</vt:i4>
      </vt:variant>
      <vt:variant>
        <vt:i4>5</vt:i4>
      </vt:variant>
      <vt:variant>
        <vt:lpwstr/>
      </vt:variant>
      <vt:variant>
        <vt:lpwstr>_Toc119108243</vt:lpwstr>
      </vt:variant>
      <vt:variant>
        <vt:i4>1769530</vt:i4>
      </vt:variant>
      <vt:variant>
        <vt:i4>68</vt:i4>
      </vt:variant>
      <vt:variant>
        <vt:i4>0</vt:i4>
      </vt:variant>
      <vt:variant>
        <vt:i4>5</vt:i4>
      </vt:variant>
      <vt:variant>
        <vt:lpwstr/>
      </vt:variant>
      <vt:variant>
        <vt:lpwstr>_Toc119108242</vt:lpwstr>
      </vt:variant>
      <vt:variant>
        <vt:i4>1769530</vt:i4>
      </vt:variant>
      <vt:variant>
        <vt:i4>62</vt:i4>
      </vt:variant>
      <vt:variant>
        <vt:i4>0</vt:i4>
      </vt:variant>
      <vt:variant>
        <vt:i4>5</vt:i4>
      </vt:variant>
      <vt:variant>
        <vt:lpwstr/>
      </vt:variant>
      <vt:variant>
        <vt:lpwstr>_Toc119108241</vt:lpwstr>
      </vt:variant>
      <vt:variant>
        <vt:i4>1769530</vt:i4>
      </vt:variant>
      <vt:variant>
        <vt:i4>56</vt:i4>
      </vt:variant>
      <vt:variant>
        <vt:i4>0</vt:i4>
      </vt:variant>
      <vt:variant>
        <vt:i4>5</vt:i4>
      </vt:variant>
      <vt:variant>
        <vt:lpwstr/>
      </vt:variant>
      <vt:variant>
        <vt:lpwstr>_Toc119108240</vt:lpwstr>
      </vt:variant>
      <vt:variant>
        <vt:i4>1835066</vt:i4>
      </vt:variant>
      <vt:variant>
        <vt:i4>50</vt:i4>
      </vt:variant>
      <vt:variant>
        <vt:i4>0</vt:i4>
      </vt:variant>
      <vt:variant>
        <vt:i4>5</vt:i4>
      </vt:variant>
      <vt:variant>
        <vt:lpwstr/>
      </vt:variant>
      <vt:variant>
        <vt:lpwstr>_Toc119108239</vt:lpwstr>
      </vt:variant>
      <vt:variant>
        <vt:i4>1835066</vt:i4>
      </vt:variant>
      <vt:variant>
        <vt:i4>44</vt:i4>
      </vt:variant>
      <vt:variant>
        <vt:i4>0</vt:i4>
      </vt:variant>
      <vt:variant>
        <vt:i4>5</vt:i4>
      </vt:variant>
      <vt:variant>
        <vt:lpwstr/>
      </vt:variant>
      <vt:variant>
        <vt:lpwstr>_Toc119108238</vt:lpwstr>
      </vt:variant>
      <vt:variant>
        <vt:i4>1835066</vt:i4>
      </vt:variant>
      <vt:variant>
        <vt:i4>38</vt:i4>
      </vt:variant>
      <vt:variant>
        <vt:i4>0</vt:i4>
      </vt:variant>
      <vt:variant>
        <vt:i4>5</vt:i4>
      </vt:variant>
      <vt:variant>
        <vt:lpwstr/>
      </vt:variant>
      <vt:variant>
        <vt:lpwstr>_Toc119108237</vt:lpwstr>
      </vt:variant>
      <vt:variant>
        <vt:i4>1835066</vt:i4>
      </vt:variant>
      <vt:variant>
        <vt:i4>32</vt:i4>
      </vt:variant>
      <vt:variant>
        <vt:i4>0</vt:i4>
      </vt:variant>
      <vt:variant>
        <vt:i4>5</vt:i4>
      </vt:variant>
      <vt:variant>
        <vt:lpwstr/>
      </vt:variant>
      <vt:variant>
        <vt:lpwstr>_Toc119108236</vt:lpwstr>
      </vt:variant>
      <vt:variant>
        <vt:i4>1835066</vt:i4>
      </vt:variant>
      <vt:variant>
        <vt:i4>26</vt:i4>
      </vt:variant>
      <vt:variant>
        <vt:i4>0</vt:i4>
      </vt:variant>
      <vt:variant>
        <vt:i4>5</vt:i4>
      </vt:variant>
      <vt:variant>
        <vt:lpwstr/>
      </vt:variant>
      <vt:variant>
        <vt:lpwstr>_Toc119108235</vt:lpwstr>
      </vt:variant>
      <vt:variant>
        <vt:i4>1835066</vt:i4>
      </vt:variant>
      <vt:variant>
        <vt:i4>20</vt:i4>
      </vt:variant>
      <vt:variant>
        <vt:i4>0</vt:i4>
      </vt:variant>
      <vt:variant>
        <vt:i4>5</vt:i4>
      </vt:variant>
      <vt:variant>
        <vt:lpwstr/>
      </vt:variant>
      <vt:variant>
        <vt:lpwstr>_Toc119108234</vt:lpwstr>
      </vt:variant>
      <vt:variant>
        <vt:i4>1835066</vt:i4>
      </vt:variant>
      <vt:variant>
        <vt:i4>14</vt:i4>
      </vt:variant>
      <vt:variant>
        <vt:i4>0</vt:i4>
      </vt:variant>
      <vt:variant>
        <vt:i4>5</vt:i4>
      </vt:variant>
      <vt:variant>
        <vt:lpwstr/>
      </vt:variant>
      <vt:variant>
        <vt:lpwstr>_Toc119108233</vt:lpwstr>
      </vt:variant>
      <vt:variant>
        <vt:i4>1835066</vt:i4>
      </vt:variant>
      <vt:variant>
        <vt:i4>8</vt:i4>
      </vt:variant>
      <vt:variant>
        <vt:i4>0</vt:i4>
      </vt:variant>
      <vt:variant>
        <vt:i4>5</vt:i4>
      </vt:variant>
      <vt:variant>
        <vt:lpwstr/>
      </vt:variant>
      <vt:variant>
        <vt:lpwstr>_Toc119108232</vt:lpwstr>
      </vt:variant>
      <vt:variant>
        <vt:i4>1835066</vt:i4>
      </vt:variant>
      <vt:variant>
        <vt:i4>2</vt:i4>
      </vt:variant>
      <vt:variant>
        <vt:i4>0</vt:i4>
      </vt:variant>
      <vt:variant>
        <vt:i4>5</vt:i4>
      </vt:variant>
      <vt:variant>
        <vt:lpwstr/>
      </vt:variant>
      <vt:variant>
        <vt:lpwstr>_Toc119108231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NoName Team</dc:creator>
  <cp:lastModifiedBy>TRINH HOANG TUNG</cp:lastModifiedBy>
  <cp:revision>51</cp:revision>
  <cp:lastPrinted>2022-11-12T08:47:00Z</cp:lastPrinted>
  <dcterms:created xsi:type="dcterms:W3CDTF">2022-11-13T09:47:00Z</dcterms:created>
  <dcterms:modified xsi:type="dcterms:W3CDTF">2022-11-14T17:00:00Z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0x010100078A501145F87B45BC01CFE8364AF3FA</vt:lpwstr>
  </property>
</Properties>
</file>